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E3F15" w14:textId="5606A43A" w:rsidR="00E00145" w:rsidRDefault="00E00145" w:rsidP="00E00145">
      <w:pPr>
        <w:spacing w:line="276" w:lineRule="auto"/>
        <w:jc w:val="center"/>
        <w:rPr>
          <w:rFonts w:asciiTheme="majorHAnsi" w:hAnsiTheme="majorHAnsi" w:cstheme="majorHAnsi"/>
          <w:sz w:val="32"/>
          <w:szCs w:val="32"/>
        </w:rPr>
      </w:pPr>
      <w:bookmarkStart w:id="0" w:name="_Toc208510415"/>
      <w:r>
        <w:rPr>
          <w:rFonts w:asciiTheme="majorHAnsi" w:hAnsiTheme="majorHAnsi" w:cstheme="majorHAnsi"/>
          <w:sz w:val="32"/>
          <w:szCs w:val="32"/>
        </w:rPr>
        <w:t>Measurement trends in psychology</w:t>
      </w:r>
    </w:p>
    <w:p w14:paraId="4BC256DB" w14:textId="67BD511F" w:rsidR="00E00145" w:rsidRDefault="00C83171" w:rsidP="00E00145">
      <w:pPr>
        <w:spacing w:line="276" w:lineRule="auto"/>
        <w:jc w:val="center"/>
        <w:rPr>
          <w:rFonts w:asciiTheme="majorHAnsi" w:hAnsiTheme="majorHAnsi" w:cstheme="majorHAnsi"/>
          <w:sz w:val="32"/>
          <w:szCs w:val="32"/>
        </w:rPr>
      </w:pPr>
      <w:r w:rsidRPr="00750A7A">
        <w:rPr>
          <w:rFonts w:asciiTheme="majorHAnsi" w:hAnsiTheme="majorHAnsi" w:cstheme="majorHAnsi"/>
          <w:sz w:val="32"/>
          <w:szCs w:val="32"/>
        </w:rPr>
        <w:t>Codebook</w:t>
      </w:r>
      <w:r w:rsidR="00005692" w:rsidRPr="00750A7A">
        <w:rPr>
          <w:rFonts w:asciiTheme="majorHAnsi" w:hAnsiTheme="majorHAnsi" w:cstheme="majorHAnsi"/>
          <w:sz w:val="32"/>
          <w:szCs w:val="32"/>
        </w:rPr>
        <w:t xml:space="preserve"> Instructions</w:t>
      </w:r>
    </w:p>
    <w:p w14:paraId="3B233B8E" w14:textId="77777777" w:rsidR="00F9399D" w:rsidRDefault="00F9399D" w:rsidP="00E00145">
      <w:pPr>
        <w:spacing w:line="276" w:lineRule="auto"/>
        <w:jc w:val="center"/>
        <w:rPr>
          <w:rFonts w:asciiTheme="majorHAnsi" w:hAnsiTheme="majorHAnsi" w:cstheme="majorHAnsi"/>
          <w:sz w:val="32"/>
          <w:szCs w:val="32"/>
        </w:rPr>
      </w:pPr>
    </w:p>
    <w:p w14:paraId="639883A9" w14:textId="00CADEB5" w:rsidR="00E00145" w:rsidRDefault="00E00145" w:rsidP="00E00145">
      <w:pPr>
        <w:jc w:val="center"/>
      </w:pPr>
      <w:r>
        <w:t>Ian Hussey, Theresa Halbritter, Ana Seng, &amp; Sabrina Norwood</w:t>
      </w:r>
    </w:p>
    <w:p w14:paraId="24FF5AEF" w14:textId="77777777" w:rsidR="00E00145" w:rsidRDefault="00E00145" w:rsidP="00E00145">
      <w:pPr>
        <w:jc w:val="center"/>
      </w:pPr>
    </w:p>
    <w:p w14:paraId="696AC0AF" w14:textId="77777777" w:rsidR="00E00145" w:rsidRPr="00750A7A" w:rsidRDefault="00E00145" w:rsidP="00E00145">
      <w:pPr>
        <w:jc w:val="center"/>
      </w:pPr>
    </w:p>
    <w:sdt>
      <w:sdtPr>
        <w:rPr>
          <w:rFonts w:ascii="Times New Roman" w:eastAsiaTheme="minorEastAsia" w:hAnsi="Times New Roman" w:cstheme="majorHAnsi"/>
          <w:color w:val="auto"/>
          <w:sz w:val="22"/>
          <w:szCs w:val="22"/>
        </w:rPr>
        <w:id w:val="729654089"/>
        <w:docPartObj>
          <w:docPartGallery w:val="Table of Contents"/>
          <w:docPartUnique/>
        </w:docPartObj>
      </w:sdtPr>
      <w:sdtEndPr>
        <w:rPr>
          <w:rFonts w:asciiTheme="majorHAnsi" w:eastAsia="Times New Roman" w:hAnsiTheme="majorHAnsi"/>
          <w:b/>
          <w:bCs/>
          <w:sz w:val="24"/>
          <w:szCs w:val="24"/>
        </w:rPr>
      </w:sdtEndPr>
      <w:sdtContent>
        <w:p w14:paraId="682FFE96" w14:textId="0B9F662B" w:rsidR="00171D9C" w:rsidRPr="00BB228C" w:rsidRDefault="00EB653D" w:rsidP="00767297">
          <w:pPr>
            <w:pStyle w:val="TOCHeading"/>
            <w:spacing w:after="120" w:line="276" w:lineRule="auto"/>
            <w:rPr>
              <w:rFonts w:cstheme="majorHAnsi"/>
              <w:color w:val="auto"/>
            </w:rPr>
          </w:pPr>
          <w:r w:rsidRPr="009354E8">
            <w:rPr>
              <w:rFonts w:cstheme="majorHAnsi"/>
              <w:color w:val="auto"/>
            </w:rPr>
            <w:t>Contents</w:t>
          </w:r>
        </w:p>
        <w:p w14:paraId="2541B19B" w14:textId="34375E89" w:rsidR="00AA2AD5" w:rsidRDefault="00EB653D">
          <w:pPr>
            <w:pStyle w:val="TOC1"/>
            <w:tabs>
              <w:tab w:val="right" w:leader="dot" w:pos="9062"/>
            </w:tabs>
            <w:rPr>
              <w:ins w:id="1" w:author="ian hussey" w:date="2026-03-17T23:12:00Z" w16du:dateUtc="2026-03-17T22:12:00Z"/>
              <w:rFonts w:asciiTheme="minorHAnsi" w:eastAsiaTheme="minorEastAsia" w:hAnsiTheme="minorHAnsi" w:cstheme="minorBidi"/>
              <w:noProof/>
              <w:kern w:val="2"/>
              <w:lang w:val="en-CH"/>
              <w14:ligatures w14:val="standardContextual"/>
            </w:rPr>
          </w:pPr>
          <w:r w:rsidRPr="009354E8">
            <w:rPr>
              <w:rFonts w:asciiTheme="majorHAnsi" w:hAnsiTheme="majorHAnsi" w:cstheme="majorHAnsi"/>
              <w:color w:val="000000" w:themeColor="text1"/>
            </w:rPr>
            <w:fldChar w:fldCharType="begin"/>
          </w:r>
          <w:r w:rsidRPr="009354E8">
            <w:rPr>
              <w:rFonts w:asciiTheme="majorHAnsi" w:hAnsiTheme="majorHAnsi" w:cstheme="majorHAnsi"/>
              <w:color w:val="000000" w:themeColor="text1"/>
            </w:rPr>
            <w:instrText xml:space="preserve"> TOC \o "1-3" \h \z \u </w:instrText>
          </w:r>
          <w:r w:rsidRPr="009354E8">
            <w:rPr>
              <w:rFonts w:asciiTheme="majorHAnsi" w:hAnsiTheme="majorHAnsi" w:cstheme="majorHAnsi"/>
              <w:color w:val="000000" w:themeColor="text1"/>
            </w:rPr>
            <w:fldChar w:fldCharType="separate"/>
          </w:r>
          <w:ins w:id="2" w:author="ian hussey" w:date="2026-03-17T23:12:00Z" w16du:dateUtc="2026-03-17T22:12:00Z">
            <w:r w:rsidR="00AA2AD5" w:rsidRPr="007710BC">
              <w:rPr>
                <w:rStyle w:val="Hyperlink"/>
                <w:noProof/>
              </w:rPr>
              <w:fldChar w:fldCharType="begin"/>
            </w:r>
            <w:r w:rsidR="00AA2AD5" w:rsidRPr="007710BC">
              <w:rPr>
                <w:rStyle w:val="Hyperlink"/>
                <w:noProof/>
              </w:rPr>
              <w:instrText xml:space="preserve"> </w:instrText>
            </w:r>
            <w:r w:rsidR="00AA2AD5">
              <w:rPr>
                <w:noProof/>
              </w:rPr>
              <w:instrText>HYPERLINK \l "_Toc224681542"</w:instrText>
            </w:r>
            <w:r w:rsidR="00AA2AD5" w:rsidRPr="007710BC">
              <w:rPr>
                <w:rStyle w:val="Hyperlink"/>
                <w:noProof/>
              </w:rPr>
              <w:instrText xml:space="preserve"> </w:instrText>
            </w:r>
            <w:r w:rsidR="00AA2AD5" w:rsidRPr="007710BC">
              <w:rPr>
                <w:rStyle w:val="Hyperlink"/>
                <w:noProof/>
              </w:rPr>
            </w:r>
            <w:r w:rsidR="00AA2AD5" w:rsidRPr="007710BC">
              <w:rPr>
                <w:rStyle w:val="Hyperlink"/>
                <w:noProof/>
              </w:rPr>
              <w:fldChar w:fldCharType="separate"/>
            </w:r>
            <w:r w:rsidR="00AA2AD5" w:rsidRPr="007710BC">
              <w:rPr>
                <w:rStyle w:val="Hyperlink"/>
                <w:rFonts w:cstheme="majorHAnsi"/>
                <w:noProof/>
              </w:rPr>
              <w:t>Introduction</w:t>
            </w:r>
            <w:r w:rsidR="00AA2AD5">
              <w:rPr>
                <w:noProof/>
                <w:webHidden/>
              </w:rPr>
              <w:tab/>
            </w:r>
            <w:r w:rsidR="00AA2AD5">
              <w:rPr>
                <w:noProof/>
                <w:webHidden/>
              </w:rPr>
              <w:fldChar w:fldCharType="begin"/>
            </w:r>
            <w:r w:rsidR="00AA2AD5">
              <w:rPr>
                <w:noProof/>
                <w:webHidden/>
              </w:rPr>
              <w:instrText xml:space="preserve"> PAGEREF _Toc224681542 \h </w:instrText>
            </w:r>
            <w:r w:rsidR="00AA2AD5">
              <w:rPr>
                <w:noProof/>
                <w:webHidden/>
              </w:rPr>
            </w:r>
            <w:r w:rsidR="00AA2AD5">
              <w:rPr>
                <w:noProof/>
                <w:webHidden/>
              </w:rPr>
              <w:fldChar w:fldCharType="separate"/>
            </w:r>
            <w:r w:rsidR="00AA2AD5">
              <w:rPr>
                <w:noProof/>
                <w:webHidden/>
              </w:rPr>
              <w:t>3</w:t>
            </w:r>
            <w:r w:rsidR="00AA2AD5">
              <w:rPr>
                <w:noProof/>
                <w:webHidden/>
              </w:rPr>
              <w:fldChar w:fldCharType="end"/>
            </w:r>
            <w:r w:rsidR="00AA2AD5" w:rsidRPr="007710BC">
              <w:rPr>
                <w:rStyle w:val="Hyperlink"/>
                <w:noProof/>
              </w:rPr>
              <w:fldChar w:fldCharType="end"/>
            </w:r>
          </w:ins>
        </w:p>
        <w:p w14:paraId="64475AED" w14:textId="6A67216A" w:rsidR="00AA2AD5" w:rsidRDefault="00AA2AD5">
          <w:pPr>
            <w:pStyle w:val="TOC1"/>
            <w:tabs>
              <w:tab w:val="right" w:leader="dot" w:pos="9062"/>
            </w:tabs>
            <w:rPr>
              <w:ins w:id="3" w:author="ian hussey" w:date="2026-03-17T23:12:00Z" w16du:dateUtc="2026-03-17T22:12:00Z"/>
              <w:rFonts w:asciiTheme="minorHAnsi" w:eastAsiaTheme="minorEastAsia" w:hAnsiTheme="minorHAnsi" w:cstheme="minorBidi"/>
              <w:noProof/>
              <w:kern w:val="2"/>
              <w:lang w:val="en-CH"/>
              <w14:ligatures w14:val="standardContextual"/>
            </w:rPr>
          </w:pPr>
          <w:ins w:id="4"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"_Toc224681543"</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Categories and definitions</w:t>
            </w:r>
            <w:r>
              <w:rPr>
                <w:noProof/>
                <w:webHidden/>
              </w:rPr>
              <w:tab/>
            </w:r>
            <w:r>
              <w:rPr>
                <w:noProof/>
                <w:webHidden/>
              </w:rPr>
              <w:fldChar w:fldCharType="begin"/>
            </w:r>
            <w:r>
              <w:rPr>
                <w:noProof/>
                <w:webHidden/>
              </w:rPr>
              <w:instrText xml:space="preserve"> PAGEREF _Toc224681543 \h </w:instrText>
            </w:r>
            <w:r>
              <w:rPr>
                <w:noProof/>
                <w:webHidden/>
              </w:rPr>
            </w:r>
            <w:r>
              <w:rPr>
                <w:noProof/>
                <w:webHidden/>
              </w:rPr>
              <w:fldChar w:fldCharType="separate"/>
            </w:r>
            <w:r>
              <w:rPr>
                <w:noProof/>
                <w:webHidden/>
              </w:rPr>
              <w:t>5</w:t>
            </w:r>
            <w:r>
              <w:rPr>
                <w:noProof/>
                <w:webHidden/>
              </w:rPr>
              <w:fldChar w:fldCharType="end"/>
            </w:r>
            <w:r w:rsidRPr="007710BC">
              <w:rPr>
                <w:rStyle w:val="Hyperlink"/>
                <w:noProof/>
              </w:rPr>
              <w:fldChar w:fldCharType="end"/>
            </w:r>
          </w:ins>
        </w:p>
        <w:p w14:paraId="20782B36" w14:textId="0A462947" w:rsidR="00AA2AD5" w:rsidRDefault="00AA2AD5">
          <w:pPr>
            <w:pStyle w:val="TOC2"/>
            <w:tabs>
              <w:tab w:val="right" w:leader="dot" w:pos="9062"/>
            </w:tabs>
            <w:rPr>
              <w:ins w:id="5" w:author="ian hussey" w:date="2026-03-17T23:12:00Z" w16du:dateUtc="2026-03-17T22:12:00Z"/>
              <w:rFonts w:asciiTheme="minorHAnsi" w:eastAsiaTheme="minorEastAsia" w:hAnsiTheme="minorHAnsi" w:cstheme="minorBidi"/>
              <w:noProof/>
              <w:kern w:val="2"/>
              <w:lang w:val="en-CH"/>
              <w14:ligatures w14:val="standardContextual"/>
            </w:rPr>
          </w:pPr>
          <w:ins w:id="6"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"_Toc224681544"</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Dimensional classification system</w:t>
            </w:r>
            <w:r>
              <w:rPr>
                <w:noProof/>
                <w:webHidden/>
              </w:rPr>
              <w:tab/>
            </w:r>
            <w:r>
              <w:rPr>
                <w:noProof/>
                <w:webHidden/>
              </w:rPr>
              <w:fldChar w:fldCharType="begin"/>
            </w:r>
            <w:r>
              <w:rPr>
                <w:noProof/>
                <w:webHidden/>
              </w:rPr>
              <w:instrText xml:space="preserve"> PAGEREF _Toc224681544 \h </w:instrText>
            </w:r>
            <w:r>
              <w:rPr>
                <w:noProof/>
                <w:webHidden/>
              </w:rPr>
            </w:r>
            <w:r>
              <w:rPr>
                <w:noProof/>
                <w:webHidden/>
              </w:rPr>
              <w:fldChar w:fldCharType="separate"/>
            </w:r>
            <w:r>
              <w:rPr>
                <w:noProof/>
                <w:webHidden/>
              </w:rPr>
              <w:t>5</w:t>
            </w:r>
            <w:r>
              <w:rPr>
                <w:noProof/>
                <w:webHidden/>
              </w:rPr>
              <w:fldChar w:fldCharType="end"/>
            </w:r>
            <w:r w:rsidRPr="007710BC">
              <w:rPr>
                <w:rStyle w:val="Hyperlink"/>
                <w:noProof/>
              </w:rPr>
              <w:fldChar w:fldCharType="end"/>
            </w:r>
          </w:ins>
        </w:p>
        <w:p w14:paraId="3D1E8CC9" w14:textId="5DF3B372" w:rsidR="00AA2AD5" w:rsidRDefault="00AA2AD5">
          <w:pPr>
            <w:pStyle w:val="TOC2"/>
            <w:tabs>
              <w:tab w:val="right" w:leader="dot" w:pos="9062"/>
            </w:tabs>
            <w:rPr>
              <w:ins w:id="7" w:author="ian hussey" w:date="2026-03-17T23:12:00Z" w16du:dateUtc="2026-03-17T22:12:00Z"/>
              <w:rFonts w:asciiTheme="minorHAnsi" w:eastAsiaTheme="minorEastAsia" w:hAnsiTheme="minorHAnsi" w:cstheme="minorBidi"/>
              <w:noProof/>
              <w:kern w:val="2"/>
              <w:lang w:val="en-CH"/>
              <w14:ligatures w14:val="standardContextual"/>
            </w:rPr>
          </w:pPr>
          <w:ins w:id="8"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"_Toc224681545"</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 xml:space="preserve">First dimension - </w:t>
            </w:r>
            <w:r w:rsidRPr="007710BC">
              <w:rPr>
                <w:rStyle w:val="Hyperlink"/>
                <w:rFonts w:cstheme="majorHAnsi"/>
                <w:b/>
                <w:bCs/>
                <w:noProof/>
              </w:rPr>
              <w:t>How</w:t>
            </w:r>
            <w:r w:rsidRPr="007710BC">
              <w:rPr>
                <w:rStyle w:val="Hyperlink"/>
                <w:rFonts w:cstheme="majorHAnsi"/>
                <w:noProof/>
              </w:rPr>
              <w:t xml:space="preserve"> is it being measured</w:t>
            </w:r>
            <w:r>
              <w:rPr>
                <w:noProof/>
                <w:webHidden/>
              </w:rPr>
              <w:tab/>
            </w:r>
            <w:r>
              <w:rPr>
                <w:noProof/>
                <w:webHidden/>
              </w:rPr>
              <w:fldChar w:fldCharType="begin"/>
            </w:r>
            <w:r>
              <w:rPr>
                <w:noProof/>
                <w:webHidden/>
              </w:rPr>
              <w:instrText xml:space="preserve"> PAGEREF _Toc224681545 \h </w:instrText>
            </w:r>
            <w:r>
              <w:rPr>
                <w:noProof/>
                <w:webHidden/>
              </w:rPr>
            </w:r>
            <w:r>
              <w:rPr>
                <w:noProof/>
                <w:webHidden/>
              </w:rPr>
              <w:fldChar w:fldCharType="separate"/>
            </w:r>
            <w:r>
              <w:rPr>
                <w:noProof/>
                <w:webHidden/>
              </w:rPr>
              <w:t>7</w:t>
            </w:r>
            <w:r>
              <w:rPr>
                <w:noProof/>
                <w:webHidden/>
              </w:rPr>
              <w:fldChar w:fldCharType="end"/>
            </w:r>
            <w:r w:rsidRPr="007710BC">
              <w:rPr>
                <w:rStyle w:val="Hyperlink"/>
                <w:noProof/>
              </w:rPr>
              <w:fldChar w:fldCharType="end"/>
            </w:r>
          </w:ins>
        </w:p>
        <w:p w14:paraId="580BD083" w14:textId="227072FA" w:rsidR="00AA2AD5" w:rsidRDefault="00AA2AD5">
          <w:pPr>
            <w:pStyle w:val="TOC3"/>
            <w:tabs>
              <w:tab w:val="right" w:leader="dot" w:pos="9062"/>
            </w:tabs>
            <w:rPr>
              <w:ins w:id="9" w:author="ian hussey" w:date="2026-03-17T23:12:00Z" w16du:dateUtc="2026-03-17T22:12:00Z"/>
              <w:rFonts w:asciiTheme="minorHAnsi" w:eastAsiaTheme="minorEastAsia" w:hAnsiTheme="minorHAnsi" w:cstheme="minorBidi"/>
              <w:noProof/>
              <w:kern w:val="2"/>
              <w:lang w:val="en-CH"/>
              <w14:ligatures w14:val="standardContextual"/>
            </w:rPr>
          </w:pPr>
          <w:ins w:id="10"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"_Toc224681546"</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Self-report (and other-reports)</w:t>
            </w:r>
            <w:r>
              <w:rPr>
                <w:noProof/>
                <w:webHidden/>
              </w:rPr>
              <w:tab/>
            </w:r>
            <w:r>
              <w:rPr>
                <w:noProof/>
                <w:webHidden/>
              </w:rPr>
              <w:fldChar w:fldCharType="begin"/>
            </w:r>
            <w:r>
              <w:rPr>
                <w:noProof/>
                <w:webHidden/>
              </w:rPr>
              <w:instrText xml:space="preserve"> PAGEREF _Toc224681546 \h </w:instrText>
            </w:r>
            <w:r>
              <w:rPr>
                <w:noProof/>
                <w:webHidden/>
              </w:rPr>
            </w:r>
            <w:r>
              <w:rPr>
                <w:noProof/>
                <w:webHidden/>
              </w:rPr>
              <w:fldChar w:fldCharType="separate"/>
            </w:r>
            <w:r>
              <w:rPr>
                <w:noProof/>
                <w:webHidden/>
              </w:rPr>
              <w:t>7</w:t>
            </w:r>
            <w:r>
              <w:rPr>
                <w:noProof/>
                <w:webHidden/>
              </w:rPr>
              <w:fldChar w:fldCharType="end"/>
            </w:r>
            <w:r w:rsidRPr="007710BC">
              <w:rPr>
                <w:rStyle w:val="Hyperlink"/>
                <w:noProof/>
              </w:rPr>
              <w:fldChar w:fldCharType="end"/>
            </w:r>
          </w:ins>
        </w:p>
        <w:p w14:paraId="584B1518" w14:textId="0F1D09F4" w:rsidR="00AA2AD5" w:rsidRDefault="00AA2AD5">
          <w:pPr>
            <w:pStyle w:val="TOC3"/>
            <w:tabs>
              <w:tab w:val="right" w:leader="dot" w:pos="9062"/>
            </w:tabs>
            <w:rPr>
              <w:ins w:id="11" w:author="ian hussey" w:date="2026-03-17T23:12:00Z" w16du:dateUtc="2026-03-17T22:12:00Z"/>
              <w:rFonts w:asciiTheme="minorHAnsi" w:eastAsiaTheme="minorEastAsia" w:hAnsiTheme="minorHAnsi" w:cstheme="minorBidi"/>
              <w:noProof/>
              <w:kern w:val="2"/>
              <w:lang w:val="en-CH"/>
              <w14:ligatures w14:val="standardContextual"/>
            </w:rPr>
          </w:pPr>
          <w:ins w:id="12"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"_Toc224681547"</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Tests</w:t>
            </w:r>
            <w:r>
              <w:rPr>
                <w:noProof/>
                <w:webHidden/>
              </w:rPr>
              <w:tab/>
            </w:r>
            <w:r>
              <w:rPr>
                <w:noProof/>
                <w:webHidden/>
              </w:rPr>
              <w:fldChar w:fldCharType="begin"/>
            </w:r>
            <w:r>
              <w:rPr>
                <w:noProof/>
                <w:webHidden/>
              </w:rPr>
              <w:instrText xml:space="preserve"> PAGEREF _Toc224681547 \h </w:instrText>
            </w:r>
            <w:r>
              <w:rPr>
                <w:noProof/>
                <w:webHidden/>
              </w:rPr>
            </w:r>
            <w:r>
              <w:rPr>
                <w:noProof/>
                <w:webHidden/>
              </w:rPr>
              <w:fldChar w:fldCharType="separate"/>
            </w:r>
            <w:r>
              <w:rPr>
                <w:noProof/>
                <w:webHidden/>
              </w:rPr>
              <w:t>8</w:t>
            </w:r>
            <w:r>
              <w:rPr>
                <w:noProof/>
                <w:webHidden/>
              </w:rPr>
              <w:fldChar w:fldCharType="end"/>
            </w:r>
            <w:r w:rsidRPr="007710BC">
              <w:rPr>
                <w:rStyle w:val="Hyperlink"/>
                <w:noProof/>
              </w:rPr>
              <w:fldChar w:fldCharType="end"/>
            </w:r>
          </w:ins>
        </w:p>
        <w:p w14:paraId="53751BF3" w14:textId="4E9D2B4C" w:rsidR="00AA2AD5" w:rsidRDefault="00AA2AD5">
          <w:pPr>
            <w:pStyle w:val="TOC3"/>
            <w:tabs>
              <w:tab w:val="right" w:leader="dot" w:pos="9062"/>
            </w:tabs>
            <w:rPr>
              <w:ins w:id="13" w:author="ian hussey" w:date="2026-03-17T23:12:00Z" w16du:dateUtc="2026-03-17T22:12:00Z"/>
              <w:rFonts w:asciiTheme="minorHAnsi" w:eastAsiaTheme="minorEastAsia" w:hAnsiTheme="minorHAnsi" w:cstheme="minorBidi"/>
              <w:noProof/>
              <w:kern w:val="2"/>
              <w:lang w:val="en-CH"/>
              <w14:ligatures w14:val="standardContextual"/>
            </w:rPr>
          </w:pPr>
          <w:ins w:id="14"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"_Toc224681548"</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Behavioral Measure</w:t>
            </w:r>
            <w:r>
              <w:rPr>
                <w:noProof/>
                <w:webHidden/>
              </w:rPr>
              <w:tab/>
            </w:r>
            <w:r>
              <w:rPr>
                <w:noProof/>
                <w:webHidden/>
              </w:rPr>
              <w:fldChar w:fldCharType="begin"/>
            </w:r>
            <w:r>
              <w:rPr>
                <w:noProof/>
                <w:webHidden/>
              </w:rPr>
              <w:instrText xml:space="preserve"> PAGEREF _Toc224681548 \h </w:instrText>
            </w:r>
            <w:r>
              <w:rPr>
                <w:noProof/>
                <w:webHidden/>
              </w:rPr>
            </w:r>
            <w:r>
              <w:rPr>
                <w:noProof/>
                <w:webHidden/>
              </w:rPr>
              <w:fldChar w:fldCharType="separate"/>
            </w:r>
            <w:r>
              <w:rPr>
                <w:noProof/>
                <w:webHidden/>
              </w:rPr>
              <w:t>9</w:t>
            </w:r>
            <w:r>
              <w:rPr>
                <w:noProof/>
                <w:webHidden/>
              </w:rPr>
              <w:fldChar w:fldCharType="end"/>
            </w:r>
            <w:r w:rsidRPr="007710BC">
              <w:rPr>
                <w:rStyle w:val="Hyperlink"/>
                <w:noProof/>
              </w:rPr>
              <w:fldChar w:fldCharType="end"/>
            </w:r>
          </w:ins>
        </w:p>
        <w:p w14:paraId="4EBE1823" w14:textId="6353B71F" w:rsidR="00AA2AD5" w:rsidRDefault="00AA2AD5">
          <w:pPr>
            <w:pStyle w:val="TOC3"/>
            <w:tabs>
              <w:tab w:val="right" w:leader="dot" w:pos="9062"/>
            </w:tabs>
            <w:rPr>
              <w:ins w:id="15" w:author="ian hussey" w:date="2026-03-17T23:12:00Z" w16du:dateUtc="2026-03-17T22:12:00Z"/>
              <w:rFonts w:asciiTheme="minorHAnsi" w:eastAsiaTheme="minorEastAsia" w:hAnsiTheme="minorHAnsi" w:cstheme="minorBidi"/>
              <w:noProof/>
              <w:kern w:val="2"/>
              <w:lang w:val="en-CH"/>
              <w14:ligatures w14:val="standardContextual"/>
            </w:rPr>
          </w:pPr>
          <w:ins w:id="16"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"_Toc224681549"</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Neuro/bio/physiological measure</w:t>
            </w:r>
            <w:r>
              <w:rPr>
                <w:noProof/>
                <w:webHidden/>
              </w:rPr>
              <w:tab/>
            </w:r>
            <w:r>
              <w:rPr>
                <w:noProof/>
                <w:webHidden/>
              </w:rPr>
              <w:fldChar w:fldCharType="begin"/>
            </w:r>
            <w:r>
              <w:rPr>
                <w:noProof/>
                <w:webHidden/>
              </w:rPr>
              <w:instrText xml:space="preserve"> PAGEREF _Toc224681549 \h </w:instrText>
            </w:r>
            <w:r>
              <w:rPr>
                <w:noProof/>
                <w:webHidden/>
              </w:rPr>
            </w:r>
            <w:r>
              <w:rPr>
                <w:noProof/>
                <w:webHidden/>
              </w:rPr>
              <w:fldChar w:fldCharType="separate"/>
            </w:r>
            <w:r>
              <w:rPr>
                <w:noProof/>
                <w:webHidden/>
              </w:rPr>
              <w:t>11</w:t>
            </w:r>
            <w:r>
              <w:rPr>
                <w:noProof/>
                <w:webHidden/>
              </w:rPr>
              <w:fldChar w:fldCharType="end"/>
            </w:r>
            <w:r w:rsidRPr="007710BC">
              <w:rPr>
                <w:rStyle w:val="Hyperlink"/>
                <w:noProof/>
              </w:rPr>
              <w:fldChar w:fldCharType="end"/>
            </w:r>
          </w:ins>
        </w:p>
        <w:p w14:paraId="6DB0CEE7" w14:textId="5D6C057F" w:rsidR="00AA2AD5" w:rsidRDefault="00AA2AD5">
          <w:pPr>
            <w:pStyle w:val="TOC2"/>
            <w:tabs>
              <w:tab w:val="right" w:leader="dot" w:pos="9062"/>
            </w:tabs>
            <w:rPr>
              <w:ins w:id="17" w:author="ian hussey" w:date="2026-03-17T23:12:00Z" w16du:dateUtc="2026-03-17T22:12:00Z"/>
              <w:rFonts w:asciiTheme="minorHAnsi" w:eastAsiaTheme="minorEastAsia" w:hAnsiTheme="minorHAnsi" w:cstheme="minorBidi"/>
              <w:noProof/>
              <w:kern w:val="2"/>
              <w:lang w:val="en-CH"/>
              <w14:ligatures w14:val="standardContextual"/>
            </w:rPr>
          </w:pPr>
          <w:ins w:id="18"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"_Toc224681550"</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 xml:space="preserve">Second dimension - </w:t>
            </w:r>
            <w:r w:rsidRPr="007710BC">
              <w:rPr>
                <w:rStyle w:val="Hyperlink"/>
                <w:rFonts w:cstheme="majorHAnsi"/>
                <w:b/>
                <w:bCs/>
                <w:noProof/>
              </w:rPr>
              <w:t>What</w:t>
            </w:r>
            <w:r w:rsidRPr="007710BC">
              <w:rPr>
                <w:rStyle w:val="Hyperlink"/>
                <w:rFonts w:cstheme="majorHAnsi"/>
                <w:noProof/>
              </w:rPr>
              <w:t xml:space="preserve"> is being measured</w:t>
            </w:r>
            <w:r>
              <w:rPr>
                <w:noProof/>
                <w:webHidden/>
              </w:rPr>
              <w:tab/>
            </w:r>
            <w:r>
              <w:rPr>
                <w:noProof/>
                <w:webHidden/>
              </w:rPr>
              <w:fldChar w:fldCharType="begin"/>
            </w:r>
            <w:r>
              <w:rPr>
                <w:noProof/>
                <w:webHidden/>
              </w:rPr>
              <w:instrText xml:space="preserve"> PAGEREF _Toc224681550 \h </w:instrText>
            </w:r>
            <w:r>
              <w:rPr>
                <w:noProof/>
                <w:webHidden/>
              </w:rPr>
            </w:r>
            <w:r>
              <w:rPr>
                <w:noProof/>
                <w:webHidden/>
              </w:rPr>
              <w:fldChar w:fldCharType="separate"/>
            </w:r>
            <w:r>
              <w:rPr>
                <w:noProof/>
                <w:webHidden/>
              </w:rPr>
              <w:t>12</w:t>
            </w:r>
            <w:r>
              <w:rPr>
                <w:noProof/>
                <w:webHidden/>
              </w:rPr>
              <w:fldChar w:fldCharType="end"/>
            </w:r>
            <w:r w:rsidRPr="007710BC">
              <w:rPr>
                <w:rStyle w:val="Hyperlink"/>
                <w:noProof/>
              </w:rPr>
              <w:fldChar w:fldCharType="end"/>
            </w:r>
          </w:ins>
        </w:p>
        <w:p w14:paraId="32FE6C1B" w14:textId="059133CA" w:rsidR="00AA2AD5" w:rsidRDefault="00AA2AD5">
          <w:pPr>
            <w:pStyle w:val="TOC3"/>
            <w:tabs>
              <w:tab w:val="right" w:leader="dot" w:pos="9062"/>
            </w:tabs>
            <w:rPr>
              <w:ins w:id="19" w:author="ian hussey" w:date="2026-03-17T23:12:00Z" w16du:dateUtc="2026-03-17T22:12:00Z"/>
              <w:rFonts w:asciiTheme="minorHAnsi" w:eastAsiaTheme="minorEastAsia" w:hAnsiTheme="minorHAnsi" w:cstheme="minorBidi"/>
              <w:noProof/>
              <w:kern w:val="2"/>
              <w:lang w:val="en-CH"/>
              <w14:ligatures w14:val="standardContextual"/>
            </w:rPr>
          </w:pPr>
          <w:ins w:id="20"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"_Toc224681551"</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Subjective experience</w:t>
            </w:r>
            <w:r>
              <w:rPr>
                <w:noProof/>
                <w:webHidden/>
              </w:rPr>
              <w:tab/>
            </w:r>
            <w:r>
              <w:rPr>
                <w:noProof/>
                <w:webHidden/>
              </w:rPr>
              <w:fldChar w:fldCharType="begin"/>
            </w:r>
            <w:r>
              <w:rPr>
                <w:noProof/>
                <w:webHidden/>
              </w:rPr>
              <w:instrText xml:space="preserve"> PAGEREF _Toc224681551 \h </w:instrText>
            </w:r>
            <w:r>
              <w:rPr>
                <w:noProof/>
                <w:webHidden/>
              </w:rPr>
            </w:r>
            <w:r>
              <w:rPr>
                <w:noProof/>
                <w:webHidden/>
              </w:rPr>
              <w:fldChar w:fldCharType="separate"/>
            </w:r>
            <w:r>
              <w:rPr>
                <w:noProof/>
                <w:webHidden/>
              </w:rPr>
              <w:t>12</w:t>
            </w:r>
            <w:r>
              <w:rPr>
                <w:noProof/>
                <w:webHidden/>
              </w:rPr>
              <w:fldChar w:fldCharType="end"/>
            </w:r>
            <w:r w:rsidRPr="007710BC">
              <w:rPr>
                <w:rStyle w:val="Hyperlink"/>
                <w:noProof/>
              </w:rPr>
              <w:fldChar w:fldCharType="end"/>
            </w:r>
          </w:ins>
        </w:p>
        <w:p w14:paraId="658608C5" w14:textId="799DE874" w:rsidR="00AA2AD5" w:rsidRDefault="00AA2AD5">
          <w:pPr>
            <w:pStyle w:val="TOC3"/>
            <w:tabs>
              <w:tab w:val="right" w:leader="dot" w:pos="9062"/>
            </w:tabs>
            <w:rPr>
              <w:ins w:id="21" w:author="ian hussey" w:date="2026-03-17T23:12:00Z" w16du:dateUtc="2026-03-17T22:12:00Z"/>
              <w:rFonts w:asciiTheme="minorHAnsi" w:eastAsiaTheme="minorEastAsia" w:hAnsiTheme="minorHAnsi" w:cstheme="minorBidi"/>
              <w:noProof/>
              <w:kern w:val="2"/>
              <w:lang w:val="en-CH"/>
              <w14:ligatures w14:val="standardContextual"/>
            </w:rPr>
          </w:pPr>
          <w:ins w:id="22"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"_Toc224681552"</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Mental ability or cognitive process</w:t>
            </w:r>
            <w:r>
              <w:rPr>
                <w:noProof/>
                <w:webHidden/>
              </w:rPr>
              <w:tab/>
            </w:r>
            <w:r>
              <w:rPr>
                <w:noProof/>
                <w:webHidden/>
              </w:rPr>
              <w:fldChar w:fldCharType="begin"/>
            </w:r>
            <w:r>
              <w:rPr>
                <w:noProof/>
                <w:webHidden/>
              </w:rPr>
              <w:instrText xml:space="preserve"> PAGEREF _Toc224681552 \h </w:instrText>
            </w:r>
            <w:r>
              <w:rPr>
                <w:noProof/>
                <w:webHidden/>
              </w:rPr>
            </w:r>
            <w:r>
              <w:rPr>
                <w:noProof/>
                <w:webHidden/>
              </w:rPr>
              <w:fldChar w:fldCharType="separate"/>
            </w:r>
            <w:r>
              <w:rPr>
                <w:noProof/>
                <w:webHidden/>
              </w:rPr>
              <w:t>14</w:t>
            </w:r>
            <w:r>
              <w:rPr>
                <w:noProof/>
                <w:webHidden/>
              </w:rPr>
              <w:fldChar w:fldCharType="end"/>
            </w:r>
            <w:r w:rsidRPr="007710BC">
              <w:rPr>
                <w:rStyle w:val="Hyperlink"/>
                <w:noProof/>
              </w:rPr>
              <w:fldChar w:fldCharType="end"/>
            </w:r>
          </w:ins>
        </w:p>
        <w:p w14:paraId="620B59E9" w14:textId="1E5DA176" w:rsidR="00AA2AD5" w:rsidRDefault="00AA2AD5">
          <w:pPr>
            <w:pStyle w:val="TOC3"/>
            <w:tabs>
              <w:tab w:val="right" w:leader="dot" w:pos="9062"/>
            </w:tabs>
            <w:rPr>
              <w:ins w:id="23" w:author="ian hussey" w:date="2026-03-17T23:12:00Z" w16du:dateUtc="2026-03-17T22:12:00Z"/>
              <w:rFonts w:asciiTheme="minorHAnsi" w:eastAsiaTheme="minorEastAsia" w:hAnsiTheme="minorHAnsi" w:cstheme="minorBidi"/>
              <w:noProof/>
              <w:kern w:val="2"/>
              <w:lang w:val="en-CH"/>
              <w14:ligatures w14:val="standardContextual"/>
            </w:rPr>
          </w:pPr>
          <w:ins w:id="24"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"_Toc224681553"</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Behavior</w:t>
            </w:r>
            <w:r>
              <w:rPr>
                <w:noProof/>
                <w:webHidden/>
              </w:rPr>
              <w:tab/>
            </w:r>
            <w:r>
              <w:rPr>
                <w:noProof/>
                <w:webHidden/>
              </w:rPr>
              <w:fldChar w:fldCharType="begin"/>
            </w:r>
            <w:r>
              <w:rPr>
                <w:noProof/>
                <w:webHidden/>
              </w:rPr>
              <w:instrText xml:space="preserve"> PAGEREF _Toc224681553 \h </w:instrText>
            </w:r>
            <w:r>
              <w:rPr>
                <w:noProof/>
                <w:webHidden/>
              </w:rPr>
            </w:r>
            <w:r>
              <w:rPr>
                <w:noProof/>
                <w:webHidden/>
              </w:rPr>
              <w:fldChar w:fldCharType="separate"/>
            </w:r>
            <w:r>
              <w:rPr>
                <w:noProof/>
                <w:webHidden/>
              </w:rPr>
              <w:t>15</w:t>
            </w:r>
            <w:r>
              <w:rPr>
                <w:noProof/>
                <w:webHidden/>
              </w:rPr>
              <w:fldChar w:fldCharType="end"/>
            </w:r>
            <w:r w:rsidRPr="007710BC">
              <w:rPr>
                <w:rStyle w:val="Hyperlink"/>
                <w:noProof/>
              </w:rPr>
              <w:fldChar w:fldCharType="end"/>
            </w:r>
          </w:ins>
        </w:p>
        <w:p w14:paraId="68853282" w14:textId="131AAA94" w:rsidR="00AA2AD5" w:rsidRDefault="00AA2AD5">
          <w:pPr>
            <w:pStyle w:val="TOC3"/>
            <w:tabs>
              <w:tab w:val="right" w:leader="dot" w:pos="9062"/>
            </w:tabs>
            <w:rPr>
              <w:ins w:id="25" w:author="ian hussey" w:date="2026-03-17T23:12:00Z" w16du:dateUtc="2026-03-17T22:12:00Z"/>
              <w:rFonts w:asciiTheme="minorHAnsi" w:eastAsiaTheme="minorEastAsia" w:hAnsiTheme="minorHAnsi" w:cstheme="minorBidi"/>
              <w:noProof/>
              <w:kern w:val="2"/>
              <w:lang w:val="en-CH"/>
              <w14:ligatures w14:val="standardContextual"/>
            </w:rPr>
          </w:pPr>
          <w:ins w:id="26"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"_Toc224681554"</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Neuro/Bio/Physiology</w:t>
            </w:r>
            <w:r>
              <w:rPr>
                <w:noProof/>
                <w:webHidden/>
              </w:rPr>
              <w:tab/>
            </w:r>
            <w:r>
              <w:rPr>
                <w:noProof/>
                <w:webHidden/>
              </w:rPr>
              <w:fldChar w:fldCharType="begin"/>
            </w:r>
            <w:r>
              <w:rPr>
                <w:noProof/>
                <w:webHidden/>
              </w:rPr>
              <w:instrText xml:space="preserve"> PAGEREF _Toc224681554 \h </w:instrText>
            </w:r>
            <w:r>
              <w:rPr>
                <w:noProof/>
                <w:webHidden/>
              </w:rPr>
            </w:r>
            <w:r>
              <w:rPr>
                <w:noProof/>
                <w:webHidden/>
              </w:rPr>
              <w:fldChar w:fldCharType="separate"/>
            </w:r>
            <w:r>
              <w:rPr>
                <w:noProof/>
                <w:webHidden/>
              </w:rPr>
              <w:t>16</w:t>
            </w:r>
            <w:r>
              <w:rPr>
                <w:noProof/>
                <w:webHidden/>
              </w:rPr>
              <w:fldChar w:fldCharType="end"/>
            </w:r>
            <w:r w:rsidRPr="007710BC">
              <w:rPr>
                <w:rStyle w:val="Hyperlink"/>
                <w:noProof/>
              </w:rPr>
              <w:fldChar w:fldCharType="end"/>
            </w:r>
          </w:ins>
        </w:p>
        <w:p w14:paraId="58EF9086" w14:textId="2832035D" w:rsidR="00AA2AD5" w:rsidRDefault="00AA2AD5">
          <w:pPr>
            <w:pStyle w:val="TOC1"/>
            <w:tabs>
              <w:tab w:val="right" w:leader="dot" w:pos="9062"/>
            </w:tabs>
            <w:rPr>
              <w:ins w:id="27" w:author="ian hussey" w:date="2026-03-17T23:12:00Z" w16du:dateUtc="2026-03-17T22:12:00Z"/>
              <w:rFonts w:asciiTheme="minorHAnsi" w:eastAsiaTheme="minorEastAsia" w:hAnsiTheme="minorHAnsi" w:cstheme="minorBidi"/>
              <w:noProof/>
              <w:kern w:val="2"/>
              <w:lang w:val="en-CH"/>
              <w14:ligatures w14:val="standardContextual"/>
            </w:rPr>
          </w:pPr>
          <w:ins w:id="28"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"_Toc224681555"</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noProof/>
              </w:rPr>
              <w:t>Measures of Behavior as Dependent Variable</w:t>
            </w:r>
            <w:r>
              <w:rPr>
                <w:noProof/>
                <w:webHidden/>
              </w:rPr>
              <w:tab/>
            </w:r>
            <w:r>
              <w:rPr>
                <w:noProof/>
                <w:webHidden/>
              </w:rPr>
              <w:fldChar w:fldCharType="begin"/>
            </w:r>
            <w:r>
              <w:rPr>
                <w:noProof/>
                <w:webHidden/>
              </w:rPr>
              <w:instrText xml:space="preserve"> PAGEREF _Toc224681555 \h </w:instrText>
            </w:r>
            <w:r>
              <w:rPr>
                <w:noProof/>
                <w:webHidden/>
              </w:rPr>
            </w:r>
            <w:r>
              <w:rPr>
                <w:noProof/>
                <w:webHidden/>
              </w:rPr>
              <w:fldChar w:fldCharType="separate"/>
            </w:r>
            <w:r>
              <w:rPr>
                <w:noProof/>
                <w:webHidden/>
              </w:rPr>
              <w:t>17</w:t>
            </w:r>
            <w:r>
              <w:rPr>
                <w:noProof/>
                <w:webHidden/>
              </w:rPr>
              <w:fldChar w:fldCharType="end"/>
            </w:r>
            <w:r w:rsidRPr="007710BC">
              <w:rPr>
                <w:rStyle w:val="Hyperlink"/>
                <w:noProof/>
              </w:rPr>
              <w:fldChar w:fldCharType="end"/>
            </w:r>
          </w:ins>
        </w:p>
        <w:p w14:paraId="798842B6" w14:textId="22D5BDF8" w:rsidR="00AA2AD5" w:rsidRDefault="00AA2AD5">
          <w:pPr>
            <w:pStyle w:val="TOC1"/>
            <w:tabs>
              <w:tab w:val="right" w:leader="dot" w:pos="9062"/>
            </w:tabs>
            <w:rPr>
              <w:ins w:id="29" w:author="ian hussey" w:date="2026-03-17T23:12:00Z" w16du:dateUtc="2026-03-17T22:12:00Z"/>
              <w:rFonts w:asciiTheme="minorHAnsi" w:eastAsiaTheme="minorEastAsia" w:hAnsiTheme="minorHAnsi" w:cstheme="minorBidi"/>
              <w:noProof/>
              <w:kern w:val="2"/>
              <w:lang w:val="en-CH"/>
              <w14:ligatures w14:val="standardContextual"/>
            </w:rPr>
          </w:pPr>
          <w:ins w:id="30"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"_Toc224681556"</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noProof/>
              </w:rPr>
              <w:t>Time limited classification – ‘Out of time’</w:t>
            </w:r>
            <w:r>
              <w:rPr>
                <w:noProof/>
                <w:webHidden/>
              </w:rPr>
              <w:tab/>
            </w:r>
            <w:r>
              <w:rPr>
                <w:noProof/>
                <w:webHidden/>
              </w:rPr>
              <w:fldChar w:fldCharType="begin"/>
            </w:r>
            <w:r>
              <w:rPr>
                <w:noProof/>
                <w:webHidden/>
              </w:rPr>
              <w:instrText xml:space="preserve"> PAGEREF _Toc224681556 \h </w:instrText>
            </w:r>
            <w:r>
              <w:rPr>
                <w:noProof/>
                <w:webHidden/>
              </w:rPr>
            </w:r>
            <w:r>
              <w:rPr>
                <w:noProof/>
                <w:webHidden/>
              </w:rPr>
              <w:fldChar w:fldCharType="separate"/>
            </w:r>
            <w:r>
              <w:rPr>
                <w:noProof/>
                <w:webHidden/>
              </w:rPr>
              <w:t>19</w:t>
            </w:r>
            <w:r>
              <w:rPr>
                <w:noProof/>
                <w:webHidden/>
              </w:rPr>
              <w:fldChar w:fldCharType="end"/>
            </w:r>
            <w:r w:rsidRPr="007710BC">
              <w:rPr>
                <w:rStyle w:val="Hyperlink"/>
                <w:noProof/>
              </w:rPr>
              <w:fldChar w:fldCharType="end"/>
            </w:r>
          </w:ins>
        </w:p>
        <w:p w14:paraId="7B743EBE" w14:textId="0F387051" w:rsidR="00AA2AD5" w:rsidRDefault="00AA2AD5">
          <w:pPr>
            <w:pStyle w:val="TOC2"/>
            <w:tabs>
              <w:tab w:val="right" w:leader="dot" w:pos="9062"/>
            </w:tabs>
            <w:rPr>
              <w:ins w:id="31" w:author="ian hussey" w:date="2026-03-17T23:12:00Z" w16du:dateUtc="2026-03-17T22:12:00Z"/>
              <w:rFonts w:asciiTheme="minorHAnsi" w:eastAsiaTheme="minorEastAsia" w:hAnsiTheme="minorHAnsi" w:cstheme="minorBidi"/>
              <w:noProof/>
              <w:kern w:val="2"/>
              <w:lang w:val="en-CH"/>
              <w14:ligatures w14:val="standardContextual"/>
            </w:rPr>
          </w:pPr>
          <w:ins w:id="32"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"_Toc224681557"</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Differentiation in items</w:t>
            </w:r>
            <w:r>
              <w:rPr>
                <w:noProof/>
                <w:webHidden/>
              </w:rPr>
              <w:tab/>
            </w:r>
            <w:r>
              <w:rPr>
                <w:noProof/>
                <w:webHidden/>
              </w:rPr>
              <w:fldChar w:fldCharType="begin"/>
            </w:r>
            <w:r>
              <w:rPr>
                <w:noProof/>
                <w:webHidden/>
              </w:rPr>
              <w:instrText xml:space="preserve"> PAGEREF _Toc224681557 \h </w:instrText>
            </w:r>
            <w:r>
              <w:rPr>
                <w:noProof/>
                <w:webHidden/>
              </w:rPr>
            </w:r>
            <w:r>
              <w:rPr>
                <w:noProof/>
                <w:webHidden/>
              </w:rPr>
              <w:fldChar w:fldCharType="separate"/>
            </w:r>
            <w:r>
              <w:rPr>
                <w:noProof/>
                <w:webHidden/>
              </w:rPr>
              <w:t>20</w:t>
            </w:r>
            <w:r>
              <w:rPr>
                <w:noProof/>
                <w:webHidden/>
              </w:rPr>
              <w:fldChar w:fldCharType="end"/>
            </w:r>
            <w:r w:rsidRPr="007710BC">
              <w:rPr>
                <w:rStyle w:val="Hyperlink"/>
                <w:noProof/>
              </w:rPr>
              <w:fldChar w:fldCharType="end"/>
            </w:r>
          </w:ins>
        </w:p>
        <w:p w14:paraId="3597FE2D" w14:textId="544BF74F" w:rsidR="00AA2AD5" w:rsidRDefault="00AA2AD5">
          <w:pPr>
            <w:pStyle w:val="TOC1"/>
            <w:tabs>
              <w:tab w:val="right" w:leader="dot" w:pos="9062"/>
            </w:tabs>
            <w:rPr>
              <w:ins w:id="33" w:author="ian hussey" w:date="2026-03-17T23:12:00Z" w16du:dateUtc="2026-03-17T22:12:00Z"/>
              <w:rFonts w:asciiTheme="minorHAnsi" w:eastAsiaTheme="minorEastAsia" w:hAnsiTheme="minorHAnsi" w:cstheme="minorBidi"/>
              <w:noProof/>
              <w:kern w:val="2"/>
              <w:lang w:val="en-CH"/>
              <w14:ligatures w14:val="standardContextual"/>
            </w:rPr>
          </w:pPr>
          <w:ins w:id="34"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"_Toc224681558"</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Workflow</w:t>
            </w:r>
            <w:r>
              <w:rPr>
                <w:noProof/>
                <w:webHidden/>
              </w:rPr>
              <w:tab/>
            </w:r>
            <w:r>
              <w:rPr>
                <w:noProof/>
                <w:webHidden/>
              </w:rPr>
              <w:fldChar w:fldCharType="begin"/>
            </w:r>
            <w:r>
              <w:rPr>
                <w:noProof/>
                <w:webHidden/>
              </w:rPr>
              <w:instrText xml:space="preserve"> PAGEREF _Toc224681558 \h </w:instrText>
            </w:r>
            <w:r>
              <w:rPr>
                <w:noProof/>
                <w:webHidden/>
              </w:rPr>
            </w:r>
            <w:r>
              <w:rPr>
                <w:noProof/>
                <w:webHidden/>
              </w:rPr>
              <w:fldChar w:fldCharType="separate"/>
            </w:r>
            <w:r>
              <w:rPr>
                <w:noProof/>
                <w:webHidden/>
              </w:rPr>
              <w:t>22</w:t>
            </w:r>
            <w:r>
              <w:rPr>
                <w:noProof/>
                <w:webHidden/>
              </w:rPr>
              <w:fldChar w:fldCharType="end"/>
            </w:r>
            <w:r w:rsidRPr="007710BC">
              <w:rPr>
                <w:rStyle w:val="Hyperlink"/>
                <w:noProof/>
              </w:rPr>
              <w:fldChar w:fldCharType="end"/>
            </w:r>
          </w:ins>
        </w:p>
        <w:p w14:paraId="22FEE7A1" w14:textId="2C532923" w:rsidR="00AA2AD5" w:rsidRDefault="00AA2AD5">
          <w:pPr>
            <w:pStyle w:val="TOC1"/>
            <w:tabs>
              <w:tab w:val="right" w:leader="dot" w:pos="9062"/>
            </w:tabs>
            <w:rPr>
              <w:ins w:id="35" w:author="ian hussey" w:date="2026-03-17T23:12:00Z" w16du:dateUtc="2026-03-17T22:12:00Z"/>
              <w:rFonts w:asciiTheme="minorHAnsi" w:eastAsiaTheme="minorEastAsia" w:hAnsiTheme="minorHAnsi" w:cstheme="minorBidi"/>
              <w:noProof/>
              <w:kern w:val="2"/>
              <w:lang w:val="en-CH"/>
              <w14:ligatures w14:val="standardContextual"/>
            </w:rPr>
          </w:pPr>
          <w:ins w:id="36"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"_Toc224681559"</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Worked examples</w:t>
            </w:r>
            <w:r>
              <w:rPr>
                <w:noProof/>
                <w:webHidden/>
              </w:rPr>
              <w:tab/>
            </w:r>
            <w:r>
              <w:rPr>
                <w:noProof/>
                <w:webHidden/>
              </w:rPr>
              <w:fldChar w:fldCharType="begin"/>
            </w:r>
            <w:r>
              <w:rPr>
                <w:noProof/>
                <w:webHidden/>
              </w:rPr>
              <w:instrText xml:space="preserve"> PAGEREF _Toc224681559 \h </w:instrText>
            </w:r>
            <w:r>
              <w:rPr>
                <w:noProof/>
                <w:webHidden/>
              </w:rPr>
            </w:r>
            <w:r>
              <w:rPr>
                <w:noProof/>
                <w:webHidden/>
              </w:rPr>
              <w:fldChar w:fldCharType="separate"/>
            </w:r>
            <w:r>
              <w:rPr>
                <w:noProof/>
                <w:webHidden/>
              </w:rPr>
              <w:t>26</w:t>
            </w:r>
            <w:r>
              <w:rPr>
                <w:noProof/>
                <w:webHidden/>
              </w:rPr>
              <w:fldChar w:fldCharType="end"/>
            </w:r>
            <w:r w:rsidRPr="007710BC">
              <w:rPr>
                <w:rStyle w:val="Hyperlink"/>
                <w:noProof/>
              </w:rPr>
              <w:fldChar w:fldCharType="end"/>
            </w:r>
          </w:ins>
        </w:p>
        <w:p w14:paraId="2808D8D1" w14:textId="655FE11A" w:rsidR="00AA2AD5" w:rsidRDefault="00AA2AD5">
          <w:pPr>
            <w:pStyle w:val="TOC2"/>
            <w:tabs>
              <w:tab w:val="right" w:leader="dot" w:pos="9062"/>
            </w:tabs>
            <w:rPr>
              <w:ins w:id="37" w:author="ian hussey" w:date="2026-03-17T23:12:00Z" w16du:dateUtc="2026-03-17T22:12:00Z"/>
              <w:rFonts w:asciiTheme="minorHAnsi" w:eastAsiaTheme="minorEastAsia" w:hAnsiTheme="minorHAnsi" w:cstheme="minorBidi"/>
              <w:noProof/>
              <w:kern w:val="2"/>
              <w:lang w:val="en-CH"/>
              <w14:ligatures w14:val="standardContextual"/>
            </w:rPr>
          </w:pPr>
          <w:ins w:id="38"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"_Toc224681560"</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Example 1</w:t>
            </w:r>
            <w:r>
              <w:rPr>
                <w:noProof/>
                <w:webHidden/>
              </w:rPr>
              <w:tab/>
            </w:r>
            <w:r>
              <w:rPr>
                <w:noProof/>
                <w:webHidden/>
              </w:rPr>
              <w:fldChar w:fldCharType="begin"/>
            </w:r>
            <w:r>
              <w:rPr>
                <w:noProof/>
                <w:webHidden/>
              </w:rPr>
              <w:instrText xml:space="preserve"> PAGEREF _Toc224681560 \h </w:instrText>
            </w:r>
            <w:r>
              <w:rPr>
                <w:noProof/>
                <w:webHidden/>
              </w:rPr>
            </w:r>
            <w:r>
              <w:rPr>
                <w:noProof/>
                <w:webHidden/>
              </w:rPr>
              <w:fldChar w:fldCharType="separate"/>
            </w:r>
            <w:r>
              <w:rPr>
                <w:noProof/>
                <w:webHidden/>
              </w:rPr>
              <w:t>26</w:t>
            </w:r>
            <w:r>
              <w:rPr>
                <w:noProof/>
                <w:webHidden/>
              </w:rPr>
              <w:fldChar w:fldCharType="end"/>
            </w:r>
            <w:r w:rsidRPr="007710BC">
              <w:rPr>
                <w:rStyle w:val="Hyperlink"/>
                <w:noProof/>
              </w:rPr>
              <w:fldChar w:fldCharType="end"/>
            </w:r>
          </w:ins>
        </w:p>
        <w:p w14:paraId="76728EC8" w14:textId="2D043D22" w:rsidR="00AA2AD5" w:rsidRDefault="00AA2AD5">
          <w:pPr>
            <w:pStyle w:val="TOC2"/>
            <w:tabs>
              <w:tab w:val="right" w:leader="dot" w:pos="9062"/>
            </w:tabs>
            <w:rPr>
              <w:ins w:id="39" w:author="ian hussey" w:date="2026-03-17T23:12:00Z" w16du:dateUtc="2026-03-17T22:12:00Z"/>
              <w:rFonts w:asciiTheme="minorHAnsi" w:eastAsiaTheme="minorEastAsia" w:hAnsiTheme="minorHAnsi" w:cstheme="minorBidi"/>
              <w:noProof/>
              <w:kern w:val="2"/>
              <w:lang w:val="en-CH"/>
              <w14:ligatures w14:val="standardContextual"/>
            </w:rPr>
          </w:pPr>
          <w:ins w:id="40"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"_Toc224681561"</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Example 2</w:t>
            </w:r>
            <w:r>
              <w:rPr>
                <w:noProof/>
                <w:webHidden/>
              </w:rPr>
              <w:tab/>
            </w:r>
            <w:r>
              <w:rPr>
                <w:noProof/>
                <w:webHidden/>
              </w:rPr>
              <w:fldChar w:fldCharType="begin"/>
            </w:r>
            <w:r>
              <w:rPr>
                <w:noProof/>
                <w:webHidden/>
              </w:rPr>
              <w:instrText xml:space="preserve"> PAGEREF _Toc224681561 \h </w:instrText>
            </w:r>
            <w:r>
              <w:rPr>
                <w:noProof/>
                <w:webHidden/>
              </w:rPr>
            </w:r>
            <w:r>
              <w:rPr>
                <w:noProof/>
                <w:webHidden/>
              </w:rPr>
              <w:fldChar w:fldCharType="separate"/>
            </w:r>
            <w:r>
              <w:rPr>
                <w:noProof/>
                <w:webHidden/>
              </w:rPr>
              <w:t>26</w:t>
            </w:r>
            <w:r>
              <w:rPr>
                <w:noProof/>
                <w:webHidden/>
              </w:rPr>
              <w:fldChar w:fldCharType="end"/>
            </w:r>
            <w:r w:rsidRPr="007710BC">
              <w:rPr>
                <w:rStyle w:val="Hyperlink"/>
                <w:noProof/>
              </w:rPr>
              <w:fldChar w:fldCharType="end"/>
            </w:r>
          </w:ins>
        </w:p>
        <w:p w14:paraId="23DC8C17" w14:textId="12168FB3" w:rsidR="00AA2AD5" w:rsidRDefault="00AA2AD5">
          <w:pPr>
            <w:pStyle w:val="TOC2"/>
            <w:tabs>
              <w:tab w:val="right" w:leader="dot" w:pos="9062"/>
            </w:tabs>
            <w:rPr>
              <w:ins w:id="41" w:author="ian hussey" w:date="2026-03-17T23:12:00Z" w16du:dateUtc="2026-03-17T22:12:00Z"/>
              <w:rFonts w:asciiTheme="minorHAnsi" w:eastAsiaTheme="minorEastAsia" w:hAnsiTheme="minorHAnsi" w:cstheme="minorBidi"/>
              <w:noProof/>
              <w:kern w:val="2"/>
              <w:lang w:val="en-CH"/>
              <w14:ligatures w14:val="standardContextual"/>
            </w:rPr>
          </w:pPr>
          <w:ins w:id="42"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"_Toc224681562"</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Example 3</w:t>
            </w:r>
            <w:r>
              <w:rPr>
                <w:noProof/>
                <w:webHidden/>
              </w:rPr>
              <w:tab/>
            </w:r>
            <w:r>
              <w:rPr>
                <w:noProof/>
                <w:webHidden/>
              </w:rPr>
              <w:fldChar w:fldCharType="begin"/>
            </w:r>
            <w:r>
              <w:rPr>
                <w:noProof/>
                <w:webHidden/>
              </w:rPr>
              <w:instrText xml:space="preserve"> PAGEREF _Toc224681562 \h </w:instrText>
            </w:r>
            <w:r>
              <w:rPr>
                <w:noProof/>
                <w:webHidden/>
              </w:rPr>
            </w:r>
            <w:r>
              <w:rPr>
                <w:noProof/>
                <w:webHidden/>
              </w:rPr>
              <w:fldChar w:fldCharType="separate"/>
            </w:r>
            <w:r>
              <w:rPr>
                <w:noProof/>
                <w:webHidden/>
              </w:rPr>
              <w:t>27</w:t>
            </w:r>
            <w:r>
              <w:rPr>
                <w:noProof/>
                <w:webHidden/>
              </w:rPr>
              <w:fldChar w:fldCharType="end"/>
            </w:r>
            <w:r w:rsidRPr="007710BC">
              <w:rPr>
                <w:rStyle w:val="Hyperlink"/>
                <w:noProof/>
              </w:rPr>
              <w:fldChar w:fldCharType="end"/>
            </w:r>
          </w:ins>
        </w:p>
        <w:p w14:paraId="5EF70461" w14:textId="61D744F9" w:rsidR="00AA2AD5" w:rsidRDefault="00AA2AD5">
          <w:pPr>
            <w:pStyle w:val="TOC2"/>
            <w:tabs>
              <w:tab w:val="right" w:leader="dot" w:pos="9062"/>
            </w:tabs>
            <w:rPr>
              <w:ins w:id="43" w:author="ian hussey" w:date="2026-03-17T23:12:00Z" w16du:dateUtc="2026-03-17T22:12:00Z"/>
              <w:rFonts w:asciiTheme="minorHAnsi" w:eastAsiaTheme="minorEastAsia" w:hAnsiTheme="minorHAnsi" w:cstheme="minorBidi"/>
              <w:noProof/>
              <w:kern w:val="2"/>
              <w:lang w:val="en-CH"/>
              <w14:ligatures w14:val="standardContextual"/>
            </w:rPr>
          </w:pPr>
          <w:ins w:id="44"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"_Toc224681563"</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Example 4</w:t>
            </w:r>
            <w:r>
              <w:rPr>
                <w:noProof/>
                <w:webHidden/>
              </w:rPr>
              <w:tab/>
            </w:r>
            <w:r>
              <w:rPr>
                <w:noProof/>
                <w:webHidden/>
              </w:rPr>
              <w:fldChar w:fldCharType="begin"/>
            </w:r>
            <w:r>
              <w:rPr>
                <w:noProof/>
                <w:webHidden/>
              </w:rPr>
              <w:instrText xml:space="preserve"> PAGEREF _Toc224681563 \h </w:instrText>
            </w:r>
            <w:r>
              <w:rPr>
                <w:noProof/>
                <w:webHidden/>
              </w:rPr>
            </w:r>
            <w:r>
              <w:rPr>
                <w:noProof/>
                <w:webHidden/>
              </w:rPr>
              <w:fldChar w:fldCharType="separate"/>
            </w:r>
            <w:r>
              <w:rPr>
                <w:noProof/>
                <w:webHidden/>
              </w:rPr>
              <w:t>28</w:t>
            </w:r>
            <w:r>
              <w:rPr>
                <w:noProof/>
                <w:webHidden/>
              </w:rPr>
              <w:fldChar w:fldCharType="end"/>
            </w:r>
            <w:r w:rsidRPr="007710BC">
              <w:rPr>
                <w:rStyle w:val="Hyperlink"/>
                <w:noProof/>
              </w:rPr>
              <w:fldChar w:fldCharType="end"/>
            </w:r>
          </w:ins>
        </w:p>
        <w:p w14:paraId="456FD5A7" w14:textId="6E8B8451" w:rsidR="00AA2AD5" w:rsidRDefault="00AA2AD5">
          <w:pPr>
            <w:pStyle w:val="TOC2"/>
            <w:tabs>
              <w:tab w:val="right" w:leader="dot" w:pos="9062"/>
            </w:tabs>
            <w:rPr>
              <w:ins w:id="45" w:author="ian hussey" w:date="2026-03-17T23:12:00Z" w16du:dateUtc="2026-03-17T22:12:00Z"/>
              <w:rFonts w:asciiTheme="minorHAnsi" w:eastAsiaTheme="minorEastAsia" w:hAnsiTheme="minorHAnsi" w:cstheme="minorBidi"/>
              <w:noProof/>
              <w:kern w:val="2"/>
              <w:lang w:val="en-CH"/>
              <w14:ligatures w14:val="standardContextual"/>
            </w:rPr>
          </w:pPr>
          <w:ins w:id="46"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"_Toc224681564"</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Example 5</w:t>
            </w:r>
            <w:r>
              <w:rPr>
                <w:noProof/>
                <w:webHidden/>
              </w:rPr>
              <w:tab/>
            </w:r>
            <w:r>
              <w:rPr>
                <w:noProof/>
                <w:webHidden/>
              </w:rPr>
              <w:fldChar w:fldCharType="begin"/>
            </w:r>
            <w:r>
              <w:rPr>
                <w:noProof/>
                <w:webHidden/>
              </w:rPr>
              <w:instrText xml:space="preserve"> PAGEREF _Toc224681564 \h </w:instrText>
            </w:r>
            <w:r>
              <w:rPr>
                <w:noProof/>
                <w:webHidden/>
              </w:rPr>
            </w:r>
            <w:r>
              <w:rPr>
                <w:noProof/>
                <w:webHidden/>
              </w:rPr>
              <w:fldChar w:fldCharType="separate"/>
            </w:r>
            <w:r>
              <w:rPr>
                <w:noProof/>
                <w:webHidden/>
              </w:rPr>
              <w:t>28</w:t>
            </w:r>
            <w:r>
              <w:rPr>
                <w:noProof/>
                <w:webHidden/>
              </w:rPr>
              <w:fldChar w:fldCharType="end"/>
            </w:r>
            <w:r w:rsidRPr="007710BC">
              <w:rPr>
                <w:rStyle w:val="Hyperlink"/>
                <w:noProof/>
              </w:rPr>
              <w:fldChar w:fldCharType="end"/>
            </w:r>
          </w:ins>
        </w:p>
        <w:p w14:paraId="6E644E64" w14:textId="72A31942" w:rsidR="00AA2AD5" w:rsidRDefault="00AA2AD5">
          <w:pPr>
            <w:pStyle w:val="TOC2"/>
            <w:tabs>
              <w:tab w:val="right" w:leader="dot" w:pos="9062"/>
            </w:tabs>
            <w:rPr>
              <w:ins w:id="47" w:author="ian hussey" w:date="2026-03-17T23:12:00Z" w16du:dateUtc="2026-03-17T22:12:00Z"/>
              <w:rFonts w:asciiTheme="minorHAnsi" w:eastAsiaTheme="minorEastAsia" w:hAnsiTheme="minorHAnsi" w:cstheme="minorBidi"/>
              <w:noProof/>
              <w:kern w:val="2"/>
              <w:lang w:val="en-CH"/>
              <w14:ligatures w14:val="standardContextual"/>
            </w:rPr>
          </w:pPr>
          <w:ins w:id="48"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"_Toc224681565"</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Example 6</w:t>
            </w:r>
            <w:r>
              <w:rPr>
                <w:noProof/>
                <w:webHidden/>
              </w:rPr>
              <w:tab/>
            </w:r>
            <w:r>
              <w:rPr>
                <w:noProof/>
                <w:webHidden/>
              </w:rPr>
              <w:fldChar w:fldCharType="begin"/>
            </w:r>
            <w:r>
              <w:rPr>
                <w:noProof/>
                <w:webHidden/>
              </w:rPr>
              <w:instrText xml:space="preserve"> PAGEREF _Toc224681565 \h </w:instrText>
            </w:r>
            <w:r>
              <w:rPr>
                <w:noProof/>
                <w:webHidden/>
              </w:rPr>
            </w:r>
            <w:r>
              <w:rPr>
                <w:noProof/>
                <w:webHidden/>
              </w:rPr>
              <w:fldChar w:fldCharType="separate"/>
            </w:r>
            <w:r>
              <w:rPr>
                <w:noProof/>
                <w:webHidden/>
              </w:rPr>
              <w:t>29</w:t>
            </w:r>
            <w:r>
              <w:rPr>
                <w:noProof/>
                <w:webHidden/>
              </w:rPr>
              <w:fldChar w:fldCharType="end"/>
            </w:r>
            <w:r w:rsidRPr="007710BC">
              <w:rPr>
                <w:rStyle w:val="Hyperlink"/>
                <w:noProof/>
              </w:rPr>
              <w:fldChar w:fldCharType="end"/>
            </w:r>
          </w:ins>
        </w:p>
        <w:p w14:paraId="192053A8" w14:textId="6892848B" w:rsidR="00AA2AD5" w:rsidRDefault="00AA2AD5">
          <w:pPr>
            <w:pStyle w:val="TOC2"/>
            <w:tabs>
              <w:tab w:val="right" w:leader="dot" w:pos="9062"/>
            </w:tabs>
            <w:rPr>
              <w:ins w:id="49" w:author="ian hussey" w:date="2026-03-17T23:12:00Z" w16du:dateUtc="2026-03-17T22:12:00Z"/>
              <w:rFonts w:asciiTheme="minorHAnsi" w:eastAsiaTheme="minorEastAsia" w:hAnsiTheme="minorHAnsi" w:cstheme="minorBidi"/>
              <w:noProof/>
              <w:kern w:val="2"/>
              <w:lang w:val="en-CH"/>
              <w14:ligatures w14:val="standardContextual"/>
            </w:rPr>
          </w:pPr>
          <w:ins w:id="50"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"_Toc224681566"</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Example 7</w:t>
            </w:r>
            <w:r>
              <w:rPr>
                <w:noProof/>
                <w:webHidden/>
              </w:rPr>
              <w:tab/>
            </w:r>
            <w:r>
              <w:rPr>
                <w:noProof/>
                <w:webHidden/>
              </w:rPr>
              <w:fldChar w:fldCharType="begin"/>
            </w:r>
            <w:r>
              <w:rPr>
                <w:noProof/>
                <w:webHidden/>
              </w:rPr>
              <w:instrText xml:space="preserve"> PAGEREF _Toc224681566 \h </w:instrText>
            </w:r>
            <w:r>
              <w:rPr>
                <w:noProof/>
                <w:webHidden/>
              </w:rPr>
            </w:r>
            <w:r>
              <w:rPr>
                <w:noProof/>
                <w:webHidden/>
              </w:rPr>
              <w:fldChar w:fldCharType="separate"/>
            </w:r>
            <w:r>
              <w:rPr>
                <w:noProof/>
                <w:webHidden/>
              </w:rPr>
              <w:t>29</w:t>
            </w:r>
            <w:r>
              <w:rPr>
                <w:noProof/>
                <w:webHidden/>
              </w:rPr>
              <w:fldChar w:fldCharType="end"/>
            </w:r>
            <w:r w:rsidRPr="007710BC">
              <w:rPr>
                <w:rStyle w:val="Hyperlink"/>
                <w:noProof/>
              </w:rPr>
              <w:fldChar w:fldCharType="end"/>
            </w:r>
          </w:ins>
        </w:p>
        <w:p w14:paraId="08361B24" w14:textId="3E788BEC" w:rsidR="00AA2AD5" w:rsidRDefault="00AA2AD5">
          <w:pPr>
            <w:pStyle w:val="TOC2"/>
            <w:tabs>
              <w:tab w:val="right" w:leader="dot" w:pos="9062"/>
            </w:tabs>
            <w:rPr>
              <w:ins w:id="51" w:author="ian hussey" w:date="2026-03-17T23:12:00Z" w16du:dateUtc="2026-03-17T22:12:00Z"/>
              <w:rFonts w:asciiTheme="minorHAnsi" w:eastAsiaTheme="minorEastAsia" w:hAnsiTheme="minorHAnsi" w:cstheme="minorBidi"/>
              <w:noProof/>
              <w:kern w:val="2"/>
              <w:lang w:val="en-CH"/>
              <w14:ligatures w14:val="standardContextual"/>
            </w:rPr>
          </w:pPr>
          <w:ins w:id="52"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"_Toc224681567"</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Example 8</w:t>
            </w:r>
            <w:r>
              <w:rPr>
                <w:noProof/>
                <w:webHidden/>
              </w:rPr>
              <w:tab/>
            </w:r>
            <w:r>
              <w:rPr>
                <w:noProof/>
                <w:webHidden/>
              </w:rPr>
              <w:fldChar w:fldCharType="begin"/>
            </w:r>
            <w:r>
              <w:rPr>
                <w:noProof/>
                <w:webHidden/>
              </w:rPr>
              <w:instrText xml:space="preserve"> PAGEREF _Toc224681567 \h </w:instrText>
            </w:r>
            <w:r>
              <w:rPr>
                <w:noProof/>
                <w:webHidden/>
              </w:rPr>
            </w:r>
            <w:r>
              <w:rPr>
                <w:noProof/>
                <w:webHidden/>
              </w:rPr>
              <w:fldChar w:fldCharType="separate"/>
            </w:r>
            <w:r>
              <w:rPr>
                <w:noProof/>
                <w:webHidden/>
              </w:rPr>
              <w:t>30</w:t>
            </w:r>
            <w:r>
              <w:rPr>
                <w:noProof/>
                <w:webHidden/>
              </w:rPr>
              <w:fldChar w:fldCharType="end"/>
            </w:r>
            <w:r w:rsidRPr="007710BC">
              <w:rPr>
                <w:rStyle w:val="Hyperlink"/>
                <w:noProof/>
              </w:rPr>
              <w:fldChar w:fldCharType="end"/>
            </w:r>
          </w:ins>
        </w:p>
        <w:p w14:paraId="1EBBF604" w14:textId="660EE050" w:rsidR="00AA2AD5" w:rsidRDefault="00AA2AD5">
          <w:pPr>
            <w:pStyle w:val="TOC2"/>
            <w:tabs>
              <w:tab w:val="right" w:leader="dot" w:pos="9062"/>
            </w:tabs>
            <w:rPr>
              <w:ins w:id="53" w:author="ian hussey" w:date="2026-03-17T23:12:00Z" w16du:dateUtc="2026-03-17T22:12:00Z"/>
              <w:rFonts w:asciiTheme="minorHAnsi" w:eastAsiaTheme="minorEastAsia" w:hAnsiTheme="minorHAnsi" w:cstheme="minorBidi"/>
              <w:noProof/>
              <w:kern w:val="2"/>
              <w:lang w:val="en-CH"/>
              <w14:ligatures w14:val="standardContextual"/>
            </w:rPr>
          </w:pPr>
          <w:ins w:id="54"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"_Toc224681568"</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Example 9</w:t>
            </w:r>
            <w:r>
              <w:rPr>
                <w:noProof/>
                <w:webHidden/>
              </w:rPr>
              <w:tab/>
            </w:r>
            <w:r>
              <w:rPr>
                <w:noProof/>
                <w:webHidden/>
              </w:rPr>
              <w:fldChar w:fldCharType="begin"/>
            </w:r>
            <w:r>
              <w:rPr>
                <w:noProof/>
                <w:webHidden/>
              </w:rPr>
              <w:instrText xml:space="preserve"> PAGEREF _Toc224681568 \h </w:instrText>
            </w:r>
            <w:r>
              <w:rPr>
                <w:noProof/>
                <w:webHidden/>
              </w:rPr>
            </w:r>
            <w:r>
              <w:rPr>
                <w:noProof/>
                <w:webHidden/>
              </w:rPr>
              <w:fldChar w:fldCharType="separate"/>
            </w:r>
            <w:r>
              <w:rPr>
                <w:noProof/>
                <w:webHidden/>
              </w:rPr>
              <w:t>30</w:t>
            </w:r>
            <w:r>
              <w:rPr>
                <w:noProof/>
                <w:webHidden/>
              </w:rPr>
              <w:fldChar w:fldCharType="end"/>
            </w:r>
            <w:r w:rsidRPr="007710BC">
              <w:rPr>
                <w:rStyle w:val="Hyperlink"/>
                <w:noProof/>
              </w:rPr>
              <w:fldChar w:fldCharType="end"/>
            </w:r>
          </w:ins>
        </w:p>
        <w:p w14:paraId="2BD9CB4D" w14:textId="607FC828" w:rsidR="00AA2AD5" w:rsidRDefault="00AA2AD5">
          <w:pPr>
            <w:pStyle w:val="TOC2"/>
            <w:tabs>
              <w:tab w:val="right" w:leader="dot" w:pos="9062"/>
            </w:tabs>
            <w:rPr>
              <w:ins w:id="55" w:author="ian hussey" w:date="2026-03-17T23:12:00Z" w16du:dateUtc="2026-03-17T22:12:00Z"/>
              <w:rFonts w:asciiTheme="minorHAnsi" w:eastAsiaTheme="minorEastAsia" w:hAnsiTheme="minorHAnsi" w:cstheme="minorBidi"/>
              <w:noProof/>
              <w:kern w:val="2"/>
              <w:lang w:val="en-CH"/>
              <w14:ligatures w14:val="standardContextual"/>
            </w:rPr>
          </w:pPr>
          <w:ins w:id="56"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"_Toc224681569"</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eastAsia="Aptos" w:cstheme="majorHAnsi"/>
                <w:noProof/>
              </w:rPr>
              <w:t>Example 10</w:t>
            </w:r>
            <w:r>
              <w:rPr>
                <w:noProof/>
                <w:webHidden/>
              </w:rPr>
              <w:tab/>
            </w:r>
            <w:r>
              <w:rPr>
                <w:noProof/>
                <w:webHidden/>
              </w:rPr>
              <w:fldChar w:fldCharType="begin"/>
            </w:r>
            <w:r>
              <w:rPr>
                <w:noProof/>
                <w:webHidden/>
              </w:rPr>
              <w:instrText xml:space="preserve"> PAGEREF _Toc224681569 \h </w:instrText>
            </w:r>
            <w:r>
              <w:rPr>
                <w:noProof/>
                <w:webHidden/>
              </w:rPr>
            </w:r>
            <w:r>
              <w:rPr>
                <w:noProof/>
                <w:webHidden/>
              </w:rPr>
              <w:fldChar w:fldCharType="separate"/>
            </w:r>
            <w:r>
              <w:rPr>
                <w:noProof/>
                <w:webHidden/>
              </w:rPr>
              <w:t>31</w:t>
            </w:r>
            <w:r>
              <w:rPr>
                <w:noProof/>
                <w:webHidden/>
              </w:rPr>
              <w:fldChar w:fldCharType="end"/>
            </w:r>
            <w:r w:rsidRPr="007710BC">
              <w:rPr>
                <w:rStyle w:val="Hyperlink"/>
                <w:noProof/>
              </w:rPr>
              <w:fldChar w:fldCharType="end"/>
            </w:r>
          </w:ins>
        </w:p>
        <w:p w14:paraId="5D590643" w14:textId="12BCEEA2" w:rsidR="00AA2AD5" w:rsidRDefault="00AA2AD5">
          <w:pPr>
            <w:pStyle w:val="TOC2"/>
            <w:tabs>
              <w:tab w:val="right" w:leader="dot" w:pos="9062"/>
            </w:tabs>
            <w:rPr>
              <w:ins w:id="57" w:author="ian hussey" w:date="2026-03-17T23:12:00Z" w16du:dateUtc="2026-03-17T22:12:00Z"/>
              <w:rFonts w:asciiTheme="minorHAnsi" w:eastAsiaTheme="minorEastAsia" w:hAnsiTheme="minorHAnsi" w:cstheme="minorBidi"/>
              <w:noProof/>
              <w:kern w:val="2"/>
              <w:lang w:val="en-CH"/>
              <w14:ligatures w14:val="standardContextual"/>
            </w:rPr>
          </w:pPr>
          <w:ins w:id="58"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"_Toc224681570"</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eastAsia="Aptos" w:cstheme="majorHAnsi"/>
                <w:noProof/>
              </w:rPr>
              <w:t>Example 11</w:t>
            </w:r>
            <w:r>
              <w:rPr>
                <w:noProof/>
                <w:webHidden/>
              </w:rPr>
              <w:tab/>
            </w:r>
            <w:r>
              <w:rPr>
                <w:noProof/>
                <w:webHidden/>
              </w:rPr>
              <w:fldChar w:fldCharType="begin"/>
            </w:r>
            <w:r>
              <w:rPr>
                <w:noProof/>
                <w:webHidden/>
              </w:rPr>
              <w:instrText xml:space="preserve"> PAGEREF _Toc224681570 \h </w:instrText>
            </w:r>
            <w:r>
              <w:rPr>
                <w:noProof/>
                <w:webHidden/>
              </w:rPr>
            </w:r>
            <w:r>
              <w:rPr>
                <w:noProof/>
                <w:webHidden/>
              </w:rPr>
              <w:fldChar w:fldCharType="separate"/>
            </w:r>
            <w:r>
              <w:rPr>
                <w:noProof/>
                <w:webHidden/>
              </w:rPr>
              <w:t>32</w:t>
            </w:r>
            <w:r>
              <w:rPr>
                <w:noProof/>
                <w:webHidden/>
              </w:rPr>
              <w:fldChar w:fldCharType="end"/>
            </w:r>
            <w:r w:rsidRPr="007710BC">
              <w:rPr>
                <w:rStyle w:val="Hyperlink"/>
                <w:noProof/>
              </w:rPr>
              <w:fldChar w:fldCharType="end"/>
            </w:r>
          </w:ins>
        </w:p>
        <w:p w14:paraId="3B522882" w14:textId="376966EE" w:rsidR="00AA2AD5" w:rsidRDefault="00AA2AD5">
          <w:pPr>
            <w:pStyle w:val="TOC2"/>
            <w:tabs>
              <w:tab w:val="right" w:leader="dot" w:pos="9062"/>
            </w:tabs>
            <w:rPr>
              <w:ins w:id="59" w:author="ian hussey" w:date="2026-03-17T23:12:00Z" w16du:dateUtc="2026-03-17T22:12:00Z"/>
              <w:rFonts w:asciiTheme="minorHAnsi" w:eastAsiaTheme="minorEastAsia" w:hAnsiTheme="minorHAnsi" w:cstheme="minorBidi"/>
              <w:noProof/>
              <w:kern w:val="2"/>
              <w:lang w:val="en-CH"/>
              <w14:ligatures w14:val="standardContextual"/>
            </w:rPr>
          </w:pPr>
          <w:ins w:id="60" w:author="ian hussey" w:date="2026-03-17T23:12:00Z" w16du:dateUtc="2026-03-17T22:12:00Z">
            <w:r w:rsidRPr="007710BC">
              <w:rPr>
                <w:rStyle w:val="Hyperlink"/>
                <w:noProof/>
              </w:rPr>
              <w:lastRenderedPageBreak/>
              <w:fldChar w:fldCharType="begin"/>
            </w:r>
            <w:r w:rsidRPr="007710BC">
              <w:rPr>
                <w:rStyle w:val="Hyperlink"/>
                <w:noProof/>
              </w:rPr>
              <w:instrText xml:space="preserve"> </w:instrText>
            </w:r>
            <w:r>
              <w:rPr>
                <w:noProof/>
              </w:rPr>
              <w:instrText>HYPERLINK \l "_Toc224681571"</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eastAsia="Aptos" w:cstheme="majorHAnsi"/>
                <w:noProof/>
              </w:rPr>
              <w:t>Example 12</w:t>
            </w:r>
            <w:r>
              <w:rPr>
                <w:noProof/>
                <w:webHidden/>
              </w:rPr>
              <w:tab/>
            </w:r>
            <w:r>
              <w:rPr>
                <w:noProof/>
                <w:webHidden/>
              </w:rPr>
              <w:fldChar w:fldCharType="begin"/>
            </w:r>
            <w:r>
              <w:rPr>
                <w:noProof/>
                <w:webHidden/>
              </w:rPr>
              <w:instrText xml:space="preserve"> PAGEREF _Toc224681571 \h </w:instrText>
            </w:r>
            <w:r>
              <w:rPr>
                <w:noProof/>
                <w:webHidden/>
              </w:rPr>
            </w:r>
            <w:r>
              <w:rPr>
                <w:noProof/>
                <w:webHidden/>
              </w:rPr>
              <w:fldChar w:fldCharType="separate"/>
            </w:r>
            <w:r>
              <w:rPr>
                <w:noProof/>
                <w:webHidden/>
              </w:rPr>
              <w:t>33</w:t>
            </w:r>
            <w:r>
              <w:rPr>
                <w:noProof/>
                <w:webHidden/>
              </w:rPr>
              <w:fldChar w:fldCharType="end"/>
            </w:r>
            <w:r w:rsidRPr="007710BC">
              <w:rPr>
                <w:rStyle w:val="Hyperlink"/>
                <w:noProof/>
              </w:rPr>
              <w:fldChar w:fldCharType="end"/>
            </w:r>
          </w:ins>
        </w:p>
        <w:p w14:paraId="59E8D9D8" w14:textId="1CB85621" w:rsidR="00AA2AD5" w:rsidRDefault="00AA2AD5">
          <w:pPr>
            <w:pStyle w:val="TOC2"/>
            <w:tabs>
              <w:tab w:val="right" w:leader="dot" w:pos="9062"/>
            </w:tabs>
            <w:rPr>
              <w:ins w:id="61" w:author="ian hussey" w:date="2026-03-17T23:12:00Z" w16du:dateUtc="2026-03-17T22:12:00Z"/>
              <w:rFonts w:asciiTheme="minorHAnsi" w:eastAsiaTheme="minorEastAsia" w:hAnsiTheme="minorHAnsi" w:cstheme="minorBidi"/>
              <w:noProof/>
              <w:kern w:val="2"/>
              <w:lang w:val="en-CH"/>
              <w14:ligatures w14:val="standardContextual"/>
            </w:rPr>
          </w:pPr>
          <w:ins w:id="62"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"_Toc224681572"</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cstheme="majorHAnsi"/>
                <w:noProof/>
              </w:rPr>
              <w:t>Example 13</w:t>
            </w:r>
            <w:r>
              <w:rPr>
                <w:noProof/>
                <w:webHidden/>
              </w:rPr>
              <w:tab/>
            </w:r>
            <w:r>
              <w:rPr>
                <w:noProof/>
                <w:webHidden/>
              </w:rPr>
              <w:fldChar w:fldCharType="begin"/>
            </w:r>
            <w:r>
              <w:rPr>
                <w:noProof/>
                <w:webHidden/>
              </w:rPr>
              <w:instrText xml:space="preserve"> PAGEREF _Toc224681572 \h </w:instrText>
            </w:r>
            <w:r>
              <w:rPr>
                <w:noProof/>
                <w:webHidden/>
              </w:rPr>
            </w:r>
            <w:r>
              <w:rPr>
                <w:noProof/>
                <w:webHidden/>
              </w:rPr>
              <w:fldChar w:fldCharType="separate"/>
            </w:r>
            <w:r>
              <w:rPr>
                <w:noProof/>
                <w:webHidden/>
              </w:rPr>
              <w:t>33</w:t>
            </w:r>
            <w:r>
              <w:rPr>
                <w:noProof/>
                <w:webHidden/>
              </w:rPr>
              <w:fldChar w:fldCharType="end"/>
            </w:r>
            <w:r w:rsidRPr="007710BC">
              <w:rPr>
                <w:rStyle w:val="Hyperlink"/>
                <w:noProof/>
              </w:rPr>
              <w:fldChar w:fldCharType="end"/>
            </w:r>
          </w:ins>
        </w:p>
        <w:p w14:paraId="54FA0C68" w14:textId="5DCED76F" w:rsidR="00AA2AD5" w:rsidRDefault="00AA2AD5">
          <w:pPr>
            <w:pStyle w:val="TOC2"/>
            <w:tabs>
              <w:tab w:val="right" w:leader="dot" w:pos="9062"/>
            </w:tabs>
            <w:rPr>
              <w:ins w:id="63" w:author="ian hussey" w:date="2026-03-17T23:12:00Z" w16du:dateUtc="2026-03-17T22:12:00Z"/>
              <w:rFonts w:asciiTheme="minorHAnsi" w:eastAsiaTheme="minorEastAsia" w:hAnsiTheme="minorHAnsi" w:cstheme="minorBidi"/>
              <w:noProof/>
              <w:kern w:val="2"/>
              <w:lang w:val="en-CH"/>
              <w14:ligatures w14:val="standardContextual"/>
            </w:rPr>
          </w:pPr>
          <w:ins w:id="64"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"_Toc224681573"</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eastAsia="Aptos" w:cstheme="majorHAnsi"/>
                <w:noProof/>
              </w:rPr>
              <w:t>Example 14</w:t>
            </w:r>
            <w:r>
              <w:rPr>
                <w:noProof/>
                <w:webHidden/>
              </w:rPr>
              <w:tab/>
            </w:r>
            <w:r>
              <w:rPr>
                <w:noProof/>
                <w:webHidden/>
              </w:rPr>
              <w:fldChar w:fldCharType="begin"/>
            </w:r>
            <w:r>
              <w:rPr>
                <w:noProof/>
                <w:webHidden/>
              </w:rPr>
              <w:instrText xml:space="preserve"> PAGEREF _Toc224681573 \h </w:instrText>
            </w:r>
            <w:r>
              <w:rPr>
                <w:noProof/>
                <w:webHidden/>
              </w:rPr>
            </w:r>
            <w:r>
              <w:rPr>
                <w:noProof/>
                <w:webHidden/>
              </w:rPr>
              <w:fldChar w:fldCharType="separate"/>
            </w:r>
            <w:r>
              <w:rPr>
                <w:noProof/>
                <w:webHidden/>
              </w:rPr>
              <w:t>34</w:t>
            </w:r>
            <w:r>
              <w:rPr>
                <w:noProof/>
                <w:webHidden/>
              </w:rPr>
              <w:fldChar w:fldCharType="end"/>
            </w:r>
            <w:r w:rsidRPr="007710BC">
              <w:rPr>
                <w:rStyle w:val="Hyperlink"/>
                <w:noProof/>
              </w:rPr>
              <w:fldChar w:fldCharType="end"/>
            </w:r>
          </w:ins>
        </w:p>
        <w:p w14:paraId="17BAE2ED" w14:textId="1DDF4F11" w:rsidR="00AA2AD5" w:rsidRDefault="00AA2AD5">
          <w:pPr>
            <w:pStyle w:val="TOC2"/>
            <w:tabs>
              <w:tab w:val="right" w:leader="dot" w:pos="9062"/>
            </w:tabs>
            <w:rPr>
              <w:ins w:id="65" w:author="ian hussey" w:date="2026-03-17T23:12:00Z" w16du:dateUtc="2026-03-17T22:12:00Z"/>
              <w:rFonts w:asciiTheme="minorHAnsi" w:eastAsiaTheme="minorEastAsia" w:hAnsiTheme="minorHAnsi" w:cstheme="minorBidi"/>
              <w:noProof/>
              <w:kern w:val="2"/>
              <w:lang w:val="en-CH"/>
              <w14:ligatures w14:val="standardContextual"/>
            </w:rPr>
          </w:pPr>
          <w:ins w:id="66" w:author="ian hussey" w:date="2026-03-17T23:12:00Z" w16du:dateUtc="2026-03-17T22:12:00Z">
            <w:r w:rsidRPr="007710BC">
              <w:rPr>
                <w:rStyle w:val="Hyperlink"/>
                <w:noProof/>
              </w:rPr>
              <w:fldChar w:fldCharType="begin"/>
            </w:r>
            <w:r w:rsidRPr="007710BC">
              <w:rPr>
                <w:rStyle w:val="Hyperlink"/>
                <w:noProof/>
              </w:rPr>
              <w:instrText xml:space="preserve"> </w:instrText>
            </w:r>
            <w:r>
              <w:rPr>
                <w:noProof/>
              </w:rPr>
              <w:instrText>HYPERLINK \l "_Toc224681574"</w:instrText>
            </w:r>
            <w:r w:rsidRPr="007710BC">
              <w:rPr>
                <w:rStyle w:val="Hyperlink"/>
                <w:noProof/>
              </w:rPr>
              <w:instrText xml:space="preserve"> </w:instrText>
            </w:r>
            <w:r w:rsidRPr="007710BC">
              <w:rPr>
                <w:rStyle w:val="Hyperlink"/>
                <w:noProof/>
              </w:rPr>
            </w:r>
            <w:r w:rsidRPr="007710BC">
              <w:rPr>
                <w:rStyle w:val="Hyperlink"/>
                <w:noProof/>
              </w:rPr>
              <w:fldChar w:fldCharType="separate"/>
            </w:r>
            <w:r w:rsidRPr="007710BC">
              <w:rPr>
                <w:rStyle w:val="Hyperlink"/>
                <w:rFonts w:eastAsia="Aptos" w:cstheme="majorHAnsi"/>
                <w:noProof/>
              </w:rPr>
              <w:t>Example 15</w:t>
            </w:r>
            <w:r>
              <w:rPr>
                <w:noProof/>
                <w:webHidden/>
              </w:rPr>
              <w:tab/>
            </w:r>
            <w:r>
              <w:rPr>
                <w:noProof/>
                <w:webHidden/>
              </w:rPr>
              <w:fldChar w:fldCharType="begin"/>
            </w:r>
            <w:r>
              <w:rPr>
                <w:noProof/>
                <w:webHidden/>
              </w:rPr>
              <w:instrText xml:space="preserve"> PAGEREF _Toc224681574 \h </w:instrText>
            </w:r>
            <w:r>
              <w:rPr>
                <w:noProof/>
                <w:webHidden/>
              </w:rPr>
            </w:r>
            <w:r>
              <w:rPr>
                <w:noProof/>
                <w:webHidden/>
              </w:rPr>
              <w:fldChar w:fldCharType="separate"/>
            </w:r>
            <w:r>
              <w:rPr>
                <w:noProof/>
                <w:webHidden/>
              </w:rPr>
              <w:t>35</w:t>
            </w:r>
            <w:r>
              <w:rPr>
                <w:noProof/>
                <w:webHidden/>
              </w:rPr>
              <w:fldChar w:fldCharType="end"/>
            </w:r>
            <w:r w:rsidRPr="007710BC">
              <w:rPr>
                <w:rStyle w:val="Hyperlink"/>
                <w:noProof/>
              </w:rPr>
              <w:fldChar w:fldCharType="end"/>
            </w:r>
          </w:ins>
        </w:p>
        <w:p w14:paraId="57F65778" w14:textId="77A05C36" w:rsidR="00BB228C" w:rsidDel="00761702" w:rsidRDefault="00BB228C">
          <w:pPr>
            <w:pStyle w:val="TOC1"/>
            <w:tabs>
              <w:tab w:val="right" w:leader="dot" w:pos="9062"/>
            </w:tabs>
            <w:rPr>
              <w:del w:id="67" w:author="ian hussey" w:date="2026-03-17T22:14:00Z" w16du:dateUtc="2026-03-17T21:14:00Z"/>
              <w:rFonts w:asciiTheme="minorHAnsi" w:eastAsiaTheme="minorEastAsia" w:hAnsiTheme="minorHAnsi" w:cstheme="minorBidi"/>
              <w:noProof/>
              <w:kern w:val="2"/>
              <w:lang w:val="en-GB"/>
              <w14:ligatures w14:val="standardContextual"/>
            </w:rPr>
          </w:pPr>
          <w:del w:id="68" w:author="ian hussey" w:date="2026-03-17T22:14:00Z" w16du:dateUtc="2026-03-17T21:14:00Z">
            <w:r w:rsidRPr="00761702" w:rsidDel="00761702">
              <w:rPr>
                <w:rFonts w:cstheme="majorHAnsi"/>
                <w:noProof/>
                <w:rPrChange w:id="69" w:author="ian hussey" w:date="2026-03-17T22:14:00Z" w16du:dateUtc="2026-03-17T21:14:00Z">
                  <w:rPr>
                    <w:rStyle w:val="Hyperlink"/>
                    <w:rFonts w:cstheme="majorHAnsi"/>
                    <w:noProof/>
                  </w:rPr>
                </w:rPrChange>
              </w:rPr>
              <w:delText>Introduction</w:delText>
            </w:r>
            <w:r w:rsidDel="00761702">
              <w:rPr>
                <w:noProof/>
                <w:webHidden/>
              </w:rPr>
              <w:tab/>
              <w:delText>3</w:delText>
            </w:r>
          </w:del>
        </w:p>
        <w:p w14:paraId="20868796" w14:textId="63F93C95" w:rsidR="00BB228C" w:rsidDel="00761702" w:rsidRDefault="00BB228C">
          <w:pPr>
            <w:pStyle w:val="TOC1"/>
            <w:tabs>
              <w:tab w:val="right" w:leader="dot" w:pos="9062"/>
            </w:tabs>
            <w:rPr>
              <w:del w:id="70" w:author="ian hussey" w:date="2026-03-17T22:14:00Z" w16du:dateUtc="2026-03-17T21:14:00Z"/>
              <w:rFonts w:asciiTheme="minorHAnsi" w:eastAsiaTheme="minorEastAsia" w:hAnsiTheme="minorHAnsi" w:cstheme="minorBidi"/>
              <w:noProof/>
              <w:kern w:val="2"/>
              <w:lang w:val="en-GB"/>
              <w14:ligatures w14:val="standardContextual"/>
            </w:rPr>
          </w:pPr>
          <w:del w:id="71" w:author="ian hussey" w:date="2026-03-17T22:14:00Z" w16du:dateUtc="2026-03-17T21:14:00Z">
            <w:r w:rsidRPr="00761702" w:rsidDel="00761702">
              <w:rPr>
                <w:rFonts w:cstheme="majorHAnsi"/>
                <w:noProof/>
                <w:rPrChange w:id="72" w:author="ian hussey" w:date="2026-03-17T22:14:00Z" w16du:dateUtc="2026-03-17T21:14:00Z">
                  <w:rPr>
                    <w:rStyle w:val="Hyperlink"/>
                    <w:rFonts w:cstheme="majorHAnsi"/>
                    <w:noProof/>
                  </w:rPr>
                </w:rPrChange>
              </w:rPr>
              <w:delText>Categories and definitions</w:delText>
            </w:r>
            <w:r w:rsidDel="00761702">
              <w:rPr>
                <w:noProof/>
                <w:webHidden/>
              </w:rPr>
              <w:tab/>
              <w:delText>5</w:delText>
            </w:r>
          </w:del>
        </w:p>
        <w:p w14:paraId="640C5C08" w14:textId="081522C5" w:rsidR="00BB228C" w:rsidDel="00761702" w:rsidRDefault="00BB228C">
          <w:pPr>
            <w:pStyle w:val="TOC2"/>
            <w:tabs>
              <w:tab w:val="right" w:leader="dot" w:pos="9062"/>
            </w:tabs>
            <w:rPr>
              <w:del w:id="73" w:author="ian hussey" w:date="2026-03-17T22:14:00Z" w16du:dateUtc="2026-03-17T21:14:00Z"/>
              <w:rFonts w:asciiTheme="minorHAnsi" w:eastAsiaTheme="minorEastAsia" w:hAnsiTheme="minorHAnsi" w:cstheme="minorBidi"/>
              <w:noProof/>
              <w:kern w:val="2"/>
              <w:lang w:val="en-GB"/>
              <w14:ligatures w14:val="standardContextual"/>
            </w:rPr>
          </w:pPr>
          <w:del w:id="74" w:author="ian hussey" w:date="2026-03-17T22:14:00Z" w16du:dateUtc="2026-03-17T21:14:00Z">
            <w:r w:rsidRPr="00761702" w:rsidDel="00761702">
              <w:rPr>
                <w:rFonts w:cstheme="majorHAnsi"/>
                <w:noProof/>
                <w:rPrChange w:id="75" w:author="ian hussey" w:date="2026-03-17T22:14:00Z" w16du:dateUtc="2026-03-17T21:14:00Z">
                  <w:rPr>
                    <w:rStyle w:val="Hyperlink"/>
                    <w:rFonts w:cstheme="majorHAnsi"/>
                    <w:noProof/>
                  </w:rPr>
                </w:rPrChange>
              </w:rPr>
              <w:delText>Dimensional classification system</w:delText>
            </w:r>
            <w:r w:rsidDel="00761702">
              <w:rPr>
                <w:noProof/>
                <w:webHidden/>
              </w:rPr>
              <w:tab/>
              <w:delText>5</w:delText>
            </w:r>
          </w:del>
        </w:p>
        <w:p w14:paraId="4933973E" w14:textId="247B00C2" w:rsidR="00BB228C" w:rsidDel="00761702" w:rsidRDefault="00BB228C">
          <w:pPr>
            <w:pStyle w:val="TOC2"/>
            <w:tabs>
              <w:tab w:val="right" w:leader="dot" w:pos="9062"/>
            </w:tabs>
            <w:rPr>
              <w:del w:id="76" w:author="ian hussey" w:date="2026-03-17T22:14:00Z" w16du:dateUtc="2026-03-17T21:14:00Z"/>
              <w:rFonts w:asciiTheme="minorHAnsi" w:eastAsiaTheme="minorEastAsia" w:hAnsiTheme="minorHAnsi" w:cstheme="minorBidi"/>
              <w:noProof/>
              <w:kern w:val="2"/>
              <w:lang w:val="en-GB"/>
              <w14:ligatures w14:val="standardContextual"/>
            </w:rPr>
          </w:pPr>
          <w:del w:id="77" w:author="ian hussey" w:date="2026-03-17T22:14:00Z" w16du:dateUtc="2026-03-17T21:14:00Z">
            <w:r w:rsidRPr="00761702" w:rsidDel="00761702">
              <w:rPr>
                <w:rFonts w:cstheme="majorHAnsi"/>
                <w:noProof/>
                <w:rPrChange w:id="78" w:author="ian hussey" w:date="2026-03-17T22:14:00Z" w16du:dateUtc="2026-03-17T21:14:00Z">
                  <w:rPr>
                    <w:rStyle w:val="Hyperlink"/>
                    <w:rFonts w:cstheme="majorHAnsi"/>
                    <w:noProof/>
                  </w:rPr>
                </w:rPrChange>
              </w:rPr>
              <w:delText>Aligned vs. non-aligned measures</w:delText>
            </w:r>
            <w:r w:rsidDel="00761702">
              <w:rPr>
                <w:noProof/>
                <w:webHidden/>
              </w:rPr>
              <w:tab/>
              <w:delText>5</w:delText>
            </w:r>
          </w:del>
        </w:p>
        <w:p w14:paraId="5B3DF46C" w14:textId="4BF49557" w:rsidR="00BB228C" w:rsidDel="00761702" w:rsidRDefault="00BB228C">
          <w:pPr>
            <w:pStyle w:val="TOC2"/>
            <w:tabs>
              <w:tab w:val="right" w:leader="dot" w:pos="9062"/>
            </w:tabs>
            <w:rPr>
              <w:del w:id="79" w:author="ian hussey" w:date="2026-03-17T22:14:00Z" w16du:dateUtc="2026-03-17T21:14:00Z"/>
              <w:rFonts w:asciiTheme="minorHAnsi" w:eastAsiaTheme="minorEastAsia" w:hAnsiTheme="minorHAnsi" w:cstheme="minorBidi"/>
              <w:noProof/>
              <w:kern w:val="2"/>
              <w:lang w:val="en-GB"/>
              <w14:ligatures w14:val="standardContextual"/>
            </w:rPr>
          </w:pPr>
          <w:del w:id="80" w:author="ian hussey" w:date="2026-03-17T22:14:00Z" w16du:dateUtc="2026-03-17T21:14:00Z">
            <w:r w:rsidRPr="00761702" w:rsidDel="00761702">
              <w:rPr>
                <w:rFonts w:cstheme="majorHAnsi"/>
                <w:noProof/>
                <w:rPrChange w:id="81" w:author="ian hussey" w:date="2026-03-17T22:14:00Z" w16du:dateUtc="2026-03-17T21:14:00Z">
                  <w:rPr>
                    <w:rStyle w:val="Hyperlink"/>
                    <w:rFonts w:cstheme="majorHAnsi"/>
                    <w:noProof/>
                  </w:rPr>
                </w:rPrChange>
              </w:rPr>
              <w:delText xml:space="preserve">First dimension - </w:delText>
            </w:r>
            <w:r w:rsidRPr="00761702" w:rsidDel="00761702">
              <w:rPr>
                <w:rFonts w:cstheme="majorHAnsi"/>
                <w:b/>
                <w:bCs/>
                <w:noProof/>
                <w:rPrChange w:id="82" w:author="ian hussey" w:date="2026-03-17T22:14:00Z" w16du:dateUtc="2026-03-17T21:14:00Z">
                  <w:rPr>
                    <w:rStyle w:val="Hyperlink"/>
                    <w:rFonts w:cstheme="majorHAnsi"/>
                    <w:b/>
                    <w:bCs/>
                    <w:noProof/>
                  </w:rPr>
                </w:rPrChange>
              </w:rPr>
              <w:delText>How</w:delText>
            </w:r>
            <w:r w:rsidRPr="00761702" w:rsidDel="00761702">
              <w:rPr>
                <w:rFonts w:cstheme="majorHAnsi"/>
                <w:noProof/>
                <w:rPrChange w:id="83" w:author="ian hussey" w:date="2026-03-17T22:14:00Z" w16du:dateUtc="2026-03-17T21:14:00Z">
                  <w:rPr>
                    <w:rStyle w:val="Hyperlink"/>
                    <w:rFonts w:cstheme="majorHAnsi"/>
                    <w:noProof/>
                  </w:rPr>
                </w:rPrChange>
              </w:rPr>
              <w:delText xml:space="preserve"> is it being measured</w:delText>
            </w:r>
            <w:r w:rsidDel="00761702">
              <w:rPr>
                <w:noProof/>
                <w:webHidden/>
              </w:rPr>
              <w:tab/>
              <w:delText>7</w:delText>
            </w:r>
          </w:del>
        </w:p>
        <w:p w14:paraId="72D6B756" w14:textId="29B1B565" w:rsidR="00BB228C" w:rsidDel="00761702" w:rsidRDefault="00BB228C">
          <w:pPr>
            <w:pStyle w:val="TOC3"/>
            <w:tabs>
              <w:tab w:val="right" w:leader="dot" w:pos="9062"/>
            </w:tabs>
            <w:rPr>
              <w:del w:id="84" w:author="ian hussey" w:date="2026-03-17T22:14:00Z" w16du:dateUtc="2026-03-17T21:14:00Z"/>
              <w:rFonts w:asciiTheme="minorHAnsi" w:eastAsiaTheme="minorEastAsia" w:hAnsiTheme="minorHAnsi" w:cstheme="minorBidi"/>
              <w:noProof/>
              <w:kern w:val="2"/>
              <w:lang w:val="en-GB"/>
              <w14:ligatures w14:val="standardContextual"/>
            </w:rPr>
          </w:pPr>
          <w:del w:id="85" w:author="ian hussey" w:date="2026-03-17T22:14:00Z" w16du:dateUtc="2026-03-17T21:14:00Z">
            <w:r w:rsidRPr="00761702" w:rsidDel="00761702">
              <w:rPr>
                <w:rFonts w:cstheme="majorHAnsi"/>
                <w:noProof/>
                <w:rPrChange w:id="86" w:author="ian hussey" w:date="2026-03-17T22:14:00Z" w16du:dateUtc="2026-03-17T21:14:00Z">
                  <w:rPr>
                    <w:rStyle w:val="Hyperlink"/>
                    <w:rFonts w:cstheme="majorHAnsi"/>
                    <w:noProof/>
                  </w:rPr>
                </w:rPrChange>
              </w:rPr>
              <w:delText>Self-report (and other-reports)</w:delText>
            </w:r>
            <w:r w:rsidDel="00761702">
              <w:rPr>
                <w:noProof/>
                <w:webHidden/>
              </w:rPr>
              <w:tab/>
              <w:delText>7</w:delText>
            </w:r>
          </w:del>
        </w:p>
        <w:p w14:paraId="324451DC" w14:textId="5E61DEA9" w:rsidR="00BB228C" w:rsidDel="00761702" w:rsidRDefault="00BB228C">
          <w:pPr>
            <w:pStyle w:val="TOC3"/>
            <w:tabs>
              <w:tab w:val="right" w:leader="dot" w:pos="9062"/>
            </w:tabs>
            <w:rPr>
              <w:del w:id="87" w:author="ian hussey" w:date="2026-03-17T22:14:00Z" w16du:dateUtc="2026-03-17T21:14:00Z"/>
              <w:rFonts w:asciiTheme="minorHAnsi" w:eastAsiaTheme="minorEastAsia" w:hAnsiTheme="minorHAnsi" w:cstheme="minorBidi"/>
              <w:noProof/>
              <w:kern w:val="2"/>
              <w:lang w:val="en-GB"/>
              <w14:ligatures w14:val="standardContextual"/>
            </w:rPr>
          </w:pPr>
          <w:del w:id="88" w:author="ian hussey" w:date="2026-03-17T22:14:00Z" w16du:dateUtc="2026-03-17T21:14:00Z">
            <w:r w:rsidRPr="00761702" w:rsidDel="00761702">
              <w:rPr>
                <w:rFonts w:cstheme="majorHAnsi"/>
                <w:noProof/>
                <w:rPrChange w:id="89" w:author="ian hussey" w:date="2026-03-17T22:14:00Z" w16du:dateUtc="2026-03-17T21:14:00Z">
                  <w:rPr>
                    <w:rStyle w:val="Hyperlink"/>
                    <w:rFonts w:cstheme="majorHAnsi"/>
                    <w:noProof/>
                  </w:rPr>
                </w:rPrChange>
              </w:rPr>
              <w:delText>Tests</w:delText>
            </w:r>
            <w:r w:rsidDel="00761702">
              <w:rPr>
                <w:noProof/>
                <w:webHidden/>
              </w:rPr>
              <w:tab/>
              <w:delText>8</w:delText>
            </w:r>
          </w:del>
        </w:p>
        <w:p w14:paraId="020522E4" w14:textId="0FC4F404" w:rsidR="00BB228C" w:rsidDel="00761702" w:rsidRDefault="00BB228C">
          <w:pPr>
            <w:pStyle w:val="TOC3"/>
            <w:tabs>
              <w:tab w:val="right" w:leader="dot" w:pos="9062"/>
            </w:tabs>
            <w:rPr>
              <w:del w:id="90" w:author="ian hussey" w:date="2026-03-17T22:14:00Z" w16du:dateUtc="2026-03-17T21:14:00Z"/>
              <w:rFonts w:asciiTheme="minorHAnsi" w:eastAsiaTheme="minorEastAsia" w:hAnsiTheme="minorHAnsi" w:cstheme="minorBidi"/>
              <w:noProof/>
              <w:kern w:val="2"/>
              <w:lang w:val="en-GB"/>
              <w14:ligatures w14:val="standardContextual"/>
            </w:rPr>
          </w:pPr>
          <w:del w:id="91" w:author="ian hussey" w:date="2026-03-17T22:14:00Z" w16du:dateUtc="2026-03-17T21:14:00Z">
            <w:r w:rsidRPr="00761702" w:rsidDel="00761702">
              <w:rPr>
                <w:rFonts w:cstheme="majorHAnsi"/>
                <w:noProof/>
                <w:rPrChange w:id="92" w:author="ian hussey" w:date="2026-03-17T22:14:00Z" w16du:dateUtc="2026-03-17T21:14:00Z">
                  <w:rPr>
                    <w:rStyle w:val="Hyperlink"/>
                    <w:rFonts w:cstheme="majorHAnsi"/>
                    <w:noProof/>
                  </w:rPr>
                </w:rPrChange>
              </w:rPr>
              <w:delText>Behavioral Measure</w:delText>
            </w:r>
            <w:r w:rsidDel="00761702">
              <w:rPr>
                <w:noProof/>
                <w:webHidden/>
              </w:rPr>
              <w:tab/>
              <w:delText>9</w:delText>
            </w:r>
          </w:del>
        </w:p>
        <w:p w14:paraId="1A1840A0" w14:textId="1C94127A" w:rsidR="00BB228C" w:rsidDel="00761702" w:rsidRDefault="00BB228C">
          <w:pPr>
            <w:pStyle w:val="TOC3"/>
            <w:tabs>
              <w:tab w:val="right" w:leader="dot" w:pos="9062"/>
            </w:tabs>
            <w:rPr>
              <w:del w:id="93" w:author="ian hussey" w:date="2026-03-17T22:14:00Z" w16du:dateUtc="2026-03-17T21:14:00Z"/>
              <w:rFonts w:asciiTheme="minorHAnsi" w:eastAsiaTheme="minorEastAsia" w:hAnsiTheme="minorHAnsi" w:cstheme="minorBidi"/>
              <w:noProof/>
              <w:kern w:val="2"/>
              <w:lang w:val="en-GB"/>
              <w14:ligatures w14:val="standardContextual"/>
            </w:rPr>
          </w:pPr>
          <w:del w:id="94" w:author="ian hussey" w:date="2026-03-17T22:14:00Z" w16du:dateUtc="2026-03-17T21:14:00Z">
            <w:r w:rsidRPr="00761702" w:rsidDel="00761702">
              <w:rPr>
                <w:rFonts w:cstheme="majorHAnsi"/>
                <w:noProof/>
                <w:rPrChange w:id="95" w:author="ian hussey" w:date="2026-03-17T22:14:00Z" w16du:dateUtc="2026-03-17T21:14:00Z">
                  <w:rPr>
                    <w:rStyle w:val="Hyperlink"/>
                    <w:rFonts w:cstheme="majorHAnsi"/>
                    <w:noProof/>
                  </w:rPr>
                </w:rPrChange>
              </w:rPr>
              <w:delText>Neuro/bio/physiological measure</w:delText>
            </w:r>
            <w:r w:rsidDel="00761702">
              <w:rPr>
                <w:noProof/>
                <w:webHidden/>
              </w:rPr>
              <w:tab/>
              <w:delText>11</w:delText>
            </w:r>
          </w:del>
        </w:p>
        <w:p w14:paraId="2F73EBA8" w14:textId="74C8BF56" w:rsidR="00BB228C" w:rsidDel="00761702" w:rsidRDefault="00BB228C">
          <w:pPr>
            <w:pStyle w:val="TOC2"/>
            <w:tabs>
              <w:tab w:val="right" w:leader="dot" w:pos="9062"/>
            </w:tabs>
            <w:rPr>
              <w:del w:id="96" w:author="ian hussey" w:date="2026-03-17T22:14:00Z" w16du:dateUtc="2026-03-17T21:14:00Z"/>
              <w:rFonts w:asciiTheme="minorHAnsi" w:eastAsiaTheme="minorEastAsia" w:hAnsiTheme="minorHAnsi" w:cstheme="minorBidi"/>
              <w:noProof/>
              <w:kern w:val="2"/>
              <w:lang w:val="en-GB"/>
              <w14:ligatures w14:val="standardContextual"/>
            </w:rPr>
          </w:pPr>
          <w:del w:id="97" w:author="ian hussey" w:date="2026-03-17T22:14:00Z" w16du:dateUtc="2026-03-17T21:14:00Z">
            <w:r w:rsidRPr="00761702" w:rsidDel="00761702">
              <w:rPr>
                <w:rFonts w:cstheme="majorHAnsi"/>
                <w:noProof/>
                <w:rPrChange w:id="98" w:author="ian hussey" w:date="2026-03-17T22:14:00Z" w16du:dateUtc="2026-03-17T21:14:00Z">
                  <w:rPr>
                    <w:rStyle w:val="Hyperlink"/>
                    <w:rFonts w:cstheme="majorHAnsi"/>
                    <w:noProof/>
                  </w:rPr>
                </w:rPrChange>
              </w:rPr>
              <w:delText xml:space="preserve">Second dimension - </w:delText>
            </w:r>
            <w:r w:rsidRPr="00761702" w:rsidDel="00761702">
              <w:rPr>
                <w:rFonts w:cstheme="majorHAnsi"/>
                <w:b/>
                <w:bCs/>
                <w:noProof/>
                <w:rPrChange w:id="99" w:author="ian hussey" w:date="2026-03-17T22:14:00Z" w16du:dateUtc="2026-03-17T21:14:00Z">
                  <w:rPr>
                    <w:rStyle w:val="Hyperlink"/>
                    <w:rFonts w:cstheme="majorHAnsi"/>
                    <w:b/>
                    <w:bCs/>
                    <w:noProof/>
                  </w:rPr>
                </w:rPrChange>
              </w:rPr>
              <w:delText>What</w:delText>
            </w:r>
            <w:r w:rsidRPr="00761702" w:rsidDel="00761702">
              <w:rPr>
                <w:rFonts w:cstheme="majorHAnsi"/>
                <w:noProof/>
                <w:rPrChange w:id="100" w:author="ian hussey" w:date="2026-03-17T22:14:00Z" w16du:dateUtc="2026-03-17T21:14:00Z">
                  <w:rPr>
                    <w:rStyle w:val="Hyperlink"/>
                    <w:rFonts w:cstheme="majorHAnsi"/>
                    <w:noProof/>
                  </w:rPr>
                </w:rPrChange>
              </w:rPr>
              <w:delText xml:space="preserve"> is being measured</w:delText>
            </w:r>
            <w:r w:rsidDel="00761702">
              <w:rPr>
                <w:noProof/>
                <w:webHidden/>
              </w:rPr>
              <w:tab/>
              <w:delText>12</w:delText>
            </w:r>
          </w:del>
        </w:p>
        <w:p w14:paraId="0D2458FC" w14:textId="18AF0BB1" w:rsidR="00BB228C" w:rsidDel="00761702" w:rsidRDefault="00BB228C">
          <w:pPr>
            <w:pStyle w:val="TOC3"/>
            <w:tabs>
              <w:tab w:val="right" w:leader="dot" w:pos="9062"/>
            </w:tabs>
            <w:rPr>
              <w:del w:id="101" w:author="ian hussey" w:date="2026-03-17T22:14:00Z" w16du:dateUtc="2026-03-17T21:14:00Z"/>
              <w:rFonts w:asciiTheme="minorHAnsi" w:eastAsiaTheme="minorEastAsia" w:hAnsiTheme="minorHAnsi" w:cstheme="minorBidi"/>
              <w:noProof/>
              <w:kern w:val="2"/>
              <w:lang w:val="en-GB"/>
              <w14:ligatures w14:val="standardContextual"/>
            </w:rPr>
          </w:pPr>
          <w:del w:id="102" w:author="ian hussey" w:date="2026-03-17T22:14:00Z" w16du:dateUtc="2026-03-17T21:14:00Z">
            <w:r w:rsidRPr="00761702" w:rsidDel="00761702">
              <w:rPr>
                <w:rFonts w:cstheme="majorHAnsi"/>
                <w:noProof/>
                <w:rPrChange w:id="103" w:author="ian hussey" w:date="2026-03-17T22:14:00Z" w16du:dateUtc="2026-03-17T21:14:00Z">
                  <w:rPr>
                    <w:rStyle w:val="Hyperlink"/>
                    <w:rFonts w:cstheme="majorHAnsi"/>
                    <w:noProof/>
                  </w:rPr>
                </w:rPrChange>
              </w:rPr>
              <w:delText>Subjective experience</w:delText>
            </w:r>
            <w:r w:rsidDel="00761702">
              <w:rPr>
                <w:noProof/>
                <w:webHidden/>
              </w:rPr>
              <w:tab/>
              <w:delText>12</w:delText>
            </w:r>
          </w:del>
        </w:p>
        <w:p w14:paraId="467683ED" w14:textId="627673AF" w:rsidR="00BB228C" w:rsidDel="00761702" w:rsidRDefault="00BB228C">
          <w:pPr>
            <w:pStyle w:val="TOC3"/>
            <w:tabs>
              <w:tab w:val="right" w:leader="dot" w:pos="9062"/>
            </w:tabs>
            <w:rPr>
              <w:del w:id="104" w:author="ian hussey" w:date="2026-03-17T22:14:00Z" w16du:dateUtc="2026-03-17T21:14:00Z"/>
              <w:rFonts w:asciiTheme="minorHAnsi" w:eastAsiaTheme="minorEastAsia" w:hAnsiTheme="minorHAnsi" w:cstheme="minorBidi"/>
              <w:noProof/>
              <w:kern w:val="2"/>
              <w:lang w:val="en-GB"/>
              <w14:ligatures w14:val="standardContextual"/>
            </w:rPr>
          </w:pPr>
          <w:del w:id="105" w:author="ian hussey" w:date="2026-03-17T22:14:00Z" w16du:dateUtc="2026-03-17T21:14:00Z">
            <w:r w:rsidRPr="00761702" w:rsidDel="00761702">
              <w:rPr>
                <w:rFonts w:cstheme="majorHAnsi"/>
                <w:noProof/>
                <w:rPrChange w:id="106" w:author="ian hussey" w:date="2026-03-17T22:14:00Z" w16du:dateUtc="2026-03-17T21:14:00Z">
                  <w:rPr>
                    <w:rStyle w:val="Hyperlink"/>
                    <w:rFonts w:cstheme="majorHAnsi"/>
                    <w:noProof/>
                  </w:rPr>
                </w:rPrChange>
              </w:rPr>
              <w:delText>Mental ability or cognitive process</w:delText>
            </w:r>
            <w:r w:rsidDel="00761702">
              <w:rPr>
                <w:noProof/>
                <w:webHidden/>
              </w:rPr>
              <w:tab/>
              <w:delText>14</w:delText>
            </w:r>
          </w:del>
        </w:p>
        <w:p w14:paraId="4BB006C5" w14:textId="3EA46E02" w:rsidR="00BB228C" w:rsidDel="00761702" w:rsidRDefault="00BB228C">
          <w:pPr>
            <w:pStyle w:val="TOC3"/>
            <w:tabs>
              <w:tab w:val="right" w:leader="dot" w:pos="9062"/>
            </w:tabs>
            <w:rPr>
              <w:del w:id="107" w:author="ian hussey" w:date="2026-03-17T22:14:00Z" w16du:dateUtc="2026-03-17T21:14:00Z"/>
              <w:rFonts w:asciiTheme="minorHAnsi" w:eastAsiaTheme="minorEastAsia" w:hAnsiTheme="minorHAnsi" w:cstheme="minorBidi"/>
              <w:noProof/>
              <w:kern w:val="2"/>
              <w:lang w:val="en-GB"/>
              <w14:ligatures w14:val="standardContextual"/>
            </w:rPr>
          </w:pPr>
          <w:del w:id="108" w:author="ian hussey" w:date="2026-03-17T22:14:00Z" w16du:dateUtc="2026-03-17T21:14:00Z">
            <w:r w:rsidRPr="00761702" w:rsidDel="00761702">
              <w:rPr>
                <w:rFonts w:cstheme="majorHAnsi"/>
                <w:noProof/>
                <w:rPrChange w:id="109" w:author="ian hussey" w:date="2026-03-17T22:14:00Z" w16du:dateUtc="2026-03-17T21:14:00Z">
                  <w:rPr>
                    <w:rStyle w:val="Hyperlink"/>
                    <w:rFonts w:cstheme="majorHAnsi"/>
                    <w:noProof/>
                  </w:rPr>
                </w:rPrChange>
              </w:rPr>
              <w:delText>Behavior</w:delText>
            </w:r>
            <w:r w:rsidDel="00761702">
              <w:rPr>
                <w:noProof/>
                <w:webHidden/>
              </w:rPr>
              <w:tab/>
              <w:delText>15</w:delText>
            </w:r>
          </w:del>
        </w:p>
        <w:p w14:paraId="3B008E15" w14:textId="52DB3E4E" w:rsidR="00BB228C" w:rsidDel="00761702" w:rsidRDefault="00BB228C">
          <w:pPr>
            <w:pStyle w:val="TOC3"/>
            <w:tabs>
              <w:tab w:val="right" w:leader="dot" w:pos="9062"/>
            </w:tabs>
            <w:rPr>
              <w:del w:id="110" w:author="ian hussey" w:date="2026-03-17T22:14:00Z" w16du:dateUtc="2026-03-17T21:14:00Z"/>
              <w:rFonts w:asciiTheme="minorHAnsi" w:eastAsiaTheme="minorEastAsia" w:hAnsiTheme="minorHAnsi" w:cstheme="minorBidi"/>
              <w:noProof/>
              <w:kern w:val="2"/>
              <w:lang w:val="en-GB"/>
              <w14:ligatures w14:val="standardContextual"/>
            </w:rPr>
          </w:pPr>
          <w:del w:id="111" w:author="ian hussey" w:date="2026-03-17T22:14:00Z" w16du:dateUtc="2026-03-17T21:14:00Z">
            <w:r w:rsidRPr="00761702" w:rsidDel="00761702">
              <w:rPr>
                <w:rFonts w:cstheme="majorHAnsi"/>
                <w:noProof/>
                <w:rPrChange w:id="112" w:author="ian hussey" w:date="2026-03-17T22:14:00Z" w16du:dateUtc="2026-03-17T21:14:00Z">
                  <w:rPr>
                    <w:rStyle w:val="Hyperlink"/>
                    <w:rFonts w:cstheme="majorHAnsi"/>
                    <w:noProof/>
                  </w:rPr>
                </w:rPrChange>
              </w:rPr>
              <w:delText>Neuro/Bio/Physiology</w:delText>
            </w:r>
            <w:r w:rsidDel="00761702">
              <w:rPr>
                <w:noProof/>
                <w:webHidden/>
              </w:rPr>
              <w:tab/>
              <w:delText>16</w:delText>
            </w:r>
          </w:del>
        </w:p>
        <w:p w14:paraId="1F577F4B" w14:textId="78C07785" w:rsidR="00BB228C" w:rsidDel="00761702" w:rsidRDefault="00BB228C">
          <w:pPr>
            <w:pStyle w:val="TOC1"/>
            <w:tabs>
              <w:tab w:val="right" w:leader="dot" w:pos="9062"/>
            </w:tabs>
            <w:rPr>
              <w:del w:id="113" w:author="ian hussey" w:date="2026-03-17T22:14:00Z" w16du:dateUtc="2026-03-17T21:14:00Z"/>
              <w:rFonts w:asciiTheme="minorHAnsi" w:eastAsiaTheme="minorEastAsia" w:hAnsiTheme="minorHAnsi" w:cstheme="minorBidi"/>
              <w:noProof/>
              <w:kern w:val="2"/>
              <w:lang w:val="en-GB"/>
              <w14:ligatures w14:val="standardContextual"/>
            </w:rPr>
          </w:pPr>
          <w:del w:id="114" w:author="ian hussey" w:date="2026-03-17T22:14:00Z" w16du:dateUtc="2026-03-17T21:14:00Z">
            <w:r w:rsidRPr="00761702" w:rsidDel="00761702">
              <w:rPr>
                <w:rFonts w:cstheme="majorHAnsi"/>
                <w:noProof/>
                <w:rPrChange w:id="115" w:author="ian hussey" w:date="2026-03-17T22:14:00Z" w16du:dateUtc="2026-03-17T21:14:00Z">
                  <w:rPr>
                    <w:rStyle w:val="Hyperlink"/>
                    <w:rFonts w:cstheme="majorHAnsi"/>
                    <w:noProof/>
                  </w:rPr>
                </w:rPrChange>
              </w:rPr>
              <w:delText>Further Categorization of Behavioral Measures</w:delText>
            </w:r>
            <w:r w:rsidDel="00761702">
              <w:rPr>
                <w:noProof/>
                <w:webHidden/>
              </w:rPr>
              <w:tab/>
              <w:delText>17</w:delText>
            </w:r>
          </w:del>
        </w:p>
        <w:p w14:paraId="7ABB148B" w14:textId="66F8502C" w:rsidR="00BB228C" w:rsidDel="00761702" w:rsidRDefault="00BB228C">
          <w:pPr>
            <w:pStyle w:val="TOC2"/>
            <w:tabs>
              <w:tab w:val="right" w:leader="dot" w:pos="9062"/>
            </w:tabs>
            <w:rPr>
              <w:del w:id="116" w:author="ian hussey" w:date="2026-03-17T22:14:00Z" w16du:dateUtc="2026-03-17T21:14:00Z"/>
              <w:rFonts w:asciiTheme="minorHAnsi" w:eastAsiaTheme="minorEastAsia" w:hAnsiTheme="minorHAnsi" w:cstheme="minorBidi"/>
              <w:noProof/>
              <w:kern w:val="2"/>
              <w:lang w:val="en-GB"/>
              <w14:ligatures w14:val="standardContextual"/>
            </w:rPr>
          </w:pPr>
          <w:del w:id="117" w:author="ian hussey" w:date="2026-03-17T22:14:00Z" w16du:dateUtc="2026-03-17T21:14:00Z">
            <w:r w:rsidRPr="00761702" w:rsidDel="00761702">
              <w:rPr>
                <w:rFonts w:cstheme="majorHAnsi"/>
                <w:noProof/>
                <w:rPrChange w:id="118" w:author="ian hussey" w:date="2026-03-17T22:14:00Z" w16du:dateUtc="2026-03-17T21:14:00Z">
                  <w:rPr>
                    <w:rStyle w:val="Hyperlink"/>
                    <w:rFonts w:cstheme="majorHAnsi"/>
                    <w:noProof/>
                  </w:rPr>
                </w:rPrChange>
              </w:rPr>
              <w:delText>Technology-Enhanced Behavioral Measure</w:delText>
            </w:r>
            <w:r w:rsidDel="00761702">
              <w:rPr>
                <w:noProof/>
                <w:webHidden/>
              </w:rPr>
              <w:tab/>
              <w:delText>17</w:delText>
            </w:r>
          </w:del>
        </w:p>
        <w:p w14:paraId="76101074" w14:textId="3525B57B" w:rsidR="00BB228C" w:rsidDel="00761702" w:rsidRDefault="00BB228C">
          <w:pPr>
            <w:pStyle w:val="TOC2"/>
            <w:tabs>
              <w:tab w:val="right" w:leader="dot" w:pos="9062"/>
            </w:tabs>
            <w:rPr>
              <w:del w:id="119" w:author="ian hussey" w:date="2026-03-17T22:14:00Z" w16du:dateUtc="2026-03-17T21:14:00Z"/>
              <w:rFonts w:asciiTheme="minorHAnsi" w:eastAsiaTheme="minorEastAsia" w:hAnsiTheme="minorHAnsi" w:cstheme="minorBidi"/>
              <w:noProof/>
              <w:kern w:val="2"/>
              <w:lang w:val="en-GB"/>
              <w14:ligatures w14:val="standardContextual"/>
            </w:rPr>
          </w:pPr>
          <w:del w:id="120" w:author="ian hussey" w:date="2026-03-17T22:14:00Z" w16du:dateUtc="2026-03-17T21:14:00Z">
            <w:r w:rsidRPr="00761702" w:rsidDel="00761702">
              <w:rPr>
                <w:rFonts w:cstheme="majorHAnsi"/>
                <w:noProof/>
                <w:rPrChange w:id="121" w:author="ian hussey" w:date="2026-03-17T22:14:00Z" w16du:dateUtc="2026-03-17T21:14:00Z">
                  <w:rPr>
                    <w:rStyle w:val="Hyperlink"/>
                    <w:rFonts w:cstheme="majorHAnsi"/>
                    <w:noProof/>
                  </w:rPr>
                </w:rPrChange>
              </w:rPr>
              <w:delText>Measures of Behavior as Dependent Variable</w:delText>
            </w:r>
            <w:r w:rsidDel="00761702">
              <w:rPr>
                <w:noProof/>
                <w:webHidden/>
              </w:rPr>
              <w:tab/>
              <w:delText>18</w:delText>
            </w:r>
          </w:del>
        </w:p>
        <w:p w14:paraId="61542B00" w14:textId="7BB78BF8" w:rsidR="00BB228C" w:rsidDel="00761702" w:rsidRDefault="00BB228C">
          <w:pPr>
            <w:pStyle w:val="TOC1"/>
            <w:tabs>
              <w:tab w:val="right" w:leader="dot" w:pos="9062"/>
            </w:tabs>
            <w:rPr>
              <w:del w:id="122" w:author="ian hussey" w:date="2026-03-17T22:14:00Z" w16du:dateUtc="2026-03-17T21:14:00Z"/>
              <w:rFonts w:asciiTheme="minorHAnsi" w:eastAsiaTheme="minorEastAsia" w:hAnsiTheme="minorHAnsi" w:cstheme="minorBidi"/>
              <w:noProof/>
              <w:kern w:val="2"/>
              <w:lang w:val="en-GB"/>
              <w14:ligatures w14:val="standardContextual"/>
            </w:rPr>
          </w:pPr>
          <w:del w:id="123" w:author="ian hussey" w:date="2026-03-17T22:14:00Z" w16du:dateUtc="2026-03-17T21:14:00Z">
            <w:r w:rsidRPr="00761702" w:rsidDel="00761702">
              <w:rPr>
                <w:rFonts w:cstheme="majorHAnsi"/>
                <w:noProof/>
                <w:rPrChange w:id="124" w:author="ian hussey" w:date="2026-03-17T22:14:00Z" w16du:dateUtc="2026-03-17T21:14:00Z">
                  <w:rPr>
                    <w:rStyle w:val="Hyperlink"/>
                    <w:rFonts w:cstheme="majorHAnsi"/>
                    <w:noProof/>
                  </w:rPr>
                </w:rPrChange>
              </w:rPr>
              <w:delText>Concerning both dimensions</w:delText>
            </w:r>
            <w:r w:rsidDel="00761702">
              <w:rPr>
                <w:noProof/>
                <w:webHidden/>
              </w:rPr>
              <w:tab/>
              <w:delText>20</w:delText>
            </w:r>
          </w:del>
        </w:p>
        <w:p w14:paraId="75027863" w14:textId="6438CD5D" w:rsidR="00BB228C" w:rsidDel="00761702" w:rsidRDefault="00BB228C">
          <w:pPr>
            <w:pStyle w:val="TOC2"/>
            <w:tabs>
              <w:tab w:val="right" w:leader="dot" w:pos="9062"/>
            </w:tabs>
            <w:rPr>
              <w:del w:id="125" w:author="ian hussey" w:date="2026-03-17T22:14:00Z" w16du:dateUtc="2026-03-17T21:14:00Z"/>
              <w:rFonts w:asciiTheme="minorHAnsi" w:eastAsiaTheme="minorEastAsia" w:hAnsiTheme="minorHAnsi" w:cstheme="minorBidi"/>
              <w:noProof/>
              <w:kern w:val="2"/>
              <w:lang w:val="en-GB"/>
              <w14:ligatures w14:val="standardContextual"/>
            </w:rPr>
          </w:pPr>
          <w:del w:id="126" w:author="ian hussey" w:date="2026-03-17T22:14:00Z" w16du:dateUtc="2026-03-17T21:14:00Z">
            <w:r w:rsidRPr="00761702" w:rsidDel="00761702">
              <w:rPr>
                <w:rFonts w:cstheme="majorHAnsi"/>
                <w:noProof/>
                <w:rPrChange w:id="127" w:author="ian hussey" w:date="2026-03-17T22:14:00Z" w16du:dateUtc="2026-03-17T21:14:00Z">
                  <w:rPr>
                    <w:rStyle w:val="Hyperlink"/>
                    <w:rFonts w:cstheme="majorHAnsi"/>
                    <w:noProof/>
                  </w:rPr>
                </w:rPrChange>
              </w:rPr>
              <w:delText>Indeterminable</w:delText>
            </w:r>
            <w:r w:rsidDel="00761702">
              <w:rPr>
                <w:noProof/>
                <w:webHidden/>
              </w:rPr>
              <w:tab/>
              <w:delText>20</w:delText>
            </w:r>
          </w:del>
        </w:p>
        <w:p w14:paraId="7AD1628D" w14:textId="21B3D5EA" w:rsidR="00BB228C" w:rsidDel="00761702" w:rsidRDefault="00BB228C">
          <w:pPr>
            <w:pStyle w:val="TOC2"/>
            <w:tabs>
              <w:tab w:val="right" w:leader="dot" w:pos="9062"/>
            </w:tabs>
            <w:rPr>
              <w:del w:id="128" w:author="ian hussey" w:date="2026-03-17T22:14:00Z" w16du:dateUtc="2026-03-17T21:14:00Z"/>
              <w:rFonts w:asciiTheme="minorHAnsi" w:eastAsiaTheme="minorEastAsia" w:hAnsiTheme="minorHAnsi" w:cstheme="minorBidi"/>
              <w:noProof/>
              <w:kern w:val="2"/>
              <w:lang w:val="en-GB"/>
              <w14:ligatures w14:val="standardContextual"/>
            </w:rPr>
          </w:pPr>
          <w:del w:id="129" w:author="ian hussey" w:date="2026-03-17T22:14:00Z" w16du:dateUtc="2026-03-17T21:14:00Z">
            <w:r w:rsidRPr="00761702" w:rsidDel="00761702">
              <w:rPr>
                <w:rFonts w:cstheme="majorHAnsi"/>
                <w:noProof/>
                <w:rPrChange w:id="130" w:author="ian hussey" w:date="2026-03-17T22:14:00Z" w16du:dateUtc="2026-03-17T21:14:00Z">
                  <w:rPr>
                    <w:rStyle w:val="Hyperlink"/>
                    <w:rFonts w:cstheme="majorHAnsi"/>
                    <w:noProof/>
                  </w:rPr>
                </w:rPrChange>
              </w:rPr>
              <w:delText>Time limited classification – ‘Out of time’</w:delText>
            </w:r>
            <w:r w:rsidDel="00761702">
              <w:rPr>
                <w:noProof/>
                <w:webHidden/>
              </w:rPr>
              <w:tab/>
              <w:delText>20</w:delText>
            </w:r>
          </w:del>
        </w:p>
        <w:p w14:paraId="4DBEAD57" w14:textId="481866AC" w:rsidR="00BB228C" w:rsidDel="00761702" w:rsidRDefault="00BB228C">
          <w:pPr>
            <w:pStyle w:val="TOC2"/>
            <w:tabs>
              <w:tab w:val="right" w:leader="dot" w:pos="9062"/>
            </w:tabs>
            <w:rPr>
              <w:del w:id="131" w:author="ian hussey" w:date="2026-03-17T22:14:00Z" w16du:dateUtc="2026-03-17T21:14:00Z"/>
              <w:rFonts w:asciiTheme="minorHAnsi" w:eastAsiaTheme="minorEastAsia" w:hAnsiTheme="minorHAnsi" w:cstheme="minorBidi"/>
              <w:noProof/>
              <w:kern w:val="2"/>
              <w:lang w:val="en-GB"/>
              <w14:ligatures w14:val="standardContextual"/>
            </w:rPr>
          </w:pPr>
          <w:del w:id="132" w:author="ian hussey" w:date="2026-03-17T22:14:00Z" w16du:dateUtc="2026-03-17T21:14:00Z">
            <w:r w:rsidRPr="00761702" w:rsidDel="00761702">
              <w:rPr>
                <w:rFonts w:cstheme="majorHAnsi"/>
                <w:noProof/>
                <w:rPrChange w:id="133" w:author="ian hussey" w:date="2026-03-17T22:14:00Z" w16du:dateUtc="2026-03-17T21:14:00Z">
                  <w:rPr>
                    <w:rStyle w:val="Hyperlink"/>
                    <w:rFonts w:cstheme="majorHAnsi"/>
                    <w:noProof/>
                  </w:rPr>
                </w:rPrChange>
              </w:rPr>
              <w:delText>Mixed categories</w:delText>
            </w:r>
            <w:r w:rsidDel="00761702">
              <w:rPr>
                <w:noProof/>
                <w:webHidden/>
              </w:rPr>
              <w:tab/>
              <w:delText>20</w:delText>
            </w:r>
          </w:del>
        </w:p>
        <w:p w14:paraId="270CAEA9" w14:textId="69095FA8" w:rsidR="00BB228C" w:rsidDel="00761702" w:rsidRDefault="00BB228C">
          <w:pPr>
            <w:pStyle w:val="TOC2"/>
            <w:tabs>
              <w:tab w:val="right" w:leader="dot" w:pos="9062"/>
            </w:tabs>
            <w:rPr>
              <w:del w:id="134" w:author="ian hussey" w:date="2026-03-17T22:14:00Z" w16du:dateUtc="2026-03-17T21:14:00Z"/>
              <w:rFonts w:asciiTheme="minorHAnsi" w:eastAsiaTheme="minorEastAsia" w:hAnsiTheme="minorHAnsi" w:cstheme="minorBidi"/>
              <w:noProof/>
              <w:kern w:val="2"/>
              <w:lang w:val="en-GB"/>
              <w14:ligatures w14:val="standardContextual"/>
            </w:rPr>
          </w:pPr>
          <w:del w:id="135" w:author="ian hussey" w:date="2026-03-17T22:14:00Z" w16du:dateUtc="2026-03-17T21:14:00Z">
            <w:r w:rsidRPr="00761702" w:rsidDel="00761702">
              <w:rPr>
                <w:rFonts w:cstheme="majorHAnsi"/>
                <w:noProof/>
                <w:rPrChange w:id="136" w:author="ian hussey" w:date="2026-03-17T22:14:00Z" w16du:dateUtc="2026-03-17T21:14:00Z">
                  <w:rPr>
                    <w:rStyle w:val="Hyperlink"/>
                    <w:rFonts w:cstheme="majorHAnsi"/>
                    <w:noProof/>
                  </w:rPr>
                </w:rPrChange>
              </w:rPr>
              <w:delText>Differentiation in items</w:delText>
            </w:r>
            <w:r w:rsidDel="00761702">
              <w:rPr>
                <w:noProof/>
                <w:webHidden/>
              </w:rPr>
              <w:tab/>
              <w:delText>21</w:delText>
            </w:r>
          </w:del>
        </w:p>
        <w:p w14:paraId="2C954AE2" w14:textId="70E4A233" w:rsidR="00BB228C" w:rsidDel="00761702" w:rsidRDefault="00BB228C">
          <w:pPr>
            <w:pStyle w:val="TOC1"/>
            <w:tabs>
              <w:tab w:val="right" w:leader="dot" w:pos="9062"/>
            </w:tabs>
            <w:rPr>
              <w:del w:id="137" w:author="ian hussey" w:date="2026-03-17T22:14:00Z" w16du:dateUtc="2026-03-17T21:14:00Z"/>
              <w:rFonts w:asciiTheme="minorHAnsi" w:eastAsiaTheme="minorEastAsia" w:hAnsiTheme="minorHAnsi" w:cstheme="minorBidi"/>
              <w:noProof/>
              <w:kern w:val="2"/>
              <w:lang w:val="en-GB"/>
              <w14:ligatures w14:val="standardContextual"/>
            </w:rPr>
          </w:pPr>
          <w:del w:id="138" w:author="ian hussey" w:date="2026-03-17T22:14:00Z" w16du:dateUtc="2026-03-17T21:14:00Z">
            <w:r w:rsidRPr="00761702" w:rsidDel="00761702">
              <w:rPr>
                <w:rFonts w:cstheme="majorHAnsi"/>
                <w:noProof/>
                <w:rPrChange w:id="139" w:author="ian hussey" w:date="2026-03-17T22:14:00Z" w16du:dateUtc="2026-03-17T21:14:00Z">
                  <w:rPr>
                    <w:rStyle w:val="Hyperlink"/>
                    <w:rFonts w:cstheme="majorHAnsi"/>
                    <w:noProof/>
                  </w:rPr>
                </w:rPrChange>
              </w:rPr>
              <w:delText>Workflow</w:delText>
            </w:r>
            <w:r w:rsidDel="00761702">
              <w:rPr>
                <w:noProof/>
                <w:webHidden/>
              </w:rPr>
              <w:tab/>
              <w:delText>23</w:delText>
            </w:r>
          </w:del>
        </w:p>
        <w:p w14:paraId="7666907F" w14:textId="4781C530" w:rsidR="00BB228C" w:rsidDel="00761702" w:rsidRDefault="00BB228C">
          <w:pPr>
            <w:pStyle w:val="TOC1"/>
            <w:tabs>
              <w:tab w:val="right" w:leader="dot" w:pos="9062"/>
            </w:tabs>
            <w:rPr>
              <w:del w:id="140" w:author="ian hussey" w:date="2026-03-17T22:14:00Z" w16du:dateUtc="2026-03-17T21:14:00Z"/>
              <w:rFonts w:asciiTheme="minorHAnsi" w:eastAsiaTheme="minorEastAsia" w:hAnsiTheme="minorHAnsi" w:cstheme="minorBidi"/>
              <w:noProof/>
              <w:kern w:val="2"/>
              <w:lang w:val="en-GB"/>
              <w14:ligatures w14:val="standardContextual"/>
            </w:rPr>
          </w:pPr>
          <w:del w:id="141" w:author="ian hussey" w:date="2026-03-17T22:14:00Z" w16du:dateUtc="2026-03-17T21:14:00Z">
            <w:r w:rsidRPr="00761702" w:rsidDel="00761702">
              <w:rPr>
                <w:rFonts w:cstheme="majorHAnsi"/>
                <w:noProof/>
                <w:rPrChange w:id="142" w:author="ian hussey" w:date="2026-03-17T22:14:00Z" w16du:dateUtc="2026-03-17T21:14:00Z">
                  <w:rPr>
                    <w:rStyle w:val="Hyperlink"/>
                    <w:rFonts w:cstheme="majorHAnsi"/>
                    <w:noProof/>
                  </w:rPr>
                </w:rPrChange>
              </w:rPr>
              <w:delText>Worked examples</w:delText>
            </w:r>
            <w:r w:rsidDel="00761702">
              <w:rPr>
                <w:noProof/>
                <w:webHidden/>
              </w:rPr>
              <w:tab/>
              <w:delText>27</w:delText>
            </w:r>
          </w:del>
        </w:p>
        <w:p w14:paraId="57C25484" w14:textId="04EDFC31" w:rsidR="00BB228C" w:rsidDel="00761702" w:rsidRDefault="00BB228C">
          <w:pPr>
            <w:pStyle w:val="TOC2"/>
            <w:tabs>
              <w:tab w:val="right" w:leader="dot" w:pos="9062"/>
            </w:tabs>
            <w:rPr>
              <w:del w:id="143" w:author="ian hussey" w:date="2026-03-17T22:14:00Z" w16du:dateUtc="2026-03-17T21:14:00Z"/>
              <w:rFonts w:asciiTheme="minorHAnsi" w:eastAsiaTheme="minorEastAsia" w:hAnsiTheme="minorHAnsi" w:cstheme="minorBidi"/>
              <w:noProof/>
              <w:kern w:val="2"/>
              <w:lang w:val="en-GB"/>
              <w14:ligatures w14:val="standardContextual"/>
            </w:rPr>
          </w:pPr>
          <w:del w:id="144" w:author="ian hussey" w:date="2026-03-17T22:14:00Z" w16du:dateUtc="2026-03-17T21:14:00Z">
            <w:r w:rsidRPr="00761702" w:rsidDel="00761702">
              <w:rPr>
                <w:rFonts w:cstheme="majorHAnsi"/>
                <w:noProof/>
                <w:rPrChange w:id="145" w:author="ian hussey" w:date="2026-03-17T22:14:00Z" w16du:dateUtc="2026-03-17T21:14:00Z">
                  <w:rPr>
                    <w:rStyle w:val="Hyperlink"/>
                    <w:rFonts w:cstheme="majorHAnsi"/>
                    <w:noProof/>
                  </w:rPr>
                </w:rPrChange>
              </w:rPr>
              <w:delText>Example 1</w:delText>
            </w:r>
            <w:r w:rsidDel="00761702">
              <w:rPr>
                <w:noProof/>
                <w:webHidden/>
              </w:rPr>
              <w:tab/>
              <w:delText>27</w:delText>
            </w:r>
          </w:del>
        </w:p>
        <w:p w14:paraId="553139DF" w14:textId="57EC6398" w:rsidR="00BB228C" w:rsidDel="00761702" w:rsidRDefault="00BB228C">
          <w:pPr>
            <w:pStyle w:val="TOC2"/>
            <w:tabs>
              <w:tab w:val="right" w:leader="dot" w:pos="9062"/>
            </w:tabs>
            <w:rPr>
              <w:del w:id="146" w:author="ian hussey" w:date="2026-03-17T22:14:00Z" w16du:dateUtc="2026-03-17T21:14:00Z"/>
              <w:rFonts w:asciiTheme="minorHAnsi" w:eastAsiaTheme="minorEastAsia" w:hAnsiTheme="minorHAnsi" w:cstheme="minorBidi"/>
              <w:noProof/>
              <w:kern w:val="2"/>
              <w:lang w:val="en-GB"/>
              <w14:ligatures w14:val="standardContextual"/>
            </w:rPr>
          </w:pPr>
          <w:del w:id="147" w:author="ian hussey" w:date="2026-03-17T22:14:00Z" w16du:dateUtc="2026-03-17T21:14:00Z">
            <w:r w:rsidRPr="00761702" w:rsidDel="00761702">
              <w:rPr>
                <w:rFonts w:cstheme="majorHAnsi"/>
                <w:noProof/>
                <w:rPrChange w:id="148" w:author="ian hussey" w:date="2026-03-17T22:14:00Z" w16du:dateUtc="2026-03-17T21:14:00Z">
                  <w:rPr>
                    <w:rStyle w:val="Hyperlink"/>
                    <w:rFonts w:cstheme="majorHAnsi"/>
                    <w:noProof/>
                  </w:rPr>
                </w:rPrChange>
              </w:rPr>
              <w:delText>Example 2</w:delText>
            </w:r>
            <w:r w:rsidDel="00761702">
              <w:rPr>
                <w:noProof/>
                <w:webHidden/>
              </w:rPr>
              <w:tab/>
              <w:delText>27</w:delText>
            </w:r>
          </w:del>
        </w:p>
        <w:p w14:paraId="5C860BC2" w14:textId="260DB877" w:rsidR="00BB228C" w:rsidDel="00761702" w:rsidRDefault="00BB228C">
          <w:pPr>
            <w:pStyle w:val="TOC2"/>
            <w:tabs>
              <w:tab w:val="right" w:leader="dot" w:pos="9062"/>
            </w:tabs>
            <w:rPr>
              <w:del w:id="149" w:author="ian hussey" w:date="2026-03-17T22:14:00Z" w16du:dateUtc="2026-03-17T21:14:00Z"/>
              <w:rFonts w:asciiTheme="minorHAnsi" w:eastAsiaTheme="minorEastAsia" w:hAnsiTheme="minorHAnsi" w:cstheme="minorBidi"/>
              <w:noProof/>
              <w:kern w:val="2"/>
              <w:lang w:val="en-GB"/>
              <w14:ligatures w14:val="standardContextual"/>
            </w:rPr>
          </w:pPr>
          <w:del w:id="150" w:author="ian hussey" w:date="2026-03-17T22:14:00Z" w16du:dateUtc="2026-03-17T21:14:00Z">
            <w:r w:rsidRPr="00761702" w:rsidDel="00761702">
              <w:rPr>
                <w:rFonts w:cstheme="majorHAnsi"/>
                <w:noProof/>
                <w:rPrChange w:id="151" w:author="ian hussey" w:date="2026-03-17T22:14:00Z" w16du:dateUtc="2026-03-17T21:14:00Z">
                  <w:rPr>
                    <w:rStyle w:val="Hyperlink"/>
                    <w:rFonts w:cstheme="majorHAnsi"/>
                    <w:noProof/>
                  </w:rPr>
                </w:rPrChange>
              </w:rPr>
              <w:delText>Example 3</w:delText>
            </w:r>
            <w:r w:rsidDel="00761702">
              <w:rPr>
                <w:noProof/>
                <w:webHidden/>
              </w:rPr>
              <w:tab/>
              <w:delText>28</w:delText>
            </w:r>
          </w:del>
        </w:p>
        <w:p w14:paraId="1D7DF2F6" w14:textId="24CFD1BE" w:rsidR="00BB228C" w:rsidDel="00761702" w:rsidRDefault="00BB228C">
          <w:pPr>
            <w:pStyle w:val="TOC2"/>
            <w:tabs>
              <w:tab w:val="right" w:leader="dot" w:pos="9062"/>
            </w:tabs>
            <w:rPr>
              <w:del w:id="152" w:author="ian hussey" w:date="2026-03-17T22:14:00Z" w16du:dateUtc="2026-03-17T21:14:00Z"/>
              <w:rFonts w:asciiTheme="minorHAnsi" w:eastAsiaTheme="minorEastAsia" w:hAnsiTheme="minorHAnsi" w:cstheme="minorBidi"/>
              <w:noProof/>
              <w:kern w:val="2"/>
              <w:lang w:val="en-GB"/>
              <w14:ligatures w14:val="standardContextual"/>
            </w:rPr>
          </w:pPr>
          <w:del w:id="153" w:author="ian hussey" w:date="2026-03-17T22:14:00Z" w16du:dateUtc="2026-03-17T21:14:00Z">
            <w:r w:rsidRPr="00761702" w:rsidDel="00761702">
              <w:rPr>
                <w:rFonts w:cstheme="majorHAnsi"/>
                <w:noProof/>
                <w:rPrChange w:id="154" w:author="ian hussey" w:date="2026-03-17T22:14:00Z" w16du:dateUtc="2026-03-17T21:14:00Z">
                  <w:rPr>
                    <w:rStyle w:val="Hyperlink"/>
                    <w:rFonts w:cstheme="majorHAnsi"/>
                    <w:noProof/>
                  </w:rPr>
                </w:rPrChange>
              </w:rPr>
              <w:delText>Example 4</w:delText>
            </w:r>
            <w:r w:rsidDel="00761702">
              <w:rPr>
                <w:noProof/>
                <w:webHidden/>
              </w:rPr>
              <w:tab/>
              <w:delText>29</w:delText>
            </w:r>
          </w:del>
        </w:p>
        <w:p w14:paraId="03DE86E9" w14:textId="0B4DA832" w:rsidR="00BB228C" w:rsidDel="00761702" w:rsidRDefault="00BB228C">
          <w:pPr>
            <w:pStyle w:val="TOC2"/>
            <w:tabs>
              <w:tab w:val="right" w:leader="dot" w:pos="9062"/>
            </w:tabs>
            <w:rPr>
              <w:del w:id="155" w:author="ian hussey" w:date="2026-03-17T22:14:00Z" w16du:dateUtc="2026-03-17T21:14:00Z"/>
              <w:rFonts w:asciiTheme="minorHAnsi" w:eastAsiaTheme="minorEastAsia" w:hAnsiTheme="minorHAnsi" w:cstheme="minorBidi"/>
              <w:noProof/>
              <w:kern w:val="2"/>
              <w:lang w:val="en-GB"/>
              <w14:ligatures w14:val="standardContextual"/>
            </w:rPr>
          </w:pPr>
          <w:del w:id="156" w:author="ian hussey" w:date="2026-03-17T22:14:00Z" w16du:dateUtc="2026-03-17T21:14:00Z">
            <w:r w:rsidRPr="00761702" w:rsidDel="00761702">
              <w:rPr>
                <w:rFonts w:cstheme="majorHAnsi"/>
                <w:noProof/>
                <w:rPrChange w:id="157" w:author="ian hussey" w:date="2026-03-17T22:14:00Z" w16du:dateUtc="2026-03-17T21:14:00Z">
                  <w:rPr>
                    <w:rStyle w:val="Hyperlink"/>
                    <w:rFonts w:cstheme="majorHAnsi"/>
                    <w:noProof/>
                  </w:rPr>
                </w:rPrChange>
              </w:rPr>
              <w:delText>Example 5</w:delText>
            </w:r>
            <w:r w:rsidDel="00761702">
              <w:rPr>
                <w:noProof/>
                <w:webHidden/>
              </w:rPr>
              <w:tab/>
              <w:delText>29</w:delText>
            </w:r>
          </w:del>
        </w:p>
        <w:p w14:paraId="0AEA4D53" w14:textId="0FE96B23" w:rsidR="00BB228C" w:rsidDel="00761702" w:rsidRDefault="00BB228C">
          <w:pPr>
            <w:pStyle w:val="TOC2"/>
            <w:tabs>
              <w:tab w:val="right" w:leader="dot" w:pos="9062"/>
            </w:tabs>
            <w:rPr>
              <w:del w:id="158" w:author="ian hussey" w:date="2026-03-17T22:14:00Z" w16du:dateUtc="2026-03-17T21:14:00Z"/>
              <w:rFonts w:asciiTheme="minorHAnsi" w:eastAsiaTheme="minorEastAsia" w:hAnsiTheme="minorHAnsi" w:cstheme="minorBidi"/>
              <w:noProof/>
              <w:kern w:val="2"/>
              <w:lang w:val="en-GB"/>
              <w14:ligatures w14:val="standardContextual"/>
            </w:rPr>
          </w:pPr>
          <w:del w:id="159" w:author="ian hussey" w:date="2026-03-17T22:14:00Z" w16du:dateUtc="2026-03-17T21:14:00Z">
            <w:r w:rsidRPr="00761702" w:rsidDel="00761702">
              <w:rPr>
                <w:rFonts w:cstheme="majorHAnsi"/>
                <w:noProof/>
                <w:rPrChange w:id="160" w:author="ian hussey" w:date="2026-03-17T22:14:00Z" w16du:dateUtc="2026-03-17T21:14:00Z">
                  <w:rPr>
                    <w:rStyle w:val="Hyperlink"/>
                    <w:rFonts w:cstheme="majorHAnsi"/>
                    <w:noProof/>
                  </w:rPr>
                </w:rPrChange>
              </w:rPr>
              <w:delText>Example 6</w:delText>
            </w:r>
            <w:r w:rsidDel="00761702">
              <w:rPr>
                <w:noProof/>
                <w:webHidden/>
              </w:rPr>
              <w:tab/>
              <w:delText>30</w:delText>
            </w:r>
          </w:del>
        </w:p>
        <w:p w14:paraId="59A510DD" w14:textId="3228C08E" w:rsidR="00BB228C" w:rsidDel="00761702" w:rsidRDefault="00BB228C">
          <w:pPr>
            <w:pStyle w:val="TOC2"/>
            <w:tabs>
              <w:tab w:val="right" w:leader="dot" w:pos="9062"/>
            </w:tabs>
            <w:rPr>
              <w:del w:id="161" w:author="ian hussey" w:date="2026-03-17T22:14:00Z" w16du:dateUtc="2026-03-17T21:14:00Z"/>
              <w:rFonts w:asciiTheme="minorHAnsi" w:eastAsiaTheme="minorEastAsia" w:hAnsiTheme="minorHAnsi" w:cstheme="minorBidi"/>
              <w:noProof/>
              <w:kern w:val="2"/>
              <w:lang w:val="en-GB"/>
              <w14:ligatures w14:val="standardContextual"/>
            </w:rPr>
          </w:pPr>
          <w:del w:id="162" w:author="ian hussey" w:date="2026-03-17T22:14:00Z" w16du:dateUtc="2026-03-17T21:14:00Z">
            <w:r w:rsidRPr="00761702" w:rsidDel="00761702">
              <w:rPr>
                <w:rFonts w:cstheme="majorHAnsi"/>
                <w:noProof/>
                <w:rPrChange w:id="163" w:author="ian hussey" w:date="2026-03-17T22:14:00Z" w16du:dateUtc="2026-03-17T21:14:00Z">
                  <w:rPr>
                    <w:rStyle w:val="Hyperlink"/>
                    <w:rFonts w:cstheme="majorHAnsi"/>
                    <w:noProof/>
                  </w:rPr>
                </w:rPrChange>
              </w:rPr>
              <w:delText>Example 7</w:delText>
            </w:r>
            <w:r w:rsidDel="00761702">
              <w:rPr>
                <w:noProof/>
                <w:webHidden/>
              </w:rPr>
              <w:tab/>
              <w:delText>30</w:delText>
            </w:r>
          </w:del>
        </w:p>
        <w:p w14:paraId="2C84D277" w14:textId="29B12988" w:rsidR="00BB228C" w:rsidDel="00761702" w:rsidRDefault="00BB228C">
          <w:pPr>
            <w:pStyle w:val="TOC2"/>
            <w:tabs>
              <w:tab w:val="right" w:leader="dot" w:pos="9062"/>
            </w:tabs>
            <w:rPr>
              <w:del w:id="164" w:author="ian hussey" w:date="2026-03-17T22:14:00Z" w16du:dateUtc="2026-03-17T21:14:00Z"/>
              <w:rFonts w:asciiTheme="minorHAnsi" w:eastAsiaTheme="minorEastAsia" w:hAnsiTheme="minorHAnsi" w:cstheme="minorBidi"/>
              <w:noProof/>
              <w:kern w:val="2"/>
              <w:lang w:val="en-GB"/>
              <w14:ligatures w14:val="standardContextual"/>
            </w:rPr>
          </w:pPr>
          <w:del w:id="165" w:author="ian hussey" w:date="2026-03-17T22:14:00Z" w16du:dateUtc="2026-03-17T21:14:00Z">
            <w:r w:rsidRPr="00761702" w:rsidDel="00761702">
              <w:rPr>
                <w:rFonts w:cstheme="majorHAnsi"/>
                <w:noProof/>
                <w:rPrChange w:id="166" w:author="ian hussey" w:date="2026-03-17T22:14:00Z" w16du:dateUtc="2026-03-17T21:14:00Z">
                  <w:rPr>
                    <w:rStyle w:val="Hyperlink"/>
                    <w:rFonts w:cstheme="majorHAnsi"/>
                    <w:noProof/>
                  </w:rPr>
                </w:rPrChange>
              </w:rPr>
              <w:delText>Example 8</w:delText>
            </w:r>
            <w:r w:rsidDel="00761702">
              <w:rPr>
                <w:noProof/>
                <w:webHidden/>
              </w:rPr>
              <w:tab/>
              <w:delText>31</w:delText>
            </w:r>
          </w:del>
        </w:p>
        <w:p w14:paraId="7E8AF372" w14:textId="298D48A4" w:rsidR="00BB228C" w:rsidDel="00761702" w:rsidRDefault="00BB228C">
          <w:pPr>
            <w:pStyle w:val="TOC2"/>
            <w:tabs>
              <w:tab w:val="right" w:leader="dot" w:pos="9062"/>
            </w:tabs>
            <w:rPr>
              <w:del w:id="167" w:author="ian hussey" w:date="2026-03-17T22:14:00Z" w16du:dateUtc="2026-03-17T21:14:00Z"/>
              <w:rFonts w:asciiTheme="minorHAnsi" w:eastAsiaTheme="minorEastAsia" w:hAnsiTheme="minorHAnsi" w:cstheme="minorBidi"/>
              <w:noProof/>
              <w:kern w:val="2"/>
              <w:lang w:val="en-GB"/>
              <w14:ligatures w14:val="standardContextual"/>
            </w:rPr>
          </w:pPr>
          <w:del w:id="168" w:author="ian hussey" w:date="2026-03-17T22:14:00Z" w16du:dateUtc="2026-03-17T21:14:00Z">
            <w:r w:rsidRPr="00761702" w:rsidDel="00761702">
              <w:rPr>
                <w:rFonts w:cstheme="majorHAnsi"/>
                <w:noProof/>
                <w:rPrChange w:id="169" w:author="ian hussey" w:date="2026-03-17T22:14:00Z" w16du:dateUtc="2026-03-17T21:14:00Z">
                  <w:rPr>
                    <w:rStyle w:val="Hyperlink"/>
                    <w:rFonts w:cstheme="majorHAnsi"/>
                    <w:noProof/>
                  </w:rPr>
                </w:rPrChange>
              </w:rPr>
              <w:delText>Example 9</w:delText>
            </w:r>
            <w:r w:rsidDel="00761702">
              <w:rPr>
                <w:noProof/>
                <w:webHidden/>
              </w:rPr>
              <w:tab/>
              <w:delText>31</w:delText>
            </w:r>
          </w:del>
        </w:p>
        <w:p w14:paraId="33AA62E9" w14:textId="0FD9125E" w:rsidR="00BB228C" w:rsidDel="00761702" w:rsidRDefault="00BB228C">
          <w:pPr>
            <w:pStyle w:val="TOC2"/>
            <w:tabs>
              <w:tab w:val="right" w:leader="dot" w:pos="9062"/>
            </w:tabs>
            <w:rPr>
              <w:del w:id="170" w:author="ian hussey" w:date="2026-03-17T22:14:00Z" w16du:dateUtc="2026-03-17T21:14:00Z"/>
              <w:rFonts w:asciiTheme="minorHAnsi" w:eastAsiaTheme="minorEastAsia" w:hAnsiTheme="minorHAnsi" w:cstheme="minorBidi"/>
              <w:noProof/>
              <w:kern w:val="2"/>
              <w:lang w:val="en-GB"/>
              <w14:ligatures w14:val="standardContextual"/>
            </w:rPr>
          </w:pPr>
          <w:del w:id="171" w:author="ian hussey" w:date="2026-03-17T22:14:00Z" w16du:dateUtc="2026-03-17T21:14:00Z">
            <w:r w:rsidRPr="00761702" w:rsidDel="00761702">
              <w:rPr>
                <w:rFonts w:eastAsia="Aptos" w:cstheme="majorHAnsi"/>
                <w:noProof/>
                <w:rPrChange w:id="172" w:author="ian hussey" w:date="2026-03-17T22:14:00Z" w16du:dateUtc="2026-03-17T21:14:00Z">
                  <w:rPr>
                    <w:rStyle w:val="Hyperlink"/>
                    <w:rFonts w:eastAsia="Aptos" w:cstheme="majorHAnsi"/>
                    <w:noProof/>
                  </w:rPr>
                </w:rPrChange>
              </w:rPr>
              <w:delText>Example 10</w:delText>
            </w:r>
            <w:r w:rsidDel="00761702">
              <w:rPr>
                <w:noProof/>
                <w:webHidden/>
              </w:rPr>
              <w:tab/>
              <w:delText>32</w:delText>
            </w:r>
          </w:del>
        </w:p>
        <w:p w14:paraId="2AA16049" w14:textId="23F943E3" w:rsidR="00BB228C" w:rsidDel="00761702" w:rsidRDefault="00BB228C">
          <w:pPr>
            <w:pStyle w:val="TOC2"/>
            <w:tabs>
              <w:tab w:val="right" w:leader="dot" w:pos="9062"/>
            </w:tabs>
            <w:rPr>
              <w:del w:id="173" w:author="ian hussey" w:date="2026-03-17T22:14:00Z" w16du:dateUtc="2026-03-17T21:14:00Z"/>
              <w:rFonts w:asciiTheme="minorHAnsi" w:eastAsiaTheme="minorEastAsia" w:hAnsiTheme="minorHAnsi" w:cstheme="minorBidi"/>
              <w:noProof/>
              <w:kern w:val="2"/>
              <w:lang w:val="en-GB"/>
              <w14:ligatures w14:val="standardContextual"/>
            </w:rPr>
          </w:pPr>
          <w:del w:id="174" w:author="ian hussey" w:date="2026-03-17T22:14:00Z" w16du:dateUtc="2026-03-17T21:14:00Z">
            <w:r w:rsidRPr="00761702" w:rsidDel="00761702">
              <w:rPr>
                <w:rFonts w:eastAsia="Aptos" w:cstheme="majorHAnsi"/>
                <w:noProof/>
                <w:rPrChange w:id="175" w:author="ian hussey" w:date="2026-03-17T22:14:00Z" w16du:dateUtc="2026-03-17T21:14:00Z">
                  <w:rPr>
                    <w:rStyle w:val="Hyperlink"/>
                    <w:rFonts w:eastAsia="Aptos" w:cstheme="majorHAnsi"/>
                    <w:noProof/>
                  </w:rPr>
                </w:rPrChange>
              </w:rPr>
              <w:delText>Example 11</w:delText>
            </w:r>
            <w:r w:rsidDel="00761702">
              <w:rPr>
                <w:noProof/>
                <w:webHidden/>
              </w:rPr>
              <w:tab/>
              <w:delText>33</w:delText>
            </w:r>
          </w:del>
        </w:p>
        <w:p w14:paraId="0BF7899E" w14:textId="559BA101" w:rsidR="00BB228C" w:rsidDel="00761702" w:rsidRDefault="00BB228C">
          <w:pPr>
            <w:pStyle w:val="TOC2"/>
            <w:tabs>
              <w:tab w:val="right" w:leader="dot" w:pos="9062"/>
            </w:tabs>
            <w:rPr>
              <w:del w:id="176" w:author="ian hussey" w:date="2026-03-17T22:14:00Z" w16du:dateUtc="2026-03-17T21:14:00Z"/>
              <w:rFonts w:asciiTheme="minorHAnsi" w:eastAsiaTheme="minorEastAsia" w:hAnsiTheme="minorHAnsi" w:cstheme="minorBidi"/>
              <w:noProof/>
              <w:kern w:val="2"/>
              <w:lang w:val="en-GB"/>
              <w14:ligatures w14:val="standardContextual"/>
            </w:rPr>
          </w:pPr>
          <w:del w:id="177" w:author="ian hussey" w:date="2026-03-17T22:14:00Z" w16du:dateUtc="2026-03-17T21:14:00Z">
            <w:r w:rsidRPr="00761702" w:rsidDel="00761702">
              <w:rPr>
                <w:rFonts w:eastAsia="Aptos" w:cstheme="majorHAnsi"/>
                <w:noProof/>
                <w:rPrChange w:id="178" w:author="ian hussey" w:date="2026-03-17T22:14:00Z" w16du:dateUtc="2026-03-17T21:14:00Z">
                  <w:rPr>
                    <w:rStyle w:val="Hyperlink"/>
                    <w:rFonts w:eastAsia="Aptos" w:cstheme="majorHAnsi"/>
                    <w:noProof/>
                  </w:rPr>
                </w:rPrChange>
              </w:rPr>
              <w:delText>Example 12</w:delText>
            </w:r>
            <w:r w:rsidDel="00761702">
              <w:rPr>
                <w:noProof/>
                <w:webHidden/>
              </w:rPr>
              <w:tab/>
              <w:delText>34</w:delText>
            </w:r>
          </w:del>
        </w:p>
        <w:p w14:paraId="3267359C" w14:textId="1960D228" w:rsidR="00BB228C" w:rsidDel="00761702" w:rsidRDefault="00BB228C">
          <w:pPr>
            <w:pStyle w:val="TOC2"/>
            <w:tabs>
              <w:tab w:val="right" w:leader="dot" w:pos="9062"/>
            </w:tabs>
            <w:rPr>
              <w:del w:id="179" w:author="ian hussey" w:date="2026-03-17T22:14:00Z" w16du:dateUtc="2026-03-17T21:14:00Z"/>
              <w:rFonts w:asciiTheme="minorHAnsi" w:eastAsiaTheme="minorEastAsia" w:hAnsiTheme="minorHAnsi" w:cstheme="minorBidi"/>
              <w:noProof/>
              <w:kern w:val="2"/>
              <w:lang w:val="en-GB"/>
              <w14:ligatures w14:val="standardContextual"/>
            </w:rPr>
          </w:pPr>
          <w:del w:id="180" w:author="ian hussey" w:date="2026-03-17T22:14:00Z" w16du:dateUtc="2026-03-17T21:14:00Z">
            <w:r w:rsidRPr="00761702" w:rsidDel="00761702">
              <w:rPr>
                <w:rFonts w:cstheme="majorHAnsi"/>
                <w:noProof/>
                <w:rPrChange w:id="181" w:author="ian hussey" w:date="2026-03-17T22:14:00Z" w16du:dateUtc="2026-03-17T21:14:00Z">
                  <w:rPr>
                    <w:rStyle w:val="Hyperlink"/>
                    <w:rFonts w:cstheme="majorHAnsi"/>
                    <w:noProof/>
                  </w:rPr>
                </w:rPrChange>
              </w:rPr>
              <w:delText>Example 13</w:delText>
            </w:r>
            <w:r w:rsidDel="00761702">
              <w:rPr>
                <w:noProof/>
                <w:webHidden/>
              </w:rPr>
              <w:tab/>
              <w:delText>34</w:delText>
            </w:r>
          </w:del>
        </w:p>
        <w:p w14:paraId="3C8078E4" w14:textId="00AFB42F" w:rsidR="00BB228C" w:rsidDel="00761702" w:rsidRDefault="00BB228C">
          <w:pPr>
            <w:pStyle w:val="TOC2"/>
            <w:tabs>
              <w:tab w:val="right" w:leader="dot" w:pos="9062"/>
            </w:tabs>
            <w:rPr>
              <w:del w:id="182" w:author="ian hussey" w:date="2026-03-17T22:14:00Z" w16du:dateUtc="2026-03-17T21:14:00Z"/>
              <w:rFonts w:asciiTheme="minorHAnsi" w:eastAsiaTheme="minorEastAsia" w:hAnsiTheme="minorHAnsi" w:cstheme="minorBidi"/>
              <w:noProof/>
              <w:kern w:val="2"/>
              <w:lang w:val="en-GB"/>
              <w14:ligatures w14:val="standardContextual"/>
            </w:rPr>
          </w:pPr>
          <w:del w:id="183" w:author="ian hussey" w:date="2026-03-17T22:14:00Z" w16du:dateUtc="2026-03-17T21:14:00Z">
            <w:r w:rsidRPr="00761702" w:rsidDel="00761702">
              <w:rPr>
                <w:rFonts w:eastAsia="Aptos" w:cstheme="majorHAnsi"/>
                <w:noProof/>
                <w:rPrChange w:id="184" w:author="ian hussey" w:date="2026-03-17T22:14:00Z" w16du:dateUtc="2026-03-17T21:14:00Z">
                  <w:rPr>
                    <w:rStyle w:val="Hyperlink"/>
                    <w:rFonts w:eastAsia="Aptos" w:cstheme="majorHAnsi"/>
                    <w:noProof/>
                  </w:rPr>
                </w:rPrChange>
              </w:rPr>
              <w:delText>Example 14</w:delText>
            </w:r>
            <w:r w:rsidDel="00761702">
              <w:rPr>
                <w:noProof/>
                <w:webHidden/>
              </w:rPr>
              <w:tab/>
              <w:delText>35</w:delText>
            </w:r>
          </w:del>
        </w:p>
        <w:p w14:paraId="27AA86CA" w14:textId="59C6BD37" w:rsidR="00BB228C" w:rsidDel="00761702" w:rsidRDefault="00BB228C">
          <w:pPr>
            <w:pStyle w:val="TOC2"/>
            <w:tabs>
              <w:tab w:val="right" w:leader="dot" w:pos="9062"/>
            </w:tabs>
            <w:rPr>
              <w:del w:id="185" w:author="ian hussey" w:date="2026-03-17T22:14:00Z" w16du:dateUtc="2026-03-17T21:14:00Z"/>
              <w:rFonts w:asciiTheme="minorHAnsi" w:eastAsiaTheme="minorEastAsia" w:hAnsiTheme="minorHAnsi" w:cstheme="minorBidi"/>
              <w:noProof/>
              <w:kern w:val="2"/>
              <w:lang w:val="en-GB"/>
              <w14:ligatures w14:val="standardContextual"/>
            </w:rPr>
          </w:pPr>
          <w:del w:id="186" w:author="ian hussey" w:date="2026-03-17T22:14:00Z" w16du:dateUtc="2026-03-17T21:14:00Z">
            <w:r w:rsidRPr="00761702" w:rsidDel="00761702">
              <w:rPr>
                <w:rFonts w:eastAsia="Aptos" w:cstheme="majorHAnsi"/>
                <w:noProof/>
                <w:rPrChange w:id="187" w:author="ian hussey" w:date="2026-03-17T22:14:00Z" w16du:dateUtc="2026-03-17T21:14:00Z">
                  <w:rPr>
                    <w:rStyle w:val="Hyperlink"/>
                    <w:rFonts w:eastAsia="Aptos" w:cstheme="majorHAnsi"/>
                    <w:noProof/>
                  </w:rPr>
                </w:rPrChange>
              </w:rPr>
              <w:delText>Example 15</w:delText>
            </w:r>
            <w:r w:rsidDel="00761702">
              <w:rPr>
                <w:noProof/>
                <w:webHidden/>
              </w:rPr>
              <w:tab/>
              <w:delText>36</w:delText>
            </w:r>
          </w:del>
        </w:p>
        <w:p w14:paraId="3934A943" w14:textId="66CC2AEF" w:rsidR="00EB653D" w:rsidRPr="008B7FA5" w:rsidRDefault="00EB653D" w:rsidP="00767297">
          <w:pPr>
            <w:spacing w:line="276" w:lineRule="auto"/>
            <w:rPr>
              <w:rFonts w:asciiTheme="majorHAnsi" w:hAnsiTheme="majorHAnsi" w:cstheme="majorHAnsi"/>
            </w:rPr>
          </w:pPr>
          <w:r w:rsidRPr="009354E8">
            <w:rPr>
              <w:rFonts w:asciiTheme="majorHAnsi" w:hAnsiTheme="majorHAnsi" w:cstheme="majorHAnsi"/>
              <w:b/>
              <w:bCs/>
              <w:color w:val="000000" w:themeColor="text1"/>
            </w:rPr>
            <w:fldChar w:fldCharType="end"/>
          </w:r>
        </w:p>
      </w:sdtContent>
    </w:sdt>
    <w:p w14:paraId="6B3F1248" w14:textId="77777777" w:rsidR="00C83171" w:rsidRPr="00750A7A" w:rsidRDefault="00C83171" w:rsidP="00767297">
      <w:pPr>
        <w:spacing w:line="276" w:lineRule="auto"/>
        <w:rPr>
          <w:rFonts w:asciiTheme="majorHAnsi" w:hAnsiTheme="majorHAnsi" w:cstheme="majorHAnsi"/>
        </w:rPr>
      </w:pPr>
    </w:p>
    <w:p w14:paraId="1A1D2EFF" w14:textId="77777777" w:rsidR="00C83171" w:rsidRPr="00750A7A" w:rsidRDefault="00C83171" w:rsidP="00767297">
      <w:pPr>
        <w:spacing w:line="276" w:lineRule="auto"/>
        <w:rPr>
          <w:rFonts w:asciiTheme="majorHAnsi" w:eastAsiaTheme="majorEastAsia" w:hAnsiTheme="majorHAnsi" w:cstheme="majorHAnsi"/>
          <w:color w:val="000000" w:themeColor="text1"/>
          <w:sz w:val="30"/>
          <w:szCs w:val="30"/>
        </w:rPr>
      </w:pPr>
      <w:r w:rsidRPr="00750A7A">
        <w:rPr>
          <w:rFonts w:asciiTheme="majorHAnsi" w:hAnsiTheme="majorHAnsi" w:cstheme="majorHAnsi"/>
          <w:color w:val="000000" w:themeColor="text1"/>
        </w:rPr>
        <w:br w:type="page"/>
      </w:r>
    </w:p>
    <w:p w14:paraId="2EEBC22C" w14:textId="1295DBC7" w:rsidR="00CF726C" w:rsidRPr="00750A7A" w:rsidRDefault="00D6698F" w:rsidP="00767297">
      <w:pPr>
        <w:pStyle w:val="Heading1"/>
        <w:spacing w:after="120" w:line="276" w:lineRule="auto"/>
        <w:rPr>
          <w:rFonts w:cstheme="majorHAnsi"/>
          <w:color w:val="000000" w:themeColor="text1"/>
        </w:rPr>
      </w:pPr>
      <w:bookmarkStart w:id="188" w:name="_Toc224681542"/>
      <w:r w:rsidRPr="00750A7A">
        <w:rPr>
          <w:rFonts w:cstheme="majorHAnsi"/>
          <w:color w:val="000000" w:themeColor="text1"/>
        </w:rPr>
        <w:lastRenderedPageBreak/>
        <w:t>Introduction</w:t>
      </w:r>
      <w:bookmarkEnd w:id="0"/>
      <w:bookmarkEnd w:id="188"/>
    </w:p>
    <w:p w14:paraId="760E8D75" w14:textId="0FCCE639" w:rsidR="00662B09" w:rsidRPr="00750A7A" w:rsidRDefault="00662B09" w:rsidP="00767297">
      <w:pPr>
        <w:spacing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These instructions will help you to work consistently with the codebook </w:t>
      </w:r>
      <w:r w:rsidRPr="00750A7A">
        <w:rPr>
          <w:rFonts w:asciiTheme="majorHAnsi" w:hAnsiTheme="majorHAnsi" w:cstheme="majorHAnsi"/>
          <w:b/>
          <w:bCs/>
          <w:color w:val="000000" w:themeColor="text1"/>
        </w:rPr>
        <w:t>(codebook.xlsx)</w:t>
      </w:r>
      <w:r w:rsidR="009A7571" w:rsidRPr="00750A7A">
        <w:rPr>
          <w:rFonts w:asciiTheme="majorHAnsi" w:hAnsiTheme="majorHAnsi" w:cstheme="majorHAnsi"/>
          <w:b/>
          <w:bCs/>
          <w:color w:val="000000" w:themeColor="text1"/>
        </w:rPr>
        <w:t xml:space="preserve">, </w:t>
      </w:r>
      <w:r w:rsidR="009A7571" w:rsidRPr="00750A7A">
        <w:rPr>
          <w:rFonts w:asciiTheme="majorHAnsi" w:hAnsiTheme="majorHAnsi" w:cstheme="majorHAnsi"/>
          <w:color w:val="000000" w:themeColor="text1"/>
        </w:rPr>
        <w:t xml:space="preserve">that you received </w:t>
      </w:r>
      <w:r w:rsidR="00365987" w:rsidRPr="00750A7A">
        <w:rPr>
          <w:rFonts w:asciiTheme="majorHAnsi" w:hAnsiTheme="majorHAnsi" w:cstheme="majorHAnsi"/>
          <w:color w:val="000000" w:themeColor="text1"/>
        </w:rPr>
        <w:t>wit</w:t>
      </w:r>
      <w:r w:rsidR="0019700C" w:rsidRPr="00750A7A">
        <w:rPr>
          <w:rFonts w:asciiTheme="majorHAnsi" w:hAnsiTheme="majorHAnsi" w:cstheme="majorHAnsi"/>
          <w:color w:val="000000" w:themeColor="text1"/>
        </w:rPr>
        <w:t>h</w:t>
      </w:r>
      <w:r w:rsidR="00365987" w:rsidRPr="00750A7A">
        <w:rPr>
          <w:rFonts w:asciiTheme="majorHAnsi" w:hAnsiTheme="majorHAnsi" w:cstheme="majorHAnsi"/>
          <w:color w:val="000000" w:themeColor="text1"/>
        </w:rPr>
        <w:t xml:space="preserve"> this document</w:t>
      </w:r>
      <w:r w:rsidRPr="00750A7A">
        <w:rPr>
          <w:rFonts w:asciiTheme="majorHAnsi" w:hAnsiTheme="majorHAnsi" w:cstheme="majorHAnsi"/>
          <w:color w:val="000000" w:themeColor="text1"/>
        </w:rPr>
        <w:t>. The aim is for you to correctly extract and classify the measures from scientific articles using the specified categories.</w:t>
      </w:r>
    </w:p>
    <w:p w14:paraId="2287FCE9" w14:textId="51672568" w:rsidR="00662B09" w:rsidRPr="00750A7A" w:rsidRDefault="00662B09"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We recommend working through </w:t>
      </w:r>
      <w:r w:rsidR="00AA783B" w:rsidRPr="00750A7A">
        <w:rPr>
          <w:rFonts w:asciiTheme="majorHAnsi" w:hAnsiTheme="majorHAnsi" w:cstheme="majorHAnsi"/>
          <w:color w:val="000000" w:themeColor="text1"/>
        </w:rPr>
        <w:t xml:space="preserve">this </w:t>
      </w:r>
      <w:r w:rsidR="00FB6C0B" w:rsidRPr="00750A7A">
        <w:rPr>
          <w:rFonts w:asciiTheme="majorHAnsi" w:hAnsiTheme="majorHAnsi" w:cstheme="majorHAnsi"/>
          <w:color w:val="000000" w:themeColor="text1"/>
        </w:rPr>
        <w:t xml:space="preserve">document in </w:t>
      </w:r>
      <w:r w:rsidRPr="00750A7A">
        <w:rPr>
          <w:rFonts w:asciiTheme="majorHAnsi" w:hAnsiTheme="majorHAnsi" w:cstheme="majorHAnsi"/>
          <w:color w:val="000000" w:themeColor="text1"/>
        </w:rPr>
        <w:t>the following steps in the order specified:</w:t>
      </w:r>
    </w:p>
    <w:p w14:paraId="633C44AB" w14:textId="7C79F5DA" w:rsidR="00295B0A" w:rsidRDefault="00295B0A" w:rsidP="00912380">
      <w:pPr>
        <w:pStyle w:val="ListParagraph"/>
        <w:numPr>
          <w:ilvl w:val="0"/>
          <w:numId w:val="13"/>
        </w:numPr>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 xml:space="preserve">Gaining an overview: Understanding categories </w:t>
      </w:r>
    </w:p>
    <w:p w14:paraId="15CCC4A2" w14:textId="2BFA0FCE" w:rsidR="00AF6018" w:rsidRPr="00BB228C" w:rsidRDefault="00AF6018" w:rsidP="00BB228C">
      <w:pPr>
        <w:pStyle w:val="ListParagraph"/>
        <w:spacing w:line="276" w:lineRule="auto"/>
        <w:jc w:val="both"/>
        <w:rPr>
          <w:rFonts w:asciiTheme="majorHAnsi" w:hAnsiTheme="majorHAnsi" w:cstheme="majorHAnsi"/>
          <w:color w:val="000000" w:themeColor="text1"/>
        </w:rPr>
      </w:pPr>
      <w:r w:rsidRPr="00BB228C">
        <w:rPr>
          <w:rFonts w:asciiTheme="majorHAnsi" w:hAnsiTheme="majorHAnsi" w:cstheme="majorHAnsi"/>
          <w:color w:val="000000" w:themeColor="text1"/>
        </w:rPr>
        <w:t xml:space="preserve">In order to accurately categorize each measure, you’ll need to first understand and become familiar with the categories. </w:t>
      </w:r>
    </w:p>
    <w:p w14:paraId="01DBD041" w14:textId="07BE8CF8" w:rsidR="006B382D" w:rsidRPr="00750A7A" w:rsidRDefault="00225291" w:rsidP="00912380">
      <w:pPr>
        <w:pStyle w:val="ListParagraph"/>
        <w:numPr>
          <w:ilvl w:val="0"/>
          <w:numId w:val="1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Look at the </w:t>
      </w:r>
      <w:r w:rsidR="00D23AD8" w:rsidRPr="00750A7A">
        <w:rPr>
          <w:rFonts w:asciiTheme="majorHAnsi" w:hAnsiTheme="majorHAnsi" w:cstheme="majorHAnsi"/>
          <w:b/>
          <w:bCs/>
          <w:color w:val="000000" w:themeColor="text1"/>
        </w:rPr>
        <w:t xml:space="preserve">overview </w:t>
      </w:r>
      <w:r w:rsidR="00CD2FFC" w:rsidRPr="00750A7A">
        <w:rPr>
          <w:rFonts w:asciiTheme="majorHAnsi" w:hAnsiTheme="majorHAnsi" w:cstheme="majorHAnsi"/>
          <w:b/>
          <w:bCs/>
          <w:color w:val="000000" w:themeColor="text1"/>
        </w:rPr>
        <w:t>table</w:t>
      </w:r>
      <w:r w:rsidR="00E5311B">
        <w:rPr>
          <w:rFonts w:asciiTheme="majorHAnsi" w:hAnsiTheme="majorHAnsi" w:cstheme="majorHAnsi"/>
          <w:b/>
          <w:bCs/>
          <w:color w:val="000000" w:themeColor="text1"/>
        </w:rPr>
        <w:t xml:space="preserve"> below</w:t>
      </w:r>
      <w:r w:rsidR="00087887" w:rsidRPr="00750A7A">
        <w:rPr>
          <w:rFonts w:asciiTheme="majorHAnsi" w:hAnsiTheme="majorHAnsi" w:cstheme="majorHAnsi"/>
          <w:color w:val="000000" w:themeColor="text1"/>
        </w:rPr>
        <w:t xml:space="preserve"> (</w:t>
      </w:r>
      <w:r w:rsidR="007E0CE4" w:rsidRPr="00750A7A">
        <w:rPr>
          <w:rFonts w:asciiTheme="majorHAnsi" w:hAnsiTheme="majorHAnsi" w:cstheme="majorHAnsi"/>
          <w:b/>
          <w:bCs/>
          <w:color w:val="000000" w:themeColor="text1"/>
        </w:rPr>
        <w:fldChar w:fldCharType="begin"/>
      </w:r>
      <w:r w:rsidR="007E0CE4" w:rsidRPr="00750A7A">
        <w:rPr>
          <w:rFonts w:asciiTheme="majorHAnsi" w:hAnsiTheme="majorHAnsi" w:cstheme="majorHAnsi"/>
          <w:color w:val="000000" w:themeColor="text1"/>
        </w:rPr>
        <w:instrText xml:space="preserve"> REF _Ref209375082 \h </w:instrText>
      </w:r>
      <w:r w:rsidR="00C360F0" w:rsidRPr="00750A7A">
        <w:rPr>
          <w:rFonts w:asciiTheme="majorHAnsi" w:hAnsiTheme="majorHAnsi" w:cstheme="majorHAnsi"/>
          <w:b/>
          <w:bCs/>
          <w:color w:val="000000" w:themeColor="text1"/>
        </w:rPr>
        <w:instrText xml:space="preserve"> \* MERGEFORMAT </w:instrText>
      </w:r>
      <w:r w:rsidR="007E0CE4" w:rsidRPr="00750A7A">
        <w:rPr>
          <w:rFonts w:asciiTheme="majorHAnsi" w:hAnsiTheme="majorHAnsi" w:cstheme="majorHAnsi"/>
          <w:b/>
          <w:bCs/>
          <w:color w:val="000000" w:themeColor="text1"/>
        </w:rPr>
      </w:r>
      <w:r w:rsidR="007E0CE4" w:rsidRPr="00750A7A">
        <w:rPr>
          <w:rFonts w:asciiTheme="majorHAnsi" w:hAnsiTheme="majorHAnsi" w:cstheme="majorHAnsi"/>
          <w:b/>
          <w:bCs/>
          <w:color w:val="000000" w:themeColor="text1"/>
        </w:rPr>
        <w:fldChar w:fldCharType="separate"/>
      </w:r>
      <w:r w:rsidR="007E0CE4" w:rsidRPr="00750A7A">
        <w:rPr>
          <w:rFonts w:asciiTheme="majorHAnsi" w:hAnsiTheme="majorHAnsi" w:cstheme="majorHAnsi"/>
          <w:i/>
          <w:iCs/>
        </w:rPr>
        <w:t>Table 1</w:t>
      </w:r>
      <w:r w:rsidR="007E0CE4" w:rsidRPr="00750A7A">
        <w:rPr>
          <w:rFonts w:asciiTheme="majorHAnsi" w:hAnsiTheme="majorHAnsi" w:cstheme="majorHAnsi"/>
          <w:b/>
          <w:bCs/>
          <w:color w:val="000000" w:themeColor="text1"/>
        </w:rPr>
        <w:fldChar w:fldCharType="end"/>
      </w:r>
      <w:r w:rsidR="00087887" w:rsidRPr="00750A7A">
        <w:rPr>
          <w:rFonts w:asciiTheme="majorHAnsi" w:hAnsiTheme="majorHAnsi" w:cstheme="majorHAnsi"/>
          <w:color w:val="000000" w:themeColor="text1"/>
        </w:rPr>
        <w:t>)</w:t>
      </w:r>
      <w:r w:rsidR="00D23AD8" w:rsidRPr="00750A7A">
        <w:rPr>
          <w:rFonts w:asciiTheme="majorHAnsi" w:hAnsiTheme="majorHAnsi" w:cstheme="majorHAnsi"/>
          <w:color w:val="000000" w:themeColor="text1"/>
        </w:rPr>
        <w:t>, which shows all categories</w:t>
      </w:r>
      <w:r w:rsidR="008D0118" w:rsidRPr="00750A7A">
        <w:rPr>
          <w:rFonts w:asciiTheme="majorHAnsi" w:hAnsiTheme="majorHAnsi" w:cstheme="majorHAnsi"/>
          <w:color w:val="000000" w:themeColor="text1"/>
        </w:rPr>
        <w:t xml:space="preserve"> you will differentiate.</w:t>
      </w:r>
    </w:p>
    <w:p w14:paraId="42FB046B" w14:textId="2491793D" w:rsidR="002F4486" w:rsidRPr="00750A7A" w:rsidRDefault="00CB299B" w:rsidP="00912380">
      <w:pPr>
        <w:pStyle w:val="ListParagraph"/>
        <w:numPr>
          <w:ilvl w:val="0"/>
          <w:numId w:val="1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Following the </w:t>
      </w:r>
      <w:r w:rsidR="005967F5" w:rsidRPr="00750A7A">
        <w:rPr>
          <w:rFonts w:asciiTheme="majorHAnsi" w:hAnsiTheme="majorHAnsi" w:cstheme="majorHAnsi"/>
          <w:color w:val="000000" w:themeColor="text1"/>
        </w:rPr>
        <w:t>table</w:t>
      </w:r>
      <w:r w:rsidR="000A15C4" w:rsidRPr="00750A7A">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you will find detailed explanations </w:t>
      </w:r>
      <w:r w:rsidR="000A15C4" w:rsidRPr="00750A7A">
        <w:rPr>
          <w:rFonts w:asciiTheme="majorHAnsi" w:hAnsiTheme="majorHAnsi" w:cstheme="majorHAnsi"/>
          <w:color w:val="000000" w:themeColor="text1"/>
        </w:rPr>
        <w:t xml:space="preserve">for each category. </w:t>
      </w:r>
      <w:r w:rsidR="00295B0A" w:rsidRPr="00750A7A">
        <w:rPr>
          <w:rFonts w:asciiTheme="majorHAnsi" w:hAnsiTheme="majorHAnsi" w:cstheme="majorHAnsi"/>
          <w:color w:val="000000" w:themeColor="text1"/>
        </w:rPr>
        <w:t>Read through all the</w:t>
      </w:r>
      <w:r w:rsidR="000A15C4" w:rsidRPr="00750A7A">
        <w:rPr>
          <w:rFonts w:asciiTheme="majorHAnsi" w:hAnsiTheme="majorHAnsi" w:cstheme="majorHAnsi"/>
          <w:color w:val="000000" w:themeColor="text1"/>
        </w:rPr>
        <w:t>se explanations</w:t>
      </w:r>
      <w:r w:rsidR="00295B0A" w:rsidRPr="00750A7A">
        <w:rPr>
          <w:rFonts w:asciiTheme="majorHAnsi" w:hAnsiTheme="majorHAnsi" w:cstheme="majorHAnsi"/>
          <w:color w:val="000000" w:themeColor="text1"/>
        </w:rPr>
        <w:t xml:space="preserve"> carefully.</w:t>
      </w:r>
    </w:p>
    <w:p w14:paraId="2708AC74" w14:textId="3432C99B" w:rsidR="000B4EDB" w:rsidRPr="00750A7A" w:rsidRDefault="00BE105A" w:rsidP="00912380">
      <w:pPr>
        <w:pStyle w:val="ListParagraph"/>
        <w:numPr>
          <w:ilvl w:val="0"/>
          <w:numId w:val="1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Understand what each category covers, how to recognize it and how the categories differ from one another.</w:t>
      </w:r>
      <w:r w:rsidR="00CE4366" w:rsidRPr="00750A7A">
        <w:rPr>
          <w:rFonts w:asciiTheme="majorHAnsi" w:hAnsiTheme="majorHAnsi" w:cstheme="majorHAnsi"/>
          <w:color w:val="000000" w:themeColor="text1"/>
        </w:rPr>
        <w:t xml:space="preserve"> </w:t>
      </w:r>
      <w:r w:rsidRPr="00750A7A">
        <w:rPr>
          <w:rFonts w:asciiTheme="majorHAnsi" w:hAnsiTheme="majorHAnsi" w:cstheme="majorHAnsi"/>
          <w:color w:val="000000" w:themeColor="text1"/>
        </w:rPr>
        <w:t>Use the definitions, keywords</w:t>
      </w:r>
      <w:r w:rsidR="00116231" w:rsidRPr="00750A7A">
        <w:rPr>
          <w:rFonts w:asciiTheme="majorHAnsi" w:hAnsiTheme="majorHAnsi" w:cstheme="majorHAnsi"/>
          <w:color w:val="000000" w:themeColor="text1"/>
        </w:rPr>
        <w:t xml:space="preserve"> and</w:t>
      </w:r>
      <w:r w:rsidRPr="00750A7A">
        <w:rPr>
          <w:rFonts w:asciiTheme="majorHAnsi" w:hAnsiTheme="majorHAnsi" w:cstheme="majorHAnsi"/>
          <w:color w:val="000000" w:themeColor="text1"/>
        </w:rPr>
        <w:t xml:space="preserve"> examples provided.</w:t>
      </w:r>
    </w:p>
    <w:p w14:paraId="61CCCAE6" w14:textId="77777777" w:rsidR="00C8322E" w:rsidRPr="00750A7A" w:rsidRDefault="00C8322E" w:rsidP="00767297">
      <w:pPr>
        <w:pStyle w:val="ListParagraph"/>
        <w:spacing w:line="276" w:lineRule="auto"/>
        <w:ind w:left="1080"/>
        <w:jc w:val="both"/>
        <w:rPr>
          <w:rFonts w:asciiTheme="majorHAnsi" w:hAnsiTheme="majorHAnsi" w:cstheme="majorHAnsi"/>
          <w:color w:val="000000" w:themeColor="text1"/>
        </w:rPr>
      </w:pPr>
    </w:p>
    <w:p w14:paraId="5184EBF3" w14:textId="41D8ADBB" w:rsidR="000B4EDB" w:rsidRDefault="000B4EDB" w:rsidP="00912380">
      <w:pPr>
        <w:pStyle w:val="ListParagraph"/>
        <w:numPr>
          <w:ilvl w:val="0"/>
          <w:numId w:val="13"/>
        </w:numPr>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Understand the workflow for measure extraction</w:t>
      </w:r>
    </w:p>
    <w:p w14:paraId="05C43D84" w14:textId="5B07FF7F" w:rsidR="00AF6018" w:rsidRPr="00BB228C" w:rsidRDefault="00AF6018" w:rsidP="00BB228C">
      <w:pPr>
        <w:spacing w:line="276" w:lineRule="auto"/>
        <w:ind w:left="720"/>
        <w:jc w:val="both"/>
        <w:rPr>
          <w:rFonts w:asciiTheme="majorHAnsi" w:hAnsiTheme="majorHAnsi" w:cstheme="majorHAnsi"/>
          <w:color w:val="000000" w:themeColor="text1"/>
        </w:rPr>
      </w:pPr>
      <w:r w:rsidRPr="00BB228C">
        <w:rPr>
          <w:rFonts w:asciiTheme="majorHAnsi" w:hAnsiTheme="majorHAnsi" w:cstheme="majorHAnsi"/>
          <w:color w:val="000000" w:themeColor="text1"/>
        </w:rPr>
        <w:t>After you’re comfortable with the categories, you’ll need to understand how to make decisions.</w:t>
      </w:r>
    </w:p>
    <w:p w14:paraId="4500C287" w14:textId="1B6D0C0A" w:rsidR="008F2A09" w:rsidRPr="00750A7A" w:rsidRDefault="008F2A09" w:rsidP="00912380">
      <w:pPr>
        <w:pStyle w:val="ListParagraph"/>
        <w:numPr>
          <w:ilvl w:val="0"/>
          <w:numId w:val="15"/>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Read through the</w:t>
      </w:r>
      <w:r w:rsidR="006F291A" w:rsidRPr="00750A7A">
        <w:rPr>
          <w:rFonts w:asciiTheme="majorHAnsi" w:hAnsiTheme="majorHAnsi" w:cstheme="majorHAnsi"/>
          <w:b/>
          <w:bCs/>
          <w:color w:val="000000" w:themeColor="text1"/>
        </w:rPr>
        <w:t xml:space="preserve"> </w:t>
      </w:r>
      <w:r w:rsidR="006F291A" w:rsidRPr="00750A7A">
        <w:rPr>
          <w:rFonts w:asciiTheme="majorHAnsi" w:hAnsiTheme="majorHAnsi" w:cstheme="majorHAnsi"/>
          <w:b/>
          <w:bCs/>
          <w:color w:val="000000" w:themeColor="text1"/>
        </w:rPr>
        <w:fldChar w:fldCharType="begin"/>
      </w:r>
      <w:r w:rsidR="006F291A" w:rsidRPr="00750A7A">
        <w:rPr>
          <w:rFonts w:asciiTheme="majorHAnsi" w:hAnsiTheme="majorHAnsi" w:cstheme="majorHAnsi"/>
          <w:b/>
          <w:bCs/>
          <w:color w:val="000000" w:themeColor="text1"/>
        </w:rPr>
        <w:instrText xml:space="preserve"> REF _Ref209375207 \h  \* MERGEFORMAT </w:instrText>
      </w:r>
      <w:r w:rsidR="006F291A" w:rsidRPr="00750A7A">
        <w:rPr>
          <w:rFonts w:asciiTheme="majorHAnsi" w:hAnsiTheme="majorHAnsi" w:cstheme="majorHAnsi"/>
          <w:b/>
          <w:bCs/>
          <w:color w:val="000000" w:themeColor="text1"/>
        </w:rPr>
      </w:r>
      <w:r w:rsidR="006F291A" w:rsidRPr="00750A7A">
        <w:rPr>
          <w:rFonts w:asciiTheme="majorHAnsi" w:hAnsiTheme="majorHAnsi" w:cstheme="majorHAnsi"/>
          <w:b/>
          <w:bCs/>
          <w:color w:val="000000" w:themeColor="text1"/>
        </w:rPr>
        <w:fldChar w:fldCharType="separate"/>
      </w:r>
      <w:r w:rsidR="006F291A" w:rsidRPr="00750A7A">
        <w:rPr>
          <w:rFonts w:asciiTheme="majorHAnsi" w:hAnsiTheme="majorHAnsi" w:cstheme="majorHAnsi"/>
          <w:b/>
          <w:bCs/>
          <w:color w:val="000000" w:themeColor="text1"/>
        </w:rPr>
        <w:t>Workflow</w:t>
      </w:r>
      <w:r w:rsidR="006F291A" w:rsidRPr="00750A7A">
        <w:rPr>
          <w:rFonts w:asciiTheme="majorHAnsi" w:hAnsiTheme="majorHAnsi" w:cstheme="majorHAnsi"/>
          <w:b/>
          <w:bCs/>
          <w:color w:val="000000" w:themeColor="text1"/>
        </w:rPr>
        <w:fldChar w:fldCharType="end"/>
      </w:r>
      <w:r w:rsidR="00647A9C">
        <w:rPr>
          <w:rFonts w:asciiTheme="majorHAnsi" w:hAnsiTheme="majorHAnsi" w:cstheme="majorHAnsi"/>
          <w:b/>
          <w:bCs/>
          <w:color w:val="000000" w:themeColor="text1"/>
        </w:rPr>
        <w:t xml:space="preserve"> (page 22).</w:t>
      </w:r>
    </w:p>
    <w:p w14:paraId="46D30613" w14:textId="799A198E" w:rsidR="000B4EDB" w:rsidRPr="00750A7A" w:rsidRDefault="000B4EDB" w:rsidP="00912380">
      <w:pPr>
        <w:pStyle w:val="ListParagraph"/>
        <w:numPr>
          <w:ilvl w:val="0"/>
          <w:numId w:val="15"/>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Learn how to identify the relevant measures from articles </w:t>
      </w:r>
      <w:r w:rsidR="00AF6018">
        <w:rPr>
          <w:rFonts w:asciiTheme="majorHAnsi" w:hAnsiTheme="majorHAnsi" w:cstheme="majorHAnsi"/>
          <w:color w:val="000000" w:themeColor="text1"/>
        </w:rPr>
        <w:t>(</w:t>
      </w:r>
      <w:r w:rsidRPr="00750A7A">
        <w:rPr>
          <w:rFonts w:asciiTheme="majorHAnsi" w:hAnsiTheme="majorHAnsi" w:cstheme="majorHAnsi"/>
          <w:color w:val="000000" w:themeColor="text1"/>
        </w:rPr>
        <w:t>i.e., what is measured, how is it measured, and what can be excluded</w:t>
      </w:r>
      <w:r w:rsidR="00AF6018">
        <w:rPr>
          <w:rFonts w:asciiTheme="majorHAnsi" w:hAnsiTheme="majorHAnsi" w:cstheme="majorHAnsi"/>
          <w:color w:val="000000" w:themeColor="text1"/>
        </w:rPr>
        <w:t>)</w:t>
      </w:r>
      <w:r w:rsidR="00885966" w:rsidRPr="00750A7A">
        <w:rPr>
          <w:rFonts w:asciiTheme="majorHAnsi" w:hAnsiTheme="majorHAnsi" w:cstheme="majorHAnsi"/>
          <w:color w:val="000000" w:themeColor="text1"/>
        </w:rPr>
        <w:t>?</w:t>
      </w:r>
    </w:p>
    <w:p w14:paraId="1817A8E8" w14:textId="0AEF2C00" w:rsidR="000B4EDB" w:rsidRPr="00750A7A" w:rsidRDefault="000B4EDB" w:rsidP="00912380">
      <w:pPr>
        <w:pStyle w:val="ListParagraph"/>
        <w:numPr>
          <w:ilvl w:val="0"/>
          <w:numId w:val="15"/>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Pay attention to the exclusion criteria and how multiple measures within an article should be handled</w:t>
      </w:r>
      <w:r w:rsidR="00E76CC0" w:rsidRPr="00750A7A">
        <w:rPr>
          <w:rFonts w:asciiTheme="majorHAnsi" w:hAnsiTheme="majorHAnsi" w:cstheme="majorHAnsi"/>
          <w:color w:val="000000" w:themeColor="text1"/>
        </w:rPr>
        <w:t xml:space="preserve"> and what to do, when you are unsure about a measure.</w:t>
      </w:r>
    </w:p>
    <w:p w14:paraId="6C576AAC" w14:textId="77777777" w:rsidR="00761F44" w:rsidRPr="00750A7A" w:rsidRDefault="00761F44" w:rsidP="00767297">
      <w:pPr>
        <w:pStyle w:val="ListParagraph"/>
        <w:spacing w:line="276" w:lineRule="auto"/>
        <w:ind w:left="1080"/>
        <w:jc w:val="both"/>
        <w:rPr>
          <w:rFonts w:asciiTheme="majorHAnsi" w:hAnsiTheme="majorHAnsi" w:cstheme="majorHAnsi"/>
          <w:color w:val="000000" w:themeColor="text1"/>
        </w:rPr>
      </w:pPr>
    </w:p>
    <w:p w14:paraId="5E5659BC" w14:textId="78D64FB7" w:rsidR="000B4EDB" w:rsidRDefault="00761F44" w:rsidP="00912380">
      <w:pPr>
        <w:pStyle w:val="ListParagraph"/>
        <w:numPr>
          <w:ilvl w:val="0"/>
          <w:numId w:val="13"/>
        </w:numPr>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Practice with examples</w:t>
      </w:r>
    </w:p>
    <w:p w14:paraId="13286DED" w14:textId="1329F2AA" w:rsidR="00AF6018" w:rsidRPr="00BB228C" w:rsidRDefault="00AF6018" w:rsidP="00BB228C">
      <w:pPr>
        <w:pStyle w:val="ListParagraph"/>
        <w:spacing w:line="276" w:lineRule="auto"/>
        <w:jc w:val="both"/>
        <w:rPr>
          <w:rFonts w:asciiTheme="majorHAnsi" w:hAnsiTheme="majorHAnsi" w:cstheme="majorHAnsi"/>
          <w:color w:val="000000" w:themeColor="text1"/>
        </w:rPr>
      </w:pPr>
      <w:r w:rsidRPr="00BB228C">
        <w:rPr>
          <w:rFonts w:asciiTheme="majorHAnsi" w:hAnsiTheme="majorHAnsi" w:cstheme="majorHAnsi"/>
          <w:color w:val="000000" w:themeColor="text1"/>
        </w:rPr>
        <w:t>Once you fully understand the workflow, you’ll need to practice and check your work</w:t>
      </w:r>
      <w:r>
        <w:rPr>
          <w:rFonts w:asciiTheme="majorHAnsi" w:hAnsiTheme="majorHAnsi" w:cstheme="majorHAnsi"/>
          <w:color w:val="000000" w:themeColor="text1"/>
        </w:rPr>
        <w:t xml:space="preserve"> against the sample solutions.</w:t>
      </w:r>
    </w:p>
    <w:p w14:paraId="699CDC84" w14:textId="0945F6D9" w:rsidR="001120CC" w:rsidRPr="00750A7A" w:rsidRDefault="001120CC" w:rsidP="00912380">
      <w:pPr>
        <w:pStyle w:val="ListParagraph"/>
        <w:numPr>
          <w:ilvl w:val="0"/>
          <w:numId w:val="16"/>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Work through the practice examples </w:t>
      </w:r>
      <w:r w:rsidR="00FC7667" w:rsidRPr="00750A7A">
        <w:rPr>
          <w:rFonts w:asciiTheme="majorHAnsi" w:hAnsiTheme="majorHAnsi" w:cstheme="majorHAnsi"/>
          <w:color w:val="000000" w:themeColor="text1"/>
        </w:rPr>
        <w:t>provided</w:t>
      </w:r>
      <w:r w:rsidR="00765C4B" w:rsidRPr="00750A7A">
        <w:rPr>
          <w:rFonts w:asciiTheme="majorHAnsi" w:hAnsiTheme="majorHAnsi" w:cstheme="majorHAnsi"/>
          <w:color w:val="000000" w:themeColor="text1"/>
        </w:rPr>
        <w:t xml:space="preserve"> </w:t>
      </w:r>
      <w:r w:rsidR="00005692" w:rsidRPr="00750A7A">
        <w:rPr>
          <w:rFonts w:asciiTheme="majorHAnsi" w:hAnsiTheme="majorHAnsi" w:cstheme="majorHAnsi"/>
          <w:b/>
          <w:bCs/>
          <w:color w:val="000000" w:themeColor="text1"/>
        </w:rPr>
        <w:fldChar w:fldCharType="begin"/>
      </w:r>
      <w:r w:rsidR="00005692" w:rsidRPr="00750A7A">
        <w:rPr>
          <w:rFonts w:asciiTheme="majorHAnsi" w:hAnsiTheme="majorHAnsi" w:cstheme="majorHAnsi"/>
          <w:b/>
          <w:bCs/>
          <w:color w:val="000000" w:themeColor="text1"/>
        </w:rPr>
        <w:instrText xml:space="preserve"> REF _Ref209375291 \h  \* MERGEFORMAT </w:instrText>
      </w:r>
      <w:r w:rsidR="00005692" w:rsidRPr="00750A7A">
        <w:rPr>
          <w:rFonts w:asciiTheme="majorHAnsi" w:hAnsiTheme="majorHAnsi" w:cstheme="majorHAnsi"/>
          <w:b/>
          <w:bCs/>
          <w:color w:val="000000" w:themeColor="text1"/>
        </w:rPr>
      </w:r>
      <w:r w:rsidR="00005692" w:rsidRPr="00750A7A">
        <w:rPr>
          <w:rFonts w:asciiTheme="majorHAnsi" w:hAnsiTheme="majorHAnsi" w:cstheme="majorHAnsi"/>
          <w:b/>
          <w:bCs/>
          <w:color w:val="000000" w:themeColor="text1"/>
        </w:rPr>
        <w:fldChar w:fldCharType="separate"/>
      </w:r>
      <w:r w:rsidR="00005692" w:rsidRPr="00750A7A">
        <w:rPr>
          <w:rFonts w:asciiTheme="majorHAnsi" w:hAnsiTheme="majorHAnsi" w:cstheme="majorHAnsi"/>
          <w:b/>
          <w:bCs/>
          <w:color w:val="000000" w:themeColor="text1"/>
        </w:rPr>
        <w:t>Worked examples</w:t>
      </w:r>
      <w:r w:rsidR="00005692" w:rsidRPr="00750A7A">
        <w:rPr>
          <w:rFonts w:asciiTheme="majorHAnsi" w:hAnsiTheme="majorHAnsi" w:cstheme="majorHAnsi"/>
          <w:b/>
          <w:bCs/>
          <w:color w:val="000000" w:themeColor="text1"/>
        </w:rPr>
        <w:fldChar w:fldCharType="end"/>
      </w:r>
      <w:r w:rsidR="00765C4B" w:rsidRPr="00750A7A">
        <w:rPr>
          <w:rFonts w:asciiTheme="majorHAnsi" w:hAnsiTheme="majorHAnsi" w:cstheme="majorHAnsi"/>
          <w:b/>
          <w:bCs/>
          <w:color w:val="000000" w:themeColor="text1"/>
        </w:rPr>
        <w:fldChar w:fldCharType="begin"/>
      </w:r>
      <w:r w:rsidR="00765C4B" w:rsidRPr="00750A7A">
        <w:rPr>
          <w:rFonts w:asciiTheme="majorHAnsi" w:hAnsiTheme="majorHAnsi" w:cstheme="majorHAnsi"/>
          <w:b/>
          <w:bCs/>
          <w:color w:val="000000" w:themeColor="text1"/>
        </w:rPr>
        <w:instrText xml:space="preserve"> REF _Ref205042642 \h </w:instrText>
      </w:r>
      <w:r w:rsidR="00C41022" w:rsidRPr="00750A7A">
        <w:rPr>
          <w:rFonts w:asciiTheme="majorHAnsi" w:hAnsiTheme="majorHAnsi" w:cstheme="majorHAnsi"/>
          <w:b/>
          <w:bCs/>
          <w:color w:val="000000" w:themeColor="text1"/>
        </w:rPr>
        <w:instrText xml:space="preserve"> \* MERGEFORMAT </w:instrText>
      </w:r>
      <w:r w:rsidR="00765C4B" w:rsidRPr="00750A7A">
        <w:rPr>
          <w:rFonts w:asciiTheme="majorHAnsi" w:hAnsiTheme="majorHAnsi" w:cstheme="majorHAnsi"/>
          <w:b/>
          <w:bCs/>
          <w:color w:val="000000" w:themeColor="text1"/>
        </w:rPr>
      </w:r>
      <w:r w:rsidR="00765C4B" w:rsidRPr="00750A7A">
        <w:rPr>
          <w:rFonts w:asciiTheme="majorHAnsi" w:hAnsiTheme="majorHAnsi" w:cstheme="majorHAnsi"/>
          <w:b/>
          <w:bCs/>
          <w:color w:val="000000" w:themeColor="text1"/>
        </w:rPr>
        <w:fldChar w:fldCharType="separate"/>
      </w:r>
      <w:r w:rsidR="00765C4B" w:rsidRPr="00750A7A">
        <w:rPr>
          <w:rFonts w:asciiTheme="majorHAnsi" w:hAnsiTheme="majorHAnsi" w:cstheme="majorHAnsi"/>
          <w:b/>
          <w:bCs/>
          <w:color w:val="000000" w:themeColor="text1"/>
        </w:rPr>
        <w:fldChar w:fldCharType="end"/>
      </w:r>
      <w:r w:rsidR="00AF6018">
        <w:rPr>
          <w:rFonts w:asciiTheme="majorHAnsi" w:hAnsiTheme="majorHAnsi" w:cstheme="majorHAnsi"/>
          <w:color w:val="000000" w:themeColor="text1"/>
        </w:rPr>
        <w:t xml:space="preserve"> (page 26)</w:t>
      </w:r>
      <w:r w:rsidRPr="00750A7A">
        <w:rPr>
          <w:rFonts w:asciiTheme="majorHAnsi" w:hAnsiTheme="majorHAnsi" w:cstheme="majorHAnsi"/>
          <w:color w:val="000000" w:themeColor="text1"/>
        </w:rPr>
        <w:t>.</w:t>
      </w:r>
    </w:p>
    <w:p w14:paraId="31CD3961" w14:textId="158DD9C5" w:rsidR="001120CC" w:rsidRPr="00750A7A" w:rsidRDefault="001120CC" w:rsidP="00912380">
      <w:pPr>
        <w:pStyle w:val="ListParagraph"/>
        <w:numPr>
          <w:ilvl w:val="0"/>
          <w:numId w:val="16"/>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Your goal: to be able to classify each measure correctly.</w:t>
      </w:r>
    </w:p>
    <w:p w14:paraId="66607DE5" w14:textId="38614D1F" w:rsidR="00761F44" w:rsidRPr="00750A7A" w:rsidRDefault="001120CC" w:rsidP="00912380">
      <w:pPr>
        <w:pStyle w:val="ListParagraph"/>
        <w:numPr>
          <w:ilvl w:val="0"/>
          <w:numId w:val="16"/>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If you are unsure about an example or deviate from the sample solution, clarify this with the project managers. Only when you can understand and explain the decision-making logic</w:t>
      </w:r>
      <w:r w:rsidR="001A3253" w:rsidRPr="00750A7A">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you </w:t>
      </w:r>
      <w:r w:rsidR="001A3253" w:rsidRPr="00750A7A">
        <w:rPr>
          <w:rFonts w:asciiTheme="majorHAnsi" w:hAnsiTheme="majorHAnsi" w:cstheme="majorHAnsi"/>
          <w:color w:val="000000" w:themeColor="text1"/>
        </w:rPr>
        <w:t xml:space="preserve">are </w:t>
      </w:r>
      <w:r w:rsidRPr="00750A7A">
        <w:rPr>
          <w:rFonts w:asciiTheme="majorHAnsi" w:hAnsiTheme="majorHAnsi" w:cstheme="majorHAnsi"/>
          <w:color w:val="000000" w:themeColor="text1"/>
        </w:rPr>
        <w:t>ready for the next step.</w:t>
      </w:r>
    </w:p>
    <w:p w14:paraId="0566FDEB" w14:textId="77777777" w:rsidR="00270DAC" w:rsidRPr="00750A7A" w:rsidRDefault="00270DAC" w:rsidP="00767297">
      <w:pPr>
        <w:pStyle w:val="ListParagraph"/>
        <w:spacing w:line="276" w:lineRule="auto"/>
        <w:ind w:left="1080"/>
        <w:jc w:val="both"/>
        <w:rPr>
          <w:rFonts w:asciiTheme="majorHAnsi" w:hAnsiTheme="majorHAnsi" w:cstheme="majorHAnsi"/>
          <w:color w:val="000000" w:themeColor="text1"/>
        </w:rPr>
      </w:pPr>
    </w:p>
    <w:p w14:paraId="21BA18AE" w14:textId="172576B3" w:rsidR="00270DAC" w:rsidRDefault="00270DAC" w:rsidP="00912380">
      <w:pPr>
        <w:pStyle w:val="ListParagraph"/>
        <w:numPr>
          <w:ilvl w:val="0"/>
          <w:numId w:val="13"/>
        </w:numPr>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 xml:space="preserve">Independent application to real </w:t>
      </w:r>
      <w:r w:rsidR="00FF09AC" w:rsidRPr="00750A7A">
        <w:rPr>
          <w:rFonts w:asciiTheme="majorHAnsi" w:hAnsiTheme="majorHAnsi" w:cstheme="majorHAnsi"/>
          <w:b/>
          <w:bCs/>
          <w:color w:val="000000" w:themeColor="text1"/>
        </w:rPr>
        <w:t>articles</w:t>
      </w:r>
    </w:p>
    <w:p w14:paraId="1DD8FCC5" w14:textId="55A01C6F" w:rsidR="005C2F9F" w:rsidRPr="00BB228C" w:rsidRDefault="005C2F9F" w:rsidP="00BB228C">
      <w:pPr>
        <w:pStyle w:val="ListParagraph"/>
        <w:spacing w:line="276" w:lineRule="auto"/>
        <w:jc w:val="both"/>
        <w:rPr>
          <w:rFonts w:asciiTheme="majorHAnsi" w:hAnsiTheme="majorHAnsi" w:cstheme="majorHAnsi"/>
          <w:color w:val="000000" w:themeColor="text1"/>
        </w:rPr>
      </w:pPr>
      <w:r w:rsidRPr="00BB228C">
        <w:rPr>
          <w:rFonts w:asciiTheme="majorHAnsi" w:hAnsiTheme="majorHAnsi" w:cstheme="majorHAnsi"/>
          <w:color w:val="000000" w:themeColor="text1"/>
        </w:rPr>
        <w:t xml:space="preserve">Now you are ready to apply the codebook. </w:t>
      </w:r>
    </w:p>
    <w:p w14:paraId="00D1F37A" w14:textId="2950E726" w:rsidR="00270DAC" w:rsidRPr="00750A7A" w:rsidRDefault="00270DAC" w:rsidP="00912380">
      <w:pPr>
        <w:pStyle w:val="ListParagraph"/>
        <w:numPr>
          <w:ilvl w:val="0"/>
          <w:numId w:val="1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Now apply the </w:t>
      </w:r>
      <w:r w:rsidR="009A58FF" w:rsidRPr="00750A7A">
        <w:rPr>
          <w:rFonts w:asciiTheme="majorHAnsi" w:hAnsiTheme="majorHAnsi" w:cstheme="majorHAnsi"/>
          <w:b/>
          <w:bCs/>
          <w:color w:val="000000" w:themeColor="text1"/>
        </w:rPr>
        <w:fldChar w:fldCharType="begin"/>
      </w:r>
      <w:r w:rsidR="009A58FF" w:rsidRPr="00750A7A">
        <w:rPr>
          <w:rFonts w:asciiTheme="majorHAnsi" w:hAnsiTheme="majorHAnsi" w:cstheme="majorHAnsi"/>
          <w:b/>
          <w:bCs/>
          <w:color w:val="000000" w:themeColor="text1"/>
        </w:rPr>
        <w:instrText xml:space="preserve"> REF _Ref205042567 \h </w:instrText>
      </w:r>
      <w:r w:rsidR="00765C4B" w:rsidRPr="00750A7A">
        <w:rPr>
          <w:rFonts w:asciiTheme="majorHAnsi" w:hAnsiTheme="majorHAnsi" w:cstheme="majorHAnsi"/>
          <w:b/>
          <w:bCs/>
          <w:color w:val="000000" w:themeColor="text1"/>
        </w:rPr>
        <w:instrText xml:space="preserve"> \* MERGEFORMAT </w:instrText>
      </w:r>
      <w:r w:rsidR="009A58FF" w:rsidRPr="00750A7A">
        <w:rPr>
          <w:rFonts w:asciiTheme="majorHAnsi" w:hAnsiTheme="majorHAnsi" w:cstheme="majorHAnsi"/>
          <w:b/>
          <w:bCs/>
          <w:color w:val="000000" w:themeColor="text1"/>
        </w:rPr>
      </w:r>
      <w:r w:rsidR="009A58FF" w:rsidRPr="00750A7A">
        <w:rPr>
          <w:rFonts w:asciiTheme="majorHAnsi" w:hAnsiTheme="majorHAnsi" w:cstheme="majorHAnsi"/>
          <w:b/>
          <w:bCs/>
          <w:color w:val="000000" w:themeColor="text1"/>
        </w:rPr>
        <w:fldChar w:fldCharType="separate"/>
      </w:r>
      <w:r w:rsidR="009A58FF" w:rsidRPr="00750A7A">
        <w:rPr>
          <w:rFonts w:asciiTheme="majorHAnsi" w:hAnsiTheme="majorHAnsi" w:cstheme="majorHAnsi"/>
          <w:b/>
          <w:bCs/>
          <w:color w:val="000000" w:themeColor="text1"/>
        </w:rPr>
        <w:t>Workflow</w:t>
      </w:r>
      <w:r w:rsidR="009A58FF" w:rsidRPr="00750A7A">
        <w:rPr>
          <w:rFonts w:asciiTheme="majorHAnsi" w:hAnsiTheme="majorHAnsi" w:cstheme="majorHAnsi"/>
          <w:b/>
          <w:bCs/>
          <w:color w:val="000000" w:themeColor="text1"/>
        </w:rPr>
        <w:fldChar w:fldCharType="end"/>
      </w:r>
      <w:r w:rsidR="009A58FF" w:rsidRPr="00750A7A">
        <w:rPr>
          <w:rFonts w:asciiTheme="majorHAnsi" w:hAnsiTheme="majorHAnsi" w:cstheme="majorHAnsi"/>
          <w:b/>
          <w:bCs/>
          <w:color w:val="000000" w:themeColor="text1"/>
        </w:rPr>
        <w:t xml:space="preserve"> </w:t>
      </w:r>
      <w:r w:rsidR="009A58FF" w:rsidRPr="00750A7A">
        <w:rPr>
          <w:rFonts w:asciiTheme="majorHAnsi" w:hAnsiTheme="majorHAnsi" w:cstheme="majorHAnsi"/>
          <w:color w:val="000000" w:themeColor="text1"/>
        </w:rPr>
        <w:t xml:space="preserve">to </w:t>
      </w:r>
      <w:r w:rsidRPr="00750A7A">
        <w:rPr>
          <w:rFonts w:asciiTheme="majorHAnsi" w:hAnsiTheme="majorHAnsi" w:cstheme="majorHAnsi"/>
          <w:color w:val="000000" w:themeColor="text1"/>
        </w:rPr>
        <w:t xml:space="preserve">your assigned </w:t>
      </w:r>
      <w:r w:rsidR="00FF09AC" w:rsidRPr="00750A7A">
        <w:rPr>
          <w:rFonts w:asciiTheme="majorHAnsi" w:hAnsiTheme="majorHAnsi" w:cstheme="majorHAnsi"/>
          <w:color w:val="000000" w:themeColor="text1"/>
        </w:rPr>
        <w:t>articles</w:t>
      </w:r>
      <w:r w:rsidRPr="00750A7A">
        <w:rPr>
          <w:rFonts w:asciiTheme="majorHAnsi" w:hAnsiTheme="majorHAnsi" w:cstheme="majorHAnsi"/>
          <w:color w:val="000000" w:themeColor="text1"/>
        </w:rPr>
        <w:t>.</w:t>
      </w:r>
      <w:r w:rsidR="00765C4B" w:rsidRPr="00750A7A">
        <w:rPr>
          <w:rFonts w:asciiTheme="majorHAnsi" w:hAnsiTheme="majorHAnsi" w:cstheme="majorHAnsi"/>
          <w:color w:val="000000" w:themeColor="text1"/>
        </w:rPr>
        <w:t xml:space="preserve"> </w:t>
      </w:r>
      <w:r w:rsidR="0041613A" w:rsidRPr="00750A7A">
        <w:rPr>
          <w:rFonts w:asciiTheme="majorHAnsi" w:hAnsiTheme="majorHAnsi" w:cstheme="majorHAnsi"/>
          <w:color w:val="000000" w:themeColor="text1"/>
        </w:rPr>
        <w:t xml:space="preserve">The </w:t>
      </w:r>
      <w:r w:rsidR="0065558C" w:rsidRPr="00750A7A">
        <w:rPr>
          <w:rFonts w:asciiTheme="majorHAnsi" w:hAnsiTheme="majorHAnsi" w:cstheme="majorHAnsi"/>
          <w:color w:val="000000" w:themeColor="text1"/>
        </w:rPr>
        <w:t>number</w:t>
      </w:r>
      <w:r w:rsidR="0041613A" w:rsidRPr="00750A7A">
        <w:rPr>
          <w:rFonts w:asciiTheme="majorHAnsi" w:hAnsiTheme="majorHAnsi" w:cstheme="majorHAnsi"/>
          <w:color w:val="000000" w:themeColor="text1"/>
        </w:rPr>
        <w:t xml:space="preserve"> of articles that you have to categori</w:t>
      </w:r>
      <w:r w:rsidR="008F465A">
        <w:rPr>
          <w:rFonts w:asciiTheme="majorHAnsi" w:hAnsiTheme="majorHAnsi" w:cstheme="majorHAnsi"/>
          <w:color w:val="000000" w:themeColor="text1"/>
        </w:rPr>
        <w:t>ze</w:t>
      </w:r>
      <w:r w:rsidR="0041613A" w:rsidRPr="00750A7A">
        <w:rPr>
          <w:rFonts w:asciiTheme="majorHAnsi" w:hAnsiTheme="majorHAnsi" w:cstheme="majorHAnsi"/>
          <w:color w:val="000000" w:themeColor="text1"/>
        </w:rPr>
        <w:t xml:space="preserve"> is specified at the beginning of the workflow, and you should have been provided with the</w:t>
      </w:r>
      <w:r w:rsidR="00D1123F" w:rsidRPr="00750A7A">
        <w:rPr>
          <w:rFonts w:asciiTheme="majorHAnsi" w:hAnsiTheme="majorHAnsi" w:cstheme="majorHAnsi"/>
          <w:color w:val="000000" w:themeColor="text1"/>
        </w:rPr>
        <w:t xml:space="preserve"> articles</w:t>
      </w:r>
      <w:r w:rsidR="0041613A" w:rsidRPr="00750A7A">
        <w:rPr>
          <w:rFonts w:asciiTheme="majorHAnsi" w:hAnsiTheme="majorHAnsi" w:cstheme="majorHAnsi"/>
          <w:color w:val="000000" w:themeColor="text1"/>
        </w:rPr>
        <w:t>.</w:t>
      </w:r>
    </w:p>
    <w:p w14:paraId="7E5DFB44" w14:textId="6472BF32" w:rsidR="00270DAC" w:rsidRPr="00750A7A" w:rsidRDefault="00270DAC" w:rsidP="00912380">
      <w:pPr>
        <w:pStyle w:val="ListParagraph"/>
        <w:numPr>
          <w:ilvl w:val="0"/>
          <w:numId w:val="1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Extract the respective measurements and systematically assign them to the appropriate categories.</w:t>
      </w:r>
    </w:p>
    <w:p w14:paraId="3E6B6A14" w14:textId="767D5779" w:rsidR="00270DAC" w:rsidRPr="00750A7A" w:rsidRDefault="00270DAC" w:rsidP="00912380">
      <w:pPr>
        <w:pStyle w:val="ListParagraph"/>
        <w:numPr>
          <w:ilvl w:val="0"/>
          <w:numId w:val="1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lastRenderedPageBreak/>
        <w:t>Be careful, document any ambiguities, and if you are unsure, it is better to ask again.</w:t>
      </w:r>
    </w:p>
    <w:p w14:paraId="6F514F5A" w14:textId="77777777" w:rsidR="00C216A5" w:rsidRPr="00750A7A" w:rsidRDefault="00C216A5" w:rsidP="00767297">
      <w:pPr>
        <w:spacing w:line="276" w:lineRule="auto"/>
        <w:jc w:val="both"/>
        <w:rPr>
          <w:rFonts w:asciiTheme="majorHAnsi" w:hAnsiTheme="majorHAnsi" w:cstheme="majorHAnsi"/>
          <w:color w:val="000000" w:themeColor="text1"/>
          <w:sz w:val="32"/>
          <w:szCs w:val="32"/>
        </w:rPr>
      </w:pPr>
      <w:r w:rsidRPr="00750A7A">
        <w:rPr>
          <w:rFonts w:asciiTheme="majorHAnsi" w:hAnsiTheme="majorHAnsi" w:cstheme="majorHAnsi"/>
          <w:color w:val="000000" w:themeColor="text1"/>
          <w:sz w:val="32"/>
          <w:szCs w:val="32"/>
        </w:rPr>
        <w:br w:type="page"/>
      </w:r>
    </w:p>
    <w:p w14:paraId="2EEBC232" w14:textId="1D62B89E" w:rsidR="00CF726C" w:rsidRPr="00750A7A" w:rsidRDefault="009155E4" w:rsidP="00767297">
      <w:pPr>
        <w:pStyle w:val="Heading1"/>
        <w:spacing w:after="120" w:line="276" w:lineRule="auto"/>
        <w:rPr>
          <w:rFonts w:cstheme="majorHAnsi"/>
          <w:color w:val="000000" w:themeColor="text1"/>
        </w:rPr>
      </w:pPr>
      <w:bookmarkStart w:id="189" w:name="_Ref205039207"/>
      <w:bookmarkStart w:id="190" w:name="_Toc208510416"/>
      <w:bookmarkStart w:id="191" w:name="_Toc224681543"/>
      <w:r w:rsidRPr="00750A7A">
        <w:rPr>
          <w:rFonts w:cstheme="majorHAnsi"/>
          <w:color w:val="000000" w:themeColor="text1"/>
        </w:rPr>
        <w:lastRenderedPageBreak/>
        <w:t>Categories and definitions</w:t>
      </w:r>
      <w:bookmarkEnd w:id="189"/>
      <w:bookmarkEnd w:id="190"/>
      <w:bookmarkEnd w:id="191"/>
    </w:p>
    <w:p w14:paraId="1EAB96F5" w14:textId="5F74C564" w:rsidR="005C0F37" w:rsidRPr="00750A7A" w:rsidRDefault="00113DDE" w:rsidP="00767297">
      <w:pPr>
        <w:pStyle w:val="Heading2"/>
        <w:spacing w:after="120" w:line="276" w:lineRule="auto"/>
        <w:rPr>
          <w:rFonts w:cstheme="majorHAnsi"/>
          <w:color w:val="000000" w:themeColor="text1"/>
        </w:rPr>
      </w:pPr>
      <w:bookmarkStart w:id="192" w:name="_Toc224681544"/>
      <w:r w:rsidRPr="00750A7A">
        <w:rPr>
          <w:rFonts w:cstheme="majorHAnsi"/>
          <w:color w:val="000000" w:themeColor="text1"/>
        </w:rPr>
        <w:t>Dimensional classification system</w:t>
      </w:r>
      <w:bookmarkEnd w:id="192"/>
    </w:p>
    <w:p w14:paraId="641C3710" w14:textId="337801ED" w:rsidR="008C7AEF" w:rsidRPr="00750A7A" w:rsidRDefault="008F1EBE" w:rsidP="00767297">
      <w:pPr>
        <w:spacing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We use a two-dimensional </w:t>
      </w:r>
      <w:r w:rsidR="001B64C7">
        <w:rPr>
          <w:rFonts w:asciiTheme="majorHAnsi" w:hAnsiTheme="majorHAnsi" w:cstheme="majorHAnsi"/>
          <w:color w:val="000000" w:themeColor="text1"/>
        </w:rPr>
        <w:t>categorization</w:t>
      </w:r>
      <w:r w:rsidRPr="00750A7A">
        <w:rPr>
          <w:rFonts w:asciiTheme="majorHAnsi" w:hAnsiTheme="majorHAnsi" w:cstheme="majorHAnsi"/>
          <w:color w:val="000000" w:themeColor="text1"/>
        </w:rPr>
        <w:t xml:space="preserve"> system </w:t>
      </w:r>
      <w:r w:rsidR="00CF1DFA" w:rsidRPr="00750A7A">
        <w:rPr>
          <w:rFonts w:asciiTheme="majorHAnsi" w:hAnsiTheme="majorHAnsi" w:cstheme="majorHAnsi"/>
          <w:color w:val="000000" w:themeColor="text1"/>
        </w:rPr>
        <w:t>(</w:t>
      </w:r>
      <w:r w:rsidR="00FA092C" w:rsidRPr="00750A7A">
        <w:rPr>
          <w:rFonts w:asciiTheme="majorHAnsi" w:hAnsiTheme="majorHAnsi" w:cstheme="majorHAnsi"/>
          <w:color w:val="000000" w:themeColor="text1"/>
        </w:rPr>
        <w:fldChar w:fldCharType="begin"/>
      </w:r>
      <w:r w:rsidR="00FA092C" w:rsidRPr="00750A7A">
        <w:rPr>
          <w:rFonts w:asciiTheme="majorHAnsi" w:hAnsiTheme="majorHAnsi" w:cstheme="majorHAnsi"/>
          <w:color w:val="000000" w:themeColor="text1"/>
        </w:rPr>
        <w:instrText xml:space="preserve"> REF _Ref209375082 \h </w:instrText>
      </w:r>
      <w:r w:rsidR="00750A7A">
        <w:rPr>
          <w:rFonts w:asciiTheme="majorHAnsi" w:hAnsiTheme="majorHAnsi" w:cstheme="majorHAnsi"/>
          <w:color w:val="000000" w:themeColor="text1"/>
        </w:rPr>
        <w:instrText xml:space="preserve"> \* MERGEFORMAT </w:instrText>
      </w:r>
      <w:r w:rsidR="00FA092C" w:rsidRPr="00750A7A">
        <w:rPr>
          <w:rFonts w:asciiTheme="majorHAnsi" w:hAnsiTheme="majorHAnsi" w:cstheme="majorHAnsi"/>
          <w:color w:val="000000" w:themeColor="text1"/>
        </w:rPr>
      </w:r>
      <w:r w:rsidR="00FA092C" w:rsidRPr="00750A7A">
        <w:rPr>
          <w:rFonts w:asciiTheme="majorHAnsi" w:hAnsiTheme="majorHAnsi" w:cstheme="majorHAnsi"/>
          <w:color w:val="000000" w:themeColor="text1"/>
        </w:rPr>
        <w:fldChar w:fldCharType="separate"/>
      </w:r>
      <w:r w:rsidR="00FA092C" w:rsidRPr="00750A7A">
        <w:rPr>
          <w:rFonts w:asciiTheme="majorHAnsi" w:hAnsiTheme="majorHAnsi" w:cstheme="majorHAnsi"/>
          <w:i/>
          <w:iCs/>
        </w:rPr>
        <w:t>Table 1</w:t>
      </w:r>
      <w:r w:rsidR="00FA092C" w:rsidRPr="00750A7A">
        <w:rPr>
          <w:rFonts w:asciiTheme="majorHAnsi" w:hAnsiTheme="majorHAnsi" w:cstheme="majorHAnsi"/>
          <w:color w:val="000000" w:themeColor="text1"/>
        </w:rPr>
        <w:fldChar w:fldCharType="end"/>
      </w:r>
      <w:r w:rsidR="00CF1DFA" w:rsidRPr="00750A7A">
        <w:rPr>
          <w:rFonts w:asciiTheme="majorHAnsi" w:hAnsiTheme="majorHAnsi" w:cstheme="majorHAnsi"/>
          <w:color w:val="000000" w:themeColor="text1"/>
        </w:rPr>
        <w:t>)</w:t>
      </w:r>
      <w:r w:rsidR="00AA2E23" w:rsidRPr="00750A7A">
        <w:rPr>
          <w:rFonts w:asciiTheme="majorHAnsi" w:hAnsiTheme="majorHAnsi" w:cstheme="majorHAnsi"/>
          <w:color w:val="000000" w:themeColor="text1"/>
        </w:rPr>
        <w:t xml:space="preserve"> that distinguishes between </w:t>
      </w:r>
      <w:r w:rsidR="00AA2E23" w:rsidRPr="00750A7A">
        <w:rPr>
          <w:rFonts w:asciiTheme="majorHAnsi" w:hAnsiTheme="majorHAnsi" w:cstheme="majorHAnsi"/>
          <w:b/>
          <w:bCs/>
          <w:color w:val="000000" w:themeColor="text1"/>
        </w:rPr>
        <w:t>what is measured</w:t>
      </w:r>
      <w:r w:rsidR="00AA2E23" w:rsidRPr="00750A7A">
        <w:rPr>
          <w:rFonts w:asciiTheme="majorHAnsi" w:hAnsiTheme="majorHAnsi" w:cstheme="majorHAnsi"/>
          <w:color w:val="000000" w:themeColor="text1"/>
        </w:rPr>
        <w:t xml:space="preserve"> and </w:t>
      </w:r>
      <w:r w:rsidR="00AA2E23" w:rsidRPr="00750A7A">
        <w:rPr>
          <w:rFonts w:asciiTheme="majorHAnsi" w:hAnsiTheme="majorHAnsi" w:cstheme="majorHAnsi"/>
          <w:b/>
          <w:bCs/>
          <w:color w:val="000000" w:themeColor="text1"/>
        </w:rPr>
        <w:t>how it is measured</w:t>
      </w:r>
      <w:r w:rsidR="00AA2E23" w:rsidRPr="00750A7A">
        <w:rPr>
          <w:rFonts w:asciiTheme="majorHAnsi" w:hAnsiTheme="majorHAnsi" w:cstheme="majorHAnsi"/>
          <w:color w:val="000000" w:themeColor="text1"/>
        </w:rPr>
        <w:t xml:space="preserve">. Previous research has focused more on how things are measured, as this is a relatively simpler judgement to make. This research extends this to also consider what is being measured. </w:t>
      </w:r>
    </w:p>
    <w:p w14:paraId="75CE13E2" w14:textId="26F55871" w:rsidR="00113DDE" w:rsidRPr="00750A7A" w:rsidDel="00F85D8A" w:rsidRDefault="00113DDE" w:rsidP="00767297">
      <w:pPr>
        <w:pStyle w:val="Heading2"/>
        <w:spacing w:after="120" w:line="276" w:lineRule="auto"/>
        <w:rPr>
          <w:del w:id="193" w:author="ian hussey" w:date="2026-03-17T22:19:00Z" w16du:dateUtc="2026-03-17T21:19:00Z"/>
          <w:rFonts w:cstheme="majorHAnsi"/>
          <w:color w:val="000000" w:themeColor="text1"/>
        </w:rPr>
      </w:pPr>
      <w:del w:id="194" w:author="ian hussey" w:date="2026-03-17T22:19:00Z" w16du:dateUtc="2026-03-17T21:19:00Z">
        <w:r w:rsidRPr="00750A7A" w:rsidDel="00F85D8A">
          <w:rPr>
            <w:rFonts w:cstheme="majorHAnsi"/>
            <w:color w:val="000000" w:themeColor="text1"/>
          </w:rPr>
          <w:delText>Aligned vs. non-aligned measures</w:delText>
        </w:r>
      </w:del>
    </w:p>
    <w:p w14:paraId="438D7F8E" w14:textId="4C5110E8" w:rsidR="00AA2E23" w:rsidRPr="00750A7A" w:rsidDel="00F85D8A" w:rsidRDefault="00577A08" w:rsidP="00767297">
      <w:pPr>
        <w:spacing w:after="120" w:line="276" w:lineRule="auto"/>
        <w:jc w:val="both"/>
        <w:rPr>
          <w:del w:id="195" w:author="ian hussey" w:date="2026-03-17T22:19:00Z" w16du:dateUtc="2026-03-17T21:19:00Z"/>
          <w:rFonts w:asciiTheme="majorHAnsi" w:hAnsiTheme="majorHAnsi" w:cstheme="majorHAnsi"/>
          <w:color w:val="000000" w:themeColor="text1"/>
        </w:rPr>
      </w:pPr>
      <w:del w:id="196" w:author="ian hussey" w:date="2026-03-17T22:19:00Z" w16du:dateUtc="2026-03-17T21:19:00Z">
        <w:r w:rsidRPr="00750A7A" w:rsidDel="00F85D8A">
          <w:rPr>
            <w:rFonts w:asciiTheme="majorHAnsi" w:hAnsiTheme="majorHAnsi" w:cstheme="majorHAnsi"/>
            <w:color w:val="000000" w:themeColor="text1"/>
          </w:rPr>
          <w:delText xml:space="preserve">Note that the measures on the diagonal of </w:delText>
        </w:r>
        <w:r w:rsidR="00BD61FF" w:rsidDel="00F85D8A">
          <w:rPr>
            <w:rFonts w:asciiTheme="majorHAnsi" w:hAnsiTheme="majorHAnsi" w:cstheme="majorHAnsi"/>
            <w:color w:val="000000" w:themeColor="text1"/>
          </w:rPr>
          <w:delText xml:space="preserve">the </w:delText>
        </w:r>
        <w:r w:rsidR="001B64C7" w:rsidDel="00F85D8A">
          <w:rPr>
            <w:rFonts w:asciiTheme="majorHAnsi" w:hAnsiTheme="majorHAnsi" w:cstheme="majorHAnsi"/>
            <w:color w:val="000000" w:themeColor="text1"/>
          </w:rPr>
          <w:delText>t</w:delText>
        </w:r>
        <w:r w:rsidRPr="00750A7A" w:rsidDel="00F85D8A">
          <w:rPr>
            <w:rFonts w:asciiTheme="majorHAnsi" w:hAnsiTheme="majorHAnsi" w:cstheme="majorHAnsi"/>
            <w:color w:val="000000" w:themeColor="text1"/>
          </w:rPr>
          <w:delText>able, shaded in grey, represent ‘aligned’ measures, where</w:delText>
        </w:r>
        <w:r w:rsidR="001B64C7" w:rsidDel="00F85D8A">
          <w:rPr>
            <w:rFonts w:asciiTheme="majorHAnsi" w:hAnsiTheme="majorHAnsi" w:cstheme="majorHAnsi"/>
            <w:color w:val="000000" w:themeColor="text1"/>
          </w:rPr>
          <w:delText xml:space="preserve"> ‘</w:delText>
        </w:r>
        <w:r w:rsidRPr="00750A7A" w:rsidDel="00F85D8A">
          <w:rPr>
            <w:rFonts w:asciiTheme="majorHAnsi" w:hAnsiTheme="majorHAnsi" w:cstheme="majorHAnsi"/>
            <w:color w:val="000000" w:themeColor="text1"/>
          </w:rPr>
          <w:delText>what is being measured</w:delText>
        </w:r>
        <w:r w:rsidR="001B64C7" w:rsidDel="00F85D8A">
          <w:rPr>
            <w:rFonts w:asciiTheme="majorHAnsi" w:hAnsiTheme="majorHAnsi" w:cstheme="majorHAnsi"/>
            <w:color w:val="000000" w:themeColor="text1"/>
          </w:rPr>
          <w:delText xml:space="preserve">’ </w:delText>
        </w:r>
        <w:r w:rsidRPr="00750A7A" w:rsidDel="00F85D8A">
          <w:rPr>
            <w:rFonts w:asciiTheme="majorHAnsi" w:hAnsiTheme="majorHAnsi" w:cstheme="majorHAnsi"/>
            <w:color w:val="000000" w:themeColor="text1"/>
          </w:rPr>
          <w:delText xml:space="preserve">and </w:delText>
        </w:r>
        <w:r w:rsidR="001B64C7" w:rsidDel="00F85D8A">
          <w:rPr>
            <w:rFonts w:asciiTheme="majorHAnsi" w:hAnsiTheme="majorHAnsi" w:cstheme="majorHAnsi"/>
            <w:color w:val="000000" w:themeColor="text1"/>
          </w:rPr>
          <w:delText>‘</w:delText>
        </w:r>
        <w:r w:rsidRPr="00750A7A" w:rsidDel="00F85D8A">
          <w:rPr>
            <w:rFonts w:asciiTheme="majorHAnsi" w:hAnsiTheme="majorHAnsi" w:cstheme="majorHAnsi"/>
            <w:color w:val="000000" w:themeColor="text1"/>
          </w:rPr>
          <w:delText>how it is being measured</w:delText>
        </w:r>
        <w:r w:rsidR="001B64C7" w:rsidDel="00F85D8A">
          <w:rPr>
            <w:rFonts w:asciiTheme="majorHAnsi" w:hAnsiTheme="majorHAnsi" w:cstheme="majorHAnsi"/>
            <w:color w:val="000000" w:themeColor="text1"/>
          </w:rPr>
          <w:delText>’</w:delText>
        </w:r>
        <w:r w:rsidRPr="00750A7A" w:rsidDel="00F85D8A">
          <w:rPr>
            <w:rFonts w:asciiTheme="majorHAnsi" w:hAnsiTheme="majorHAnsi" w:cstheme="majorHAnsi"/>
            <w:color w:val="000000" w:themeColor="text1"/>
          </w:rPr>
          <w:delText xml:space="preserve"> are aligned in their modality (e.g., self-reports of subjective experience</w:delText>
        </w:r>
        <w:r w:rsidR="001B64C7" w:rsidDel="00F85D8A">
          <w:rPr>
            <w:rFonts w:asciiTheme="majorHAnsi" w:hAnsiTheme="majorHAnsi" w:cstheme="majorHAnsi"/>
            <w:color w:val="000000" w:themeColor="text1"/>
          </w:rPr>
          <w:delText xml:space="preserve"> or</w:delText>
        </w:r>
        <w:r w:rsidRPr="00750A7A" w:rsidDel="00F85D8A">
          <w:rPr>
            <w:rFonts w:asciiTheme="majorHAnsi" w:hAnsiTheme="majorHAnsi" w:cstheme="majorHAnsi"/>
            <w:color w:val="000000" w:themeColor="text1"/>
          </w:rPr>
          <w:delText xml:space="preserve"> behavioral measures of behavior). Measures not on the diagonal are ‘non-aligned’ in the sense that what is being measured and how it is being measured use different modalities (e.g., self-reports of behavior, behavioral measures of subjective experience). This distinction between aligned and non-aligned measures will be important later </w:delText>
        </w:r>
        <w:r w:rsidR="001B64C7" w:rsidDel="00F85D8A">
          <w:rPr>
            <w:rFonts w:asciiTheme="majorHAnsi" w:hAnsiTheme="majorHAnsi" w:cstheme="majorHAnsi"/>
            <w:color w:val="000000" w:themeColor="text1"/>
          </w:rPr>
          <w:delText>when</w:delText>
        </w:r>
        <w:r w:rsidR="001B64C7" w:rsidRPr="00750A7A" w:rsidDel="00F85D8A">
          <w:rPr>
            <w:rFonts w:asciiTheme="majorHAnsi" w:hAnsiTheme="majorHAnsi" w:cstheme="majorHAnsi"/>
            <w:color w:val="000000" w:themeColor="text1"/>
          </w:rPr>
          <w:delText xml:space="preserve"> </w:delText>
        </w:r>
        <w:r w:rsidRPr="00750A7A" w:rsidDel="00F85D8A">
          <w:rPr>
            <w:rFonts w:asciiTheme="majorHAnsi" w:hAnsiTheme="majorHAnsi" w:cstheme="majorHAnsi"/>
            <w:color w:val="000000" w:themeColor="text1"/>
          </w:rPr>
          <w:delText>coding measures that appear to span two categories</w:delText>
        </w:r>
        <w:r w:rsidR="001B64C7" w:rsidDel="00F85D8A">
          <w:rPr>
            <w:rFonts w:asciiTheme="majorHAnsi" w:hAnsiTheme="majorHAnsi" w:cstheme="majorHAnsi"/>
            <w:color w:val="000000" w:themeColor="text1"/>
          </w:rPr>
          <w:delText>.</w:delText>
        </w:r>
      </w:del>
    </w:p>
    <w:p w14:paraId="4D13D885" w14:textId="77777777" w:rsidR="00EB1A46" w:rsidRDefault="008C7AEF" w:rsidP="00926B08">
      <w:pPr>
        <w:spacing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We recommend the following procedure:</w:t>
      </w:r>
      <w:r w:rsidR="00A66F60">
        <w:rPr>
          <w:rFonts w:asciiTheme="majorHAnsi" w:hAnsiTheme="majorHAnsi" w:cstheme="majorHAnsi"/>
          <w:color w:val="000000" w:themeColor="text1"/>
        </w:rPr>
        <w:t xml:space="preserve"> </w:t>
      </w:r>
    </w:p>
    <w:p w14:paraId="469A018F" w14:textId="36B15B99" w:rsidR="008F465A" w:rsidRPr="008F465A" w:rsidRDefault="008F465A" w:rsidP="008F465A">
      <w:pPr>
        <w:spacing w:after="120" w:line="276" w:lineRule="auto"/>
        <w:ind w:left="360"/>
        <w:jc w:val="both"/>
        <w:rPr>
          <w:rFonts w:asciiTheme="majorHAnsi" w:hAnsiTheme="majorHAnsi" w:cstheme="majorHAnsi"/>
          <w:b/>
          <w:bCs/>
          <w:color w:val="000000" w:themeColor="text1"/>
        </w:rPr>
      </w:pPr>
      <w:r>
        <w:rPr>
          <w:rFonts w:asciiTheme="majorHAnsi" w:hAnsiTheme="majorHAnsi" w:cstheme="majorHAnsi"/>
          <w:b/>
          <w:bCs/>
          <w:color w:val="000000" w:themeColor="text1"/>
        </w:rPr>
        <w:t xml:space="preserve">1. </w:t>
      </w:r>
      <w:r w:rsidR="00D7039F" w:rsidRPr="00BB228C">
        <w:rPr>
          <w:rFonts w:asciiTheme="majorHAnsi" w:hAnsiTheme="majorHAnsi" w:cstheme="majorHAnsi"/>
          <w:b/>
          <w:bCs/>
          <w:color w:val="000000" w:themeColor="text1"/>
        </w:rPr>
        <w:t>Start by determining how it is being measured (rows) – classify the method</w:t>
      </w:r>
      <w:r w:rsidR="00113DDE" w:rsidRPr="00BB228C">
        <w:rPr>
          <w:rFonts w:asciiTheme="majorHAnsi" w:hAnsiTheme="majorHAnsi" w:cstheme="majorHAnsi"/>
          <w:b/>
          <w:bCs/>
          <w:color w:val="000000" w:themeColor="text1"/>
        </w:rPr>
        <w:t xml:space="preserve"> modality</w:t>
      </w:r>
      <w:r w:rsidR="00D7039F" w:rsidRPr="00BB228C">
        <w:rPr>
          <w:rFonts w:asciiTheme="majorHAnsi" w:hAnsiTheme="majorHAnsi" w:cstheme="majorHAnsi"/>
          <w:b/>
          <w:bCs/>
          <w:color w:val="000000" w:themeColor="text1"/>
        </w:rPr>
        <w:t>.</w:t>
      </w:r>
      <w:r w:rsidR="00767297" w:rsidRPr="00BB228C">
        <w:rPr>
          <w:rFonts w:asciiTheme="majorHAnsi" w:hAnsiTheme="majorHAnsi" w:cstheme="majorHAnsi"/>
          <w:b/>
          <w:bCs/>
          <w:color w:val="000000" w:themeColor="text1"/>
        </w:rPr>
        <w:t xml:space="preserve"> </w:t>
      </w:r>
    </w:p>
    <w:p w14:paraId="65DDC858" w14:textId="0E85D17A" w:rsidR="0053265A" w:rsidRPr="00BB228C" w:rsidRDefault="008F465A" w:rsidP="008F465A">
      <w:pPr>
        <w:spacing w:after="120" w:line="276" w:lineRule="auto"/>
        <w:ind w:firstLine="360"/>
        <w:jc w:val="both"/>
        <w:rPr>
          <w:rFonts w:asciiTheme="majorHAnsi" w:hAnsiTheme="majorHAnsi" w:cstheme="majorHAnsi"/>
          <w:b/>
          <w:bCs/>
          <w:color w:val="000000" w:themeColor="text1"/>
        </w:rPr>
      </w:pPr>
      <w:r>
        <w:rPr>
          <w:rFonts w:asciiTheme="majorHAnsi" w:hAnsiTheme="majorHAnsi" w:cstheme="majorHAnsi"/>
          <w:b/>
          <w:bCs/>
          <w:color w:val="000000" w:themeColor="text1"/>
        </w:rPr>
        <w:t xml:space="preserve">2. </w:t>
      </w:r>
      <w:r w:rsidR="00D7039F" w:rsidRPr="00BB228C">
        <w:rPr>
          <w:rFonts w:asciiTheme="majorHAnsi" w:hAnsiTheme="majorHAnsi" w:cstheme="majorHAnsi"/>
          <w:b/>
          <w:bCs/>
          <w:color w:val="000000" w:themeColor="text1"/>
        </w:rPr>
        <w:t>Identify</w:t>
      </w:r>
      <w:r w:rsidR="002A2D38" w:rsidRPr="00BB228C">
        <w:rPr>
          <w:rFonts w:asciiTheme="majorHAnsi" w:hAnsiTheme="majorHAnsi" w:cstheme="majorHAnsi"/>
          <w:b/>
          <w:bCs/>
          <w:color w:val="000000" w:themeColor="text1"/>
        </w:rPr>
        <w:t xml:space="preserve"> what is being measured (columns) – classify the construct</w:t>
      </w:r>
      <w:r w:rsidR="00113DDE" w:rsidRPr="00BB228C">
        <w:rPr>
          <w:rFonts w:asciiTheme="majorHAnsi" w:hAnsiTheme="majorHAnsi" w:cstheme="majorHAnsi"/>
          <w:b/>
          <w:bCs/>
          <w:color w:val="000000" w:themeColor="text1"/>
        </w:rPr>
        <w:t xml:space="preserve"> modality</w:t>
      </w:r>
      <w:r w:rsidR="002A2D38" w:rsidRPr="00BB228C">
        <w:rPr>
          <w:rFonts w:asciiTheme="majorHAnsi" w:hAnsiTheme="majorHAnsi" w:cstheme="majorHAnsi"/>
          <w:b/>
          <w:bCs/>
          <w:color w:val="000000" w:themeColor="text1"/>
        </w:rPr>
        <w:t>.</w:t>
      </w:r>
    </w:p>
    <w:p w14:paraId="5B577B98" w14:textId="77777777" w:rsidR="00AA2E23" w:rsidRPr="00750A7A" w:rsidRDefault="00AA2E23" w:rsidP="00767297">
      <w:pPr>
        <w:spacing w:line="276" w:lineRule="auto"/>
        <w:jc w:val="both"/>
        <w:rPr>
          <w:rFonts w:asciiTheme="majorHAnsi" w:hAnsiTheme="majorHAnsi" w:cstheme="majorHAnsi"/>
          <w:color w:val="000000" w:themeColor="text1"/>
        </w:rPr>
      </w:pPr>
    </w:p>
    <w:p w14:paraId="362B4264" w14:textId="42448F9F" w:rsidR="00BE7971" w:rsidRPr="00750A7A" w:rsidRDefault="000E0CAF"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For each category of both </w:t>
      </w:r>
      <w:r w:rsidR="00FB6BA9" w:rsidRPr="00750A7A">
        <w:rPr>
          <w:rFonts w:asciiTheme="majorHAnsi" w:hAnsiTheme="majorHAnsi" w:cstheme="majorHAnsi"/>
          <w:color w:val="000000" w:themeColor="text1"/>
        </w:rPr>
        <w:t xml:space="preserve">dimension </w:t>
      </w:r>
      <w:r w:rsidR="005A0B98" w:rsidRPr="00750A7A">
        <w:rPr>
          <w:rFonts w:asciiTheme="majorHAnsi" w:hAnsiTheme="majorHAnsi" w:cstheme="majorHAnsi"/>
          <w:color w:val="000000" w:themeColor="text1"/>
        </w:rPr>
        <w:t>– what is being measured and how it is being measured</w:t>
      </w:r>
      <w:r w:rsidRPr="00750A7A">
        <w:rPr>
          <w:rFonts w:asciiTheme="majorHAnsi" w:hAnsiTheme="majorHAnsi" w:cstheme="majorHAnsi"/>
          <w:color w:val="000000" w:themeColor="text1"/>
        </w:rPr>
        <w:t xml:space="preserve"> </w:t>
      </w:r>
      <w:r w:rsidR="001B1ACE" w:rsidRPr="00750A7A">
        <w:rPr>
          <w:rFonts w:asciiTheme="majorHAnsi" w:hAnsiTheme="majorHAnsi" w:cstheme="majorHAnsi"/>
          <w:color w:val="000000" w:themeColor="text1"/>
        </w:rPr>
        <w:t>–</w:t>
      </w:r>
      <w:r w:rsidR="00FB6BA9" w:rsidRPr="00750A7A">
        <w:rPr>
          <w:rFonts w:asciiTheme="majorHAnsi" w:hAnsiTheme="majorHAnsi" w:cstheme="majorHAnsi"/>
          <w:color w:val="000000" w:themeColor="text1"/>
        </w:rPr>
        <w:t xml:space="preserve"> </w:t>
      </w:r>
      <w:r w:rsidR="001B1ACE" w:rsidRPr="00750A7A">
        <w:rPr>
          <w:rFonts w:asciiTheme="majorHAnsi" w:hAnsiTheme="majorHAnsi" w:cstheme="majorHAnsi"/>
          <w:color w:val="000000" w:themeColor="text1"/>
        </w:rPr>
        <w:t xml:space="preserve">you will find detailed </w:t>
      </w:r>
      <w:r w:rsidR="003E6BC8" w:rsidRPr="00750A7A">
        <w:rPr>
          <w:rFonts w:asciiTheme="majorHAnsi" w:hAnsiTheme="majorHAnsi" w:cstheme="majorHAnsi"/>
          <w:color w:val="000000" w:themeColor="text1"/>
        </w:rPr>
        <w:t xml:space="preserve">explanations </w:t>
      </w:r>
      <w:r w:rsidR="007E03EF" w:rsidRPr="00750A7A">
        <w:rPr>
          <w:rFonts w:asciiTheme="majorHAnsi" w:hAnsiTheme="majorHAnsi" w:cstheme="majorHAnsi"/>
          <w:color w:val="000000" w:themeColor="text1"/>
        </w:rPr>
        <w:t>in the next section</w:t>
      </w:r>
      <w:r w:rsidR="003E6BC8" w:rsidRPr="00750A7A">
        <w:rPr>
          <w:rFonts w:asciiTheme="majorHAnsi" w:hAnsiTheme="majorHAnsi" w:cstheme="majorHAnsi"/>
          <w:color w:val="000000" w:themeColor="text1"/>
        </w:rPr>
        <w:t>.</w:t>
      </w:r>
    </w:p>
    <w:p w14:paraId="2497D84D" w14:textId="77777777" w:rsidR="001B64C7" w:rsidRDefault="001B64C7" w:rsidP="00767297">
      <w:pPr>
        <w:spacing w:line="276" w:lineRule="auto"/>
        <w:jc w:val="both"/>
        <w:rPr>
          <w:rFonts w:asciiTheme="majorHAnsi" w:hAnsiTheme="majorHAnsi" w:cstheme="majorHAnsi"/>
          <w:color w:val="000000" w:themeColor="text1"/>
        </w:rPr>
      </w:pPr>
    </w:p>
    <w:p w14:paraId="60D3BE89" w14:textId="42B493D3" w:rsidR="00FB6BA9" w:rsidRPr="00750A7A" w:rsidRDefault="00FB6BA9"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For each category, you will find:</w:t>
      </w:r>
    </w:p>
    <w:p w14:paraId="364165BC" w14:textId="77777777" w:rsidR="00FB6BA9" w:rsidRPr="00750A7A" w:rsidRDefault="00FB6BA9" w:rsidP="00912380">
      <w:pPr>
        <w:numPr>
          <w:ilvl w:val="0"/>
          <w:numId w:val="11"/>
        </w:numPr>
        <w:spacing w:line="276" w:lineRule="auto"/>
        <w:jc w:val="both"/>
        <w:rPr>
          <w:rFonts w:asciiTheme="majorHAnsi" w:hAnsiTheme="majorHAnsi" w:cstheme="majorHAnsi"/>
          <w:color w:val="000000" w:themeColor="text1"/>
        </w:rPr>
      </w:pPr>
      <w:r w:rsidRPr="00750A7A">
        <w:rPr>
          <w:rFonts w:asciiTheme="majorHAnsi" w:hAnsiTheme="majorHAnsi" w:cstheme="majorHAnsi"/>
          <w:b/>
          <w:bCs/>
          <w:color w:val="000000" w:themeColor="text1"/>
        </w:rPr>
        <w:t>Definition</w:t>
      </w:r>
      <w:r w:rsidRPr="00750A7A">
        <w:rPr>
          <w:rFonts w:asciiTheme="majorHAnsi" w:hAnsiTheme="majorHAnsi" w:cstheme="majorHAnsi"/>
          <w:color w:val="000000" w:themeColor="text1"/>
        </w:rPr>
        <w:t>: A brief description of what the category includes and how it should be interpreted.</w:t>
      </w:r>
    </w:p>
    <w:p w14:paraId="05E8C095" w14:textId="42E6E51C" w:rsidR="00FB6BA9" w:rsidRPr="00750A7A" w:rsidRDefault="64DE1F8E" w:rsidP="00912380">
      <w:pPr>
        <w:numPr>
          <w:ilvl w:val="0"/>
          <w:numId w:val="11"/>
        </w:numPr>
        <w:spacing w:line="276" w:lineRule="auto"/>
        <w:jc w:val="both"/>
        <w:rPr>
          <w:rFonts w:asciiTheme="majorHAnsi" w:hAnsiTheme="majorHAnsi" w:cstheme="majorHAnsi"/>
          <w:color w:val="000000" w:themeColor="text1"/>
        </w:rPr>
      </w:pPr>
      <w:r w:rsidRPr="00750A7A">
        <w:rPr>
          <w:rFonts w:asciiTheme="majorHAnsi" w:hAnsiTheme="majorHAnsi" w:cstheme="majorHAnsi"/>
          <w:b/>
          <w:bCs/>
          <w:color w:val="000000" w:themeColor="text1"/>
        </w:rPr>
        <w:t>Keywords to Look Out For</w:t>
      </w:r>
      <w:r w:rsidRPr="00750A7A">
        <w:rPr>
          <w:rFonts w:asciiTheme="majorHAnsi" w:hAnsiTheme="majorHAnsi" w:cstheme="majorHAnsi"/>
          <w:color w:val="000000" w:themeColor="text1"/>
        </w:rPr>
        <w:t>: Typical terms or phrases that often indicate this type of measure. These are not exhaustive or definitive but serve as helpful cues.</w:t>
      </w:r>
    </w:p>
    <w:p w14:paraId="2E5FDD26" w14:textId="2484DED8" w:rsidR="009D3C1C" w:rsidRPr="00750A7A" w:rsidRDefault="00FB6BA9" w:rsidP="00912380">
      <w:pPr>
        <w:numPr>
          <w:ilvl w:val="0"/>
          <w:numId w:val="11"/>
        </w:numPr>
        <w:spacing w:line="276" w:lineRule="auto"/>
        <w:jc w:val="both"/>
        <w:rPr>
          <w:rFonts w:asciiTheme="majorHAnsi" w:hAnsiTheme="majorHAnsi" w:cstheme="majorHAnsi"/>
          <w:color w:val="000000" w:themeColor="text1"/>
        </w:rPr>
        <w:sectPr w:rsidR="009D3C1C" w:rsidRPr="00750A7A">
          <w:footerReference w:type="default" r:id="rId8"/>
          <w:pgSz w:w="11906" w:h="16838"/>
          <w:pgMar w:top="1417" w:right="1417" w:bottom="1134" w:left="1417" w:header="708" w:footer="708" w:gutter="0"/>
          <w:pgNumType w:start="1"/>
          <w:cols w:space="720"/>
        </w:sectPr>
      </w:pPr>
      <w:r w:rsidRPr="00750A7A">
        <w:rPr>
          <w:rFonts w:asciiTheme="majorHAnsi" w:hAnsiTheme="majorHAnsi" w:cstheme="majorHAnsi"/>
          <w:b/>
          <w:bCs/>
          <w:color w:val="000000" w:themeColor="text1"/>
        </w:rPr>
        <w:t>Examples</w:t>
      </w:r>
      <w:r w:rsidRPr="00750A7A">
        <w:rPr>
          <w:rFonts w:asciiTheme="majorHAnsi" w:hAnsiTheme="majorHAnsi" w:cstheme="majorHAnsi"/>
          <w:color w:val="000000" w:themeColor="text1"/>
        </w:rPr>
        <w:t>: Common types of measures or tasks that fall into this catego</w:t>
      </w:r>
      <w:r w:rsidR="009B6173" w:rsidRPr="00750A7A">
        <w:rPr>
          <w:rFonts w:asciiTheme="majorHAnsi" w:hAnsiTheme="majorHAnsi" w:cstheme="majorHAnsi"/>
          <w:color w:val="000000" w:themeColor="text1"/>
        </w:rPr>
        <w:t>ry.</w:t>
      </w:r>
    </w:p>
    <w:tbl>
      <w:tblPr>
        <w:tblStyle w:val="TableGrid"/>
        <w:tblpPr w:leftFromText="180" w:rightFromText="180" w:vertAnchor="text" w:tblpXSpec="center" w:tblpY="-266"/>
        <w:tblOverlap w:val="never"/>
        <w:tblW w:w="14285" w:type="dxa"/>
        <w:tblLook w:val="04A0" w:firstRow="1" w:lastRow="0" w:firstColumn="1" w:lastColumn="0" w:noHBand="0" w:noVBand="1"/>
      </w:tblPr>
      <w:tblGrid>
        <w:gridCol w:w="1500"/>
        <w:gridCol w:w="2595"/>
        <w:gridCol w:w="2544"/>
        <w:gridCol w:w="2544"/>
        <w:gridCol w:w="2544"/>
        <w:gridCol w:w="2558"/>
      </w:tblGrid>
      <w:tr w:rsidR="00B95508" w:rsidRPr="00750A7A" w14:paraId="75986D1C" w14:textId="77777777" w:rsidTr="00BC18E0">
        <w:trPr>
          <w:trHeight w:val="600"/>
        </w:trPr>
        <w:tc>
          <w:tcPr>
            <w:tcW w:w="1500" w:type="dxa"/>
            <w:tcBorders>
              <w:top w:val="nil"/>
              <w:left w:val="nil"/>
              <w:bottom w:val="nil"/>
              <w:right w:val="nil"/>
            </w:tcBorders>
            <w:vAlign w:val="center"/>
          </w:tcPr>
          <w:p w14:paraId="490C15B6"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tc>
        <w:tc>
          <w:tcPr>
            <w:tcW w:w="2595" w:type="dxa"/>
            <w:tcBorders>
              <w:top w:val="nil"/>
              <w:left w:val="nil"/>
              <w:bottom w:val="nil"/>
            </w:tcBorders>
            <w:vAlign w:val="center"/>
          </w:tcPr>
          <w:p w14:paraId="6FA9CB5E"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tc>
        <w:tc>
          <w:tcPr>
            <w:tcW w:w="10190" w:type="dxa"/>
            <w:gridSpan w:val="4"/>
            <w:shd w:val="clear" w:color="auto" w:fill="F2F2F2" w:themeFill="background1" w:themeFillShade="F2"/>
            <w:vAlign w:val="center"/>
          </w:tcPr>
          <w:p w14:paraId="5FEBD6B3" w14:textId="79491E00"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What is being measured</w:t>
            </w:r>
            <w:r w:rsidR="0037516B" w:rsidRPr="00750A7A">
              <w:rPr>
                <w:rFonts w:asciiTheme="majorHAnsi" w:hAnsiTheme="majorHAnsi" w:cstheme="majorHAnsi"/>
                <w:b/>
                <w:bCs/>
                <w:color w:val="000000" w:themeColor="text1"/>
                <w:sz w:val="16"/>
                <w:szCs w:val="16"/>
              </w:rPr>
              <w:t xml:space="preserve"> (Second dimension)</w:t>
            </w:r>
          </w:p>
        </w:tc>
      </w:tr>
      <w:tr w:rsidR="00B95508" w:rsidRPr="00750A7A" w14:paraId="73DF097D" w14:textId="77777777" w:rsidTr="00BC18E0">
        <w:trPr>
          <w:trHeight w:val="1365"/>
        </w:trPr>
        <w:tc>
          <w:tcPr>
            <w:tcW w:w="1500" w:type="dxa"/>
            <w:tcBorders>
              <w:top w:val="nil"/>
              <w:left w:val="nil"/>
              <w:right w:val="nil"/>
            </w:tcBorders>
            <w:vAlign w:val="center"/>
          </w:tcPr>
          <w:p w14:paraId="739ED470"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tc>
        <w:tc>
          <w:tcPr>
            <w:tcW w:w="2595" w:type="dxa"/>
            <w:tcBorders>
              <w:top w:val="nil"/>
              <w:left w:val="nil"/>
            </w:tcBorders>
            <w:vAlign w:val="center"/>
          </w:tcPr>
          <w:p w14:paraId="2F48C3E6"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tc>
        <w:tc>
          <w:tcPr>
            <w:tcW w:w="2544" w:type="dxa"/>
            <w:shd w:val="clear" w:color="auto" w:fill="F2F2F2" w:themeFill="background1" w:themeFillShade="F2"/>
            <w:vAlign w:val="center"/>
          </w:tcPr>
          <w:p w14:paraId="15902819"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Subjective experience</w:t>
            </w:r>
          </w:p>
          <w:p w14:paraId="565EFCE1"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r w:rsidRPr="00750A7A">
              <w:rPr>
                <w:rFonts w:asciiTheme="majorHAnsi" w:hAnsiTheme="majorHAnsi" w:cstheme="majorHAnsi"/>
                <w:color w:val="000000" w:themeColor="text1"/>
                <w:sz w:val="16"/>
                <w:szCs w:val="16"/>
              </w:rPr>
              <w:t>(mental content, often self-perceived)</w:t>
            </w:r>
          </w:p>
        </w:tc>
        <w:tc>
          <w:tcPr>
            <w:tcW w:w="2544" w:type="dxa"/>
            <w:shd w:val="clear" w:color="auto" w:fill="F2F2F2" w:themeFill="background1" w:themeFillShade="F2"/>
            <w:vAlign w:val="center"/>
          </w:tcPr>
          <w:p w14:paraId="15182D9D"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Mental ability or cognitive process</w:t>
            </w:r>
          </w:p>
        </w:tc>
        <w:tc>
          <w:tcPr>
            <w:tcW w:w="2544" w:type="dxa"/>
            <w:shd w:val="clear" w:color="auto" w:fill="F2F2F2" w:themeFill="background1" w:themeFillShade="F2"/>
            <w:vAlign w:val="center"/>
          </w:tcPr>
          <w:p w14:paraId="5B9AACC3"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Behavior</w:t>
            </w:r>
          </w:p>
          <w:p w14:paraId="57E28EAD"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r w:rsidRPr="00750A7A">
              <w:rPr>
                <w:rFonts w:asciiTheme="majorHAnsi" w:hAnsiTheme="majorHAnsi" w:cstheme="majorHAnsi"/>
                <w:color w:val="000000" w:themeColor="text1"/>
                <w:sz w:val="16"/>
                <w:szCs w:val="16"/>
              </w:rPr>
              <w:t>(specific overt behaviors)</w:t>
            </w:r>
          </w:p>
        </w:tc>
        <w:tc>
          <w:tcPr>
            <w:tcW w:w="2558" w:type="dxa"/>
            <w:shd w:val="clear" w:color="auto" w:fill="F2F2F2" w:themeFill="background1" w:themeFillShade="F2"/>
            <w:vAlign w:val="center"/>
          </w:tcPr>
          <w:p w14:paraId="29887AE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Neuro/bio/physiology</w:t>
            </w:r>
          </w:p>
        </w:tc>
      </w:tr>
      <w:tr w:rsidR="00B95508" w:rsidRPr="00750A7A" w14:paraId="0DC0110D" w14:textId="77777777" w:rsidTr="00BC18E0">
        <w:trPr>
          <w:trHeight w:val="1365"/>
        </w:trPr>
        <w:tc>
          <w:tcPr>
            <w:tcW w:w="1500" w:type="dxa"/>
            <w:vMerge w:val="restart"/>
            <w:tcBorders>
              <w:bottom w:val="single" w:sz="12" w:space="0" w:color="000000" w:themeColor="text1"/>
            </w:tcBorders>
            <w:shd w:val="clear" w:color="auto" w:fill="F2F2F2" w:themeFill="background1" w:themeFillShade="F2"/>
            <w:vAlign w:val="center"/>
          </w:tcPr>
          <w:p w14:paraId="4E7BF4FF"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 xml:space="preserve">How it is </w:t>
            </w:r>
          </w:p>
          <w:p w14:paraId="29E2FF34"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being measured</w:t>
            </w:r>
          </w:p>
          <w:p w14:paraId="0472CCC2" w14:textId="2B14E287" w:rsidR="0037516B" w:rsidRPr="00750A7A" w:rsidRDefault="0037516B"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(First dimension)</w:t>
            </w:r>
          </w:p>
        </w:tc>
        <w:tc>
          <w:tcPr>
            <w:tcW w:w="2595" w:type="dxa"/>
            <w:shd w:val="clear" w:color="auto" w:fill="F2F2F2" w:themeFill="background1" w:themeFillShade="F2"/>
          </w:tcPr>
          <w:p w14:paraId="4325D417"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1D46573D"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Self-report</w:t>
            </w:r>
          </w:p>
          <w:p w14:paraId="2E8D93AE"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08674FDC"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7E6F4FA2" w14:textId="6835C503" w:rsidR="00865967" w:rsidRPr="00750A7A" w:rsidRDefault="1B511046"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color w:val="000000" w:themeColor="text1"/>
                <w:sz w:val="16"/>
                <w:szCs w:val="16"/>
              </w:rPr>
              <w:t xml:space="preserve">(and </w:t>
            </w:r>
            <w:bookmarkStart w:id="197" w:name="_Int_3zCWM0Ms"/>
            <w:r w:rsidRPr="00750A7A">
              <w:rPr>
                <w:rFonts w:asciiTheme="majorHAnsi" w:hAnsiTheme="majorHAnsi" w:cstheme="majorHAnsi"/>
                <w:color w:val="000000" w:themeColor="text1"/>
                <w:sz w:val="16"/>
                <w:szCs w:val="16"/>
              </w:rPr>
              <w:t>other-report</w:t>
            </w:r>
            <w:bookmarkEnd w:id="197"/>
            <w:r w:rsidRPr="00750A7A">
              <w:rPr>
                <w:rFonts w:asciiTheme="majorHAnsi" w:hAnsiTheme="majorHAnsi" w:cstheme="majorHAnsi"/>
                <w:color w:val="000000" w:themeColor="text1"/>
                <w:sz w:val="16"/>
                <w:szCs w:val="16"/>
              </w:rPr>
              <w:t>)</w:t>
            </w:r>
          </w:p>
        </w:tc>
        <w:tc>
          <w:tcPr>
            <w:tcW w:w="2544" w:type="dxa"/>
            <w:shd w:val="clear" w:color="auto" w:fill="D9D9D9" w:themeFill="background1" w:themeFillShade="D9"/>
          </w:tcPr>
          <w:p w14:paraId="0F4EFA35"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63E17C9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Self-report of subjective experience</w:t>
            </w:r>
          </w:p>
          <w:p w14:paraId="5C74EB84"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0C7C182C"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Self-reported fear of spiders</w:t>
            </w:r>
          </w:p>
        </w:tc>
        <w:tc>
          <w:tcPr>
            <w:tcW w:w="2544" w:type="dxa"/>
          </w:tcPr>
          <w:p w14:paraId="0FB8151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240D1926" w14:textId="77777777" w:rsidR="00865967" w:rsidRPr="00750A7A" w:rsidRDefault="64DE1F8E"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Self-report of ability</w:t>
            </w:r>
          </w:p>
          <w:p w14:paraId="50C91C8E"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p>
          <w:p w14:paraId="4E594FBF"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Self-reported intelligence, self-reported empathic perspective taking ability</w:t>
            </w:r>
          </w:p>
        </w:tc>
        <w:tc>
          <w:tcPr>
            <w:tcW w:w="2544" w:type="dxa"/>
          </w:tcPr>
          <w:p w14:paraId="53553C4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07F5A312" w14:textId="31B74F2D"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Self-report of behavi</w:t>
            </w:r>
            <w:r w:rsidR="00113DDE" w:rsidRPr="00750A7A">
              <w:rPr>
                <w:rFonts w:asciiTheme="majorHAnsi" w:hAnsiTheme="majorHAnsi" w:cstheme="majorHAnsi"/>
                <w:b/>
                <w:bCs/>
                <w:color w:val="000000" w:themeColor="text1"/>
                <w:sz w:val="16"/>
                <w:szCs w:val="16"/>
              </w:rPr>
              <w:t>or</w:t>
            </w:r>
          </w:p>
          <w:p w14:paraId="6EFD741F" w14:textId="0FDA257F"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0C5CC92B"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Self-reported social media use</w:t>
            </w:r>
          </w:p>
        </w:tc>
        <w:tc>
          <w:tcPr>
            <w:tcW w:w="2558" w:type="dxa"/>
          </w:tcPr>
          <w:p w14:paraId="5E9E2C7E"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751DCE9D" w14:textId="77777777" w:rsidR="00865967" w:rsidRPr="00750A7A" w:rsidRDefault="64DE1F8E"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Self-report of physiology</w:t>
            </w:r>
          </w:p>
          <w:p w14:paraId="084C9CA8"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p>
          <w:p w14:paraId="076C174D" w14:textId="77777777" w:rsidR="00BC18E0"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 xml:space="preserve">Self-reported height, weight, amygdala activation, </w:t>
            </w:r>
            <w:r w:rsidR="00BC18E0" w:rsidRPr="00750A7A">
              <w:rPr>
                <w:rFonts w:asciiTheme="majorHAnsi" w:hAnsiTheme="majorHAnsi" w:cstheme="majorHAnsi"/>
                <w:i/>
                <w:iCs/>
                <w:color w:val="000000" w:themeColor="text1"/>
                <w:sz w:val="16"/>
                <w:szCs w:val="16"/>
              </w:rPr>
              <w:t xml:space="preserve">or </w:t>
            </w:r>
          </w:p>
          <w:p w14:paraId="7E2287C8" w14:textId="1BB4F01C"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heart rate (HBCT)</w:t>
            </w:r>
          </w:p>
        </w:tc>
      </w:tr>
      <w:tr w:rsidR="00B95508" w:rsidRPr="00750A7A" w14:paraId="440BF07D" w14:textId="77777777" w:rsidTr="00BC18E0">
        <w:trPr>
          <w:trHeight w:val="1365"/>
        </w:trPr>
        <w:tc>
          <w:tcPr>
            <w:tcW w:w="1500" w:type="dxa"/>
            <w:vMerge/>
            <w:tcBorders>
              <w:bottom w:val="single" w:sz="12" w:space="0" w:color="000000" w:themeColor="text1"/>
            </w:tcBorders>
            <w:shd w:val="clear" w:color="auto" w:fill="F2F2F2" w:themeFill="background1" w:themeFillShade="F2"/>
            <w:vAlign w:val="center"/>
          </w:tcPr>
          <w:p w14:paraId="1C5AC9E9"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tc>
        <w:tc>
          <w:tcPr>
            <w:tcW w:w="2595" w:type="dxa"/>
            <w:shd w:val="clear" w:color="auto" w:fill="F2F2F2" w:themeFill="background1" w:themeFillShade="F2"/>
          </w:tcPr>
          <w:p w14:paraId="6200AD3C"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4F02BC79"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Test</w:t>
            </w:r>
          </w:p>
          <w:p w14:paraId="636BEE94" w14:textId="37E767EA"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3EAC86D2"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r w:rsidRPr="00750A7A">
              <w:rPr>
                <w:rFonts w:asciiTheme="majorHAnsi" w:hAnsiTheme="majorHAnsi" w:cstheme="majorHAnsi"/>
                <w:color w:val="000000" w:themeColor="text1"/>
                <w:sz w:val="16"/>
                <w:szCs w:val="16"/>
              </w:rPr>
              <w:t>(has correct answers)</w:t>
            </w:r>
          </w:p>
        </w:tc>
        <w:tc>
          <w:tcPr>
            <w:tcW w:w="2544" w:type="dxa"/>
          </w:tcPr>
          <w:p w14:paraId="7BBD051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32185092" w14:textId="4E259D0E" w:rsidR="00865967" w:rsidRPr="00750A7A" w:rsidRDefault="00116852" w:rsidP="00767297">
            <w:pPr>
              <w:spacing w:line="276" w:lineRule="auto"/>
              <w:jc w:val="cente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Test of subjective experience</w:t>
            </w:r>
            <w:r w:rsidR="00865967" w:rsidRPr="00750A7A">
              <w:rPr>
                <w:rFonts w:asciiTheme="majorHAnsi" w:hAnsiTheme="majorHAnsi" w:cstheme="majorHAnsi"/>
              </w:rPr>
              <w:br/>
            </w:r>
            <w:r w:rsidR="00865967" w:rsidRPr="00750A7A">
              <w:rPr>
                <w:rFonts w:asciiTheme="majorHAnsi" w:hAnsiTheme="majorHAnsi" w:cstheme="majorHAnsi"/>
              </w:rPr>
              <w:br/>
            </w:r>
            <w:r w:rsidR="64DE1F8E" w:rsidRPr="00750A7A">
              <w:rPr>
                <w:rFonts w:asciiTheme="majorHAnsi" w:hAnsiTheme="majorHAnsi" w:cstheme="majorHAnsi"/>
                <w:i/>
                <w:iCs/>
                <w:color w:val="000000" w:themeColor="text1"/>
                <w:sz w:val="16"/>
                <w:szCs w:val="16"/>
              </w:rPr>
              <w:t>Visual search test for synesthesia</w:t>
            </w:r>
          </w:p>
        </w:tc>
        <w:tc>
          <w:tcPr>
            <w:tcW w:w="2544" w:type="dxa"/>
            <w:shd w:val="clear" w:color="auto" w:fill="D9D9D9" w:themeFill="background1" w:themeFillShade="D9"/>
          </w:tcPr>
          <w:p w14:paraId="69D7B1A0"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12C636FF" w14:textId="1406F602" w:rsidR="00865967" w:rsidRPr="00750A7A" w:rsidRDefault="00116852" w:rsidP="00767297">
            <w:pPr>
              <w:spacing w:line="276" w:lineRule="auto"/>
              <w:jc w:val="cente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Test of cognitive ability</w:t>
            </w:r>
          </w:p>
          <w:p w14:paraId="69E165A9"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0705F40B"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Mental rotation test,</w:t>
            </w:r>
          </w:p>
          <w:p w14:paraId="0A6FEFD7"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N-back task</w:t>
            </w:r>
          </w:p>
        </w:tc>
        <w:tc>
          <w:tcPr>
            <w:tcW w:w="2544" w:type="dxa"/>
          </w:tcPr>
          <w:p w14:paraId="0350B42C"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4A1C9DC7" w14:textId="6A186EFC" w:rsidR="00865967" w:rsidRPr="00750A7A" w:rsidRDefault="00116852" w:rsidP="00767297">
            <w:pPr>
              <w:spacing w:line="276" w:lineRule="auto"/>
              <w:jc w:val="cente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Test of behavior</w:t>
            </w:r>
          </w:p>
          <w:p w14:paraId="4204E754" w14:textId="1E79E8BB"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512B6159"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Stimulus equivalence test</w:t>
            </w:r>
          </w:p>
        </w:tc>
        <w:tc>
          <w:tcPr>
            <w:tcW w:w="2558" w:type="dxa"/>
          </w:tcPr>
          <w:p w14:paraId="08427963"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79378D93" w14:textId="69E1E009" w:rsidR="00865967" w:rsidRPr="00750A7A" w:rsidRDefault="00116852" w:rsidP="00767297">
            <w:pPr>
              <w:spacing w:line="276" w:lineRule="auto"/>
              <w:jc w:val="cente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Test of p</w:t>
            </w:r>
            <w:r w:rsidR="00865967" w:rsidRPr="00750A7A">
              <w:rPr>
                <w:rFonts w:asciiTheme="majorHAnsi" w:hAnsiTheme="majorHAnsi" w:cstheme="majorHAnsi"/>
                <w:b/>
                <w:bCs/>
                <w:color w:val="000000" w:themeColor="text1"/>
                <w:sz w:val="16"/>
                <w:szCs w:val="16"/>
              </w:rPr>
              <w:t>hysiology</w:t>
            </w:r>
          </w:p>
          <w:p w14:paraId="099ECE84" w14:textId="3D7B63E4"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2C6544C4"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Beighton Score to assess joint hypermobility syndrome</w:t>
            </w:r>
          </w:p>
        </w:tc>
      </w:tr>
      <w:tr w:rsidR="00B95508" w:rsidRPr="00750A7A" w14:paraId="1A2ED6C8" w14:textId="77777777" w:rsidTr="00BC18E0">
        <w:trPr>
          <w:trHeight w:val="1365"/>
        </w:trPr>
        <w:tc>
          <w:tcPr>
            <w:tcW w:w="1500" w:type="dxa"/>
            <w:vMerge/>
            <w:tcBorders>
              <w:bottom w:val="single" w:sz="12" w:space="0" w:color="000000" w:themeColor="text1"/>
            </w:tcBorders>
            <w:shd w:val="clear" w:color="auto" w:fill="F2F2F2" w:themeFill="background1" w:themeFillShade="F2"/>
            <w:vAlign w:val="center"/>
          </w:tcPr>
          <w:p w14:paraId="1915CAB9"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tc>
        <w:tc>
          <w:tcPr>
            <w:tcW w:w="2595" w:type="dxa"/>
            <w:shd w:val="clear" w:color="auto" w:fill="F2F2F2" w:themeFill="background1" w:themeFillShade="F2"/>
          </w:tcPr>
          <w:p w14:paraId="740ED07A"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7760DE24"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Behavioral measure</w:t>
            </w:r>
          </w:p>
          <w:p w14:paraId="095A41B4" w14:textId="092A87D8"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66975913"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r w:rsidRPr="00750A7A">
              <w:rPr>
                <w:rFonts w:asciiTheme="majorHAnsi" w:hAnsiTheme="majorHAnsi" w:cstheme="majorHAnsi"/>
                <w:color w:val="000000" w:themeColor="text1"/>
                <w:sz w:val="16"/>
                <w:szCs w:val="16"/>
              </w:rPr>
              <w:t>(non-self-report; frequency, duration or latency of overt behaviors)</w:t>
            </w:r>
          </w:p>
        </w:tc>
        <w:tc>
          <w:tcPr>
            <w:tcW w:w="2544" w:type="dxa"/>
          </w:tcPr>
          <w:p w14:paraId="57412111"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789E69FB" w14:textId="60654C89"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Behavioral measure of subjective experience</w:t>
            </w:r>
          </w:p>
          <w:p w14:paraId="7054B618"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7CDAB6EB"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Implicit racial bias</w:t>
            </w:r>
          </w:p>
        </w:tc>
        <w:tc>
          <w:tcPr>
            <w:tcW w:w="2544" w:type="dxa"/>
          </w:tcPr>
          <w:p w14:paraId="6DA84D7B"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6CB1481D" w14:textId="2935FFC8"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Behavioral measure of ability</w:t>
            </w:r>
          </w:p>
          <w:p w14:paraId="6828780B"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73923368"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Iowa Gambling Task</w:t>
            </w:r>
          </w:p>
        </w:tc>
        <w:tc>
          <w:tcPr>
            <w:tcW w:w="2544" w:type="dxa"/>
            <w:shd w:val="clear" w:color="auto" w:fill="D9D9D9" w:themeFill="background1" w:themeFillShade="D9"/>
          </w:tcPr>
          <w:p w14:paraId="4ACB0ED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6B0479CF" w14:textId="17A27799"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Behavioral measure of behavior</w:t>
            </w:r>
          </w:p>
          <w:p w14:paraId="25C1ED24"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1BB34A22"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Social media use via digital trace data, observational coding</w:t>
            </w:r>
          </w:p>
        </w:tc>
        <w:tc>
          <w:tcPr>
            <w:tcW w:w="2558" w:type="dxa"/>
          </w:tcPr>
          <w:p w14:paraId="482FBBD7"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6A45F780"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Behavioral measure of physiology</w:t>
            </w:r>
          </w:p>
          <w:p w14:paraId="1934E5E2" w14:textId="77777777" w:rsidR="00865967" w:rsidRPr="00750A7A" w:rsidRDefault="00865967" w:rsidP="00767297">
            <w:pPr>
              <w:spacing w:line="276" w:lineRule="auto"/>
              <w:jc w:val="center"/>
              <w:rPr>
                <w:rFonts w:asciiTheme="majorHAnsi" w:hAnsiTheme="majorHAnsi" w:cstheme="majorHAnsi"/>
                <w:color w:val="000000" w:themeColor="text1"/>
                <w:sz w:val="16"/>
                <w:szCs w:val="16"/>
              </w:rPr>
            </w:pPr>
          </w:p>
          <w:p w14:paraId="1D63D6A9"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Gait variability to measure the integrity of CNS timing and motor control systems</w:t>
            </w:r>
          </w:p>
        </w:tc>
      </w:tr>
      <w:tr w:rsidR="00B95508" w:rsidRPr="00750A7A" w14:paraId="75B29828" w14:textId="77777777" w:rsidTr="00BC18E0">
        <w:trPr>
          <w:trHeight w:val="1365"/>
        </w:trPr>
        <w:tc>
          <w:tcPr>
            <w:tcW w:w="1500" w:type="dxa"/>
            <w:vMerge/>
            <w:tcBorders>
              <w:bottom w:val="single" w:sz="12" w:space="0" w:color="000000" w:themeColor="text1"/>
            </w:tcBorders>
            <w:shd w:val="clear" w:color="auto" w:fill="F2F2F2" w:themeFill="background1" w:themeFillShade="F2"/>
            <w:vAlign w:val="center"/>
          </w:tcPr>
          <w:p w14:paraId="11F271C7"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tc>
        <w:tc>
          <w:tcPr>
            <w:tcW w:w="2595" w:type="dxa"/>
            <w:tcBorders>
              <w:bottom w:val="single" w:sz="12" w:space="0" w:color="000000" w:themeColor="text1"/>
            </w:tcBorders>
            <w:shd w:val="clear" w:color="auto" w:fill="F2F2F2" w:themeFill="background1" w:themeFillShade="F2"/>
          </w:tcPr>
          <w:p w14:paraId="1D039ED6"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2EF12C6B" w14:textId="1BBFBFF6"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Neuro/bio/physiological measure</w:t>
            </w:r>
          </w:p>
        </w:tc>
        <w:tc>
          <w:tcPr>
            <w:tcW w:w="2544" w:type="dxa"/>
            <w:tcBorders>
              <w:bottom w:val="single" w:sz="12" w:space="0" w:color="000000" w:themeColor="text1"/>
            </w:tcBorders>
          </w:tcPr>
          <w:p w14:paraId="7541D2F2"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79467217"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Neuro/bio/physiological measure of subjective experience</w:t>
            </w:r>
          </w:p>
          <w:p w14:paraId="1E93D704"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color w:val="000000" w:themeColor="text1"/>
                <w:sz w:val="16"/>
                <w:szCs w:val="16"/>
              </w:rPr>
              <w:br/>
            </w:r>
            <w:r w:rsidRPr="00750A7A">
              <w:rPr>
                <w:rFonts w:asciiTheme="majorHAnsi" w:hAnsiTheme="majorHAnsi" w:cstheme="majorHAnsi"/>
                <w:i/>
                <w:iCs/>
                <w:color w:val="000000" w:themeColor="text1"/>
                <w:sz w:val="16"/>
                <w:szCs w:val="16"/>
              </w:rPr>
              <w:t>GSR as a measure of fear</w:t>
            </w:r>
          </w:p>
        </w:tc>
        <w:tc>
          <w:tcPr>
            <w:tcW w:w="2544" w:type="dxa"/>
            <w:tcBorders>
              <w:bottom w:val="single" w:sz="12" w:space="0" w:color="000000" w:themeColor="text1"/>
            </w:tcBorders>
          </w:tcPr>
          <w:p w14:paraId="28AC7545"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7B1B901C" w14:textId="77777777" w:rsidR="00865967" w:rsidRPr="00750A7A" w:rsidRDefault="64DE1F8E" w:rsidP="00767297">
            <w:pPr>
              <w:spacing w:line="276" w:lineRule="auto"/>
              <w:jc w:val="center"/>
              <w:rPr>
                <w:rFonts w:asciiTheme="majorHAnsi" w:hAnsiTheme="majorHAnsi" w:cstheme="majorHAnsi"/>
                <w:color w:val="000000" w:themeColor="text1"/>
                <w:sz w:val="16"/>
                <w:szCs w:val="16"/>
              </w:rPr>
            </w:pPr>
            <w:r w:rsidRPr="00750A7A">
              <w:rPr>
                <w:rFonts w:asciiTheme="majorHAnsi" w:hAnsiTheme="majorHAnsi" w:cstheme="majorHAnsi"/>
                <w:b/>
                <w:bCs/>
                <w:color w:val="000000" w:themeColor="text1"/>
                <w:sz w:val="16"/>
                <w:szCs w:val="16"/>
              </w:rPr>
              <w:t>Neuro/bio/physiological measure of ability</w:t>
            </w:r>
          </w:p>
          <w:p w14:paraId="6EF6F76A"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p>
          <w:p w14:paraId="137E89A2"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Cognitive Control Capacity measured via fMRI</w:t>
            </w:r>
          </w:p>
        </w:tc>
        <w:tc>
          <w:tcPr>
            <w:tcW w:w="2544" w:type="dxa"/>
            <w:tcBorders>
              <w:bottom w:val="single" w:sz="12" w:space="0" w:color="000000" w:themeColor="text1"/>
            </w:tcBorders>
          </w:tcPr>
          <w:p w14:paraId="7872C385"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65C3C3F1" w14:textId="77777777" w:rsidR="00865967" w:rsidRPr="00750A7A" w:rsidRDefault="64DE1F8E" w:rsidP="00767297">
            <w:pPr>
              <w:spacing w:line="276" w:lineRule="auto"/>
              <w:jc w:val="center"/>
              <w:rPr>
                <w:rFonts w:asciiTheme="majorHAnsi" w:hAnsiTheme="majorHAnsi" w:cstheme="majorHAnsi"/>
                <w:b/>
                <w:bCs/>
                <w:color w:val="000000" w:themeColor="text1"/>
                <w:sz w:val="16"/>
                <w:szCs w:val="16"/>
              </w:rPr>
            </w:pPr>
            <w:r w:rsidRPr="00750A7A">
              <w:rPr>
                <w:rFonts w:asciiTheme="majorHAnsi" w:hAnsiTheme="majorHAnsi" w:cstheme="majorHAnsi"/>
                <w:b/>
                <w:bCs/>
                <w:color w:val="000000" w:themeColor="text1"/>
                <w:sz w:val="16"/>
                <w:szCs w:val="16"/>
              </w:rPr>
              <w:t>Neuro/bio/physiological measure of behavior</w:t>
            </w:r>
          </w:p>
          <w:p w14:paraId="30D7E357"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p>
          <w:p w14:paraId="65393EB8" w14:textId="77777777" w:rsidR="00865967" w:rsidRPr="00750A7A" w:rsidRDefault="00865967"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EKG to measure sleep duration,</w:t>
            </w:r>
          </w:p>
          <w:p w14:paraId="37A26D96" w14:textId="47BCDA2B" w:rsidR="00865967" w:rsidRPr="00750A7A" w:rsidRDefault="1B511046" w:rsidP="00767297">
            <w:pPr>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urinalysis to measure drug consumption</w:t>
            </w:r>
          </w:p>
          <w:p w14:paraId="602808EF" w14:textId="655370CC" w:rsidR="00865967" w:rsidRPr="00750A7A" w:rsidRDefault="00865967" w:rsidP="00767297">
            <w:pPr>
              <w:spacing w:line="276" w:lineRule="auto"/>
              <w:jc w:val="center"/>
              <w:rPr>
                <w:rFonts w:asciiTheme="majorHAnsi" w:hAnsiTheme="majorHAnsi" w:cstheme="majorHAnsi"/>
                <w:i/>
                <w:iCs/>
                <w:color w:val="000000" w:themeColor="text1"/>
                <w:sz w:val="16"/>
                <w:szCs w:val="16"/>
              </w:rPr>
            </w:pPr>
          </w:p>
        </w:tc>
        <w:tc>
          <w:tcPr>
            <w:tcW w:w="2558" w:type="dxa"/>
            <w:tcBorders>
              <w:bottom w:val="single" w:sz="12" w:space="0" w:color="000000" w:themeColor="text1"/>
            </w:tcBorders>
            <w:shd w:val="clear" w:color="auto" w:fill="D9D9D9" w:themeFill="background1" w:themeFillShade="D9"/>
          </w:tcPr>
          <w:p w14:paraId="7AEBAED5" w14:textId="77777777" w:rsidR="00865967" w:rsidRPr="00750A7A" w:rsidRDefault="00865967" w:rsidP="00767297">
            <w:pPr>
              <w:spacing w:line="276" w:lineRule="auto"/>
              <w:jc w:val="center"/>
              <w:rPr>
                <w:rFonts w:asciiTheme="majorHAnsi" w:hAnsiTheme="majorHAnsi" w:cstheme="majorHAnsi"/>
                <w:b/>
                <w:bCs/>
                <w:color w:val="000000" w:themeColor="text1"/>
                <w:sz w:val="16"/>
                <w:szCs w:val="16"/>
              </w:rPr>
            </w:pPr>
          </w:p>
          <w:p w14:paraId="3E9F24CE" w14:textId="77777777" w:rsidR="00865967" w:rsidRPr="00750A7A" w:rsidRDefault="00865967" w:rsidP="00767297">
            <w:pPr>
              <w:shd w:val="clear" w:color="auto" w:fill="D9D9D9" w:themeFill="background1" w:themeFillShade="D9"/>
              <w:spacing w:line="276" w:lineRule="auto"/>
              <w:jc w:val="center"/>
              <w:rPr>
                <w:rFonts w:asciiTheme="majorHAnsi" w:hAnsiTheme="majorHAnsi" w:cstheme="majorHAnsi"/>
                <w:color w:val="000000" w:themeColor="text1"/>
                <w:sz w:val="16"/>
                <w:szCs w:val="16"/>
              </w:rPr>
            </w:pPr>
            <w:r w:rsidRPr="00750A7A">
              <w:rPr>
                <w:rFonts w:asciiTheme="majorHAnsi" w:hAnsiTheme="majorHAnsi" w:cstheme="majorHAnsi"/>
                <w:b/>
                <w:bCs/>
                <w:color w:val="000000" w:themeColor="text1"/>
                <w:sz w:val="16"/>
                <w:szCs w:val="16"/>
              </w:rPr>
              <w:t>Neuro/bio/physiological measure of neuro/bio/physiology</w:t>
            </w:r>
          </w:p>
          <w:p w14:paraId="7A53BD63" w14:textId="77777777" w:rsidR="00865967" w:rsidRPr="00750A7A" w:rsidRDefault="00865967" w:rsidP="00767297">
            <w:pPr>
              <w:shd w:val="clear" w:color="auto" w:fill="D9D9D9" w:themeFill="background1" w:themeFillShade="D9"/>
              <w:spacing w:line="276" w:lineRule="auto"/>
              <w:jc w:val="center"/>
              <w:rPr>
                <w:rFonts w:asciiTheme="majorHAnsi" w:hAnsiTheme="majorHAnsi" w:cstheme="majorHAnsi"/>
                <w:color w:val="000000" w:themeColor="text1"/>
                <w:sz w:val="16"/>
                <w:szCs w:val="16"/>
              </w:rPr>
            </w:pPr>
          </w:p>
          <w:p w14:paraId="799574E6" w14:textId="77777777" w:rsidR="00865967" w:rsidRPr="00750A7A" w:rsidRDefault="00865967" w:rsidP="00767297">
            <w:pPr>
              <w:shd w:val="clear" w:color="auto" w:fill="D9D9D9" w:themeFill="background1" w:themeFillShade="D9"/>
              <w:spacing w:line="276" w:lineRule="auto"/>
              <w:jc w:val="center"/>
              <w:rPr>
                <w:rFonts w:asciiTheme="majorHAnsi" w:hAnsiTheme="majorHAnsi" w:cstheme="majorHAnsi"/>
                <w:i/>
                <w:iCs/>
                <w:color w:val="000000" w:themeColor="text1"/>
                <w:sz w:val="16"/>
                <w:szCs w:val="16"/>
              </w:rPr>
            </w:pPr>
            <w:r w:rsidRPr="00750A7A">
              <w:rPr>
                <w:rFonts w:asciiTheme="majorHAnsi" w:hAnsiTheme="majorHAnsi" w:cstheme="majorHAnsi"/>
                <w:i/>
                <w:iCs/>
                <w:color w:val="000000" w:themeColor="text1"/>
                <w:sz w:val="16"/>
                <w:szCs w:val="16"/>
              </w:rPr>
              <w:t>Structural MRI, Salivatory immunoassays to measure menstrual cycle phase</w:t>
            </w:r>
          </w:p>
        </w:tc>
      </w:tr>
    </w:tbl>
    <w:p w14:paraId="662CAD69" w14:textId="5EE34DA9" w:rsidR="0091376E" w:rsidRPr="00750A7A" w:rsidRDefault="006A7242" w:rsidP="00767297">
      <w:pPr>
        <w:spacing w:line="276" w:lineRule="auto"/>
        <w:rPr>
          <w:rFonts w:asciiTheme="majorHAnsi" w:hAnsiTheme="majorHAnsi" w:cstheme="majorHAnsi"/>
          <w:i/>
          <w:iCs/>
          <w:color w:val="000000" w:themeColor="text1"/>
          <w:sz w:val="16"/>
          <w:szCs w:val="16"/>
        </w:rPr>
      </w:pPr>
      <w:r w:rsidRPr="00750A7A">
        <w:rPr>
          <w:rFonts w:asciiTheme="majorHAnsi" w:hAnsiTheme="majorHAnsi" w:cstheme="majorHAnsi"/>
          <w:noProof/>
        </w:rPr>
        <mc:AlternateContent>
          <mc:Choice Requires="wps">
            <w:drawing>
              <wp:inline distT="0" distB="0" distL="114300" distR="114300" wp14:anchorId="373E96C0" wp14:editId="65AE96B8">
                <wp:extent cx="9073662" cy="307731"/>
                <wp:effectExtent l="0" t="0" r="0" b="0"/>
                <wp:docPr id="308243488" name="Textfeld 1"/>
                <wp:cNvGraphicFramePr/>
                <a:graphic xmlns:a="http://schemas.openxmlformats.org/drawingml/2006/main">
                  <a:graphicData uri="http://schemas.microsoft.com/office/word/2010/wordprocessingShape">
                    <wps:wsp>
                      <wps:cNvSpPr txBox="1"/>
                      <wps:spPr>
                        <a:xfrm>
                          <a:off x="0" y="0"/>
                          <a:ext cx="9073662" cy="307731"/>
                        </a:xfrm>
                        <a:prstGeom prst="rect">
                          <a:avLst/>
                        </a:prstGeom>
                        <a:solidFill>
                          <a:prstClr val="white"/>
                        </a:solidFill>
                        <a:ln>
                          <a:noFill/>
                        </a:ln>
                      </wps:spPr>
                      <wps:txbx>
                        <w:txbxContent>
                          <w:p w14:paraId="6FE94EFD" w14:textId="17EF0873" w:rsidR="00865967" w:rsidRPr="00176340" w:rsidRDefault="00865967" w:rsidP="00865967">
                            <w:pPr>
                              <w:rPr>
                                <w:rFonts w:ascii="Calibri" w:eastAsia="Helvetica Neue" w:hAnsi="Calibri" w:cs="Calibri"/>
                                <w:noProof/>
                                <w:lang w:val="en-GB"/>
                              </w:rPr>
                            </w:pPr>
                            <w:bookmarkStart w:id="198" w:name="_Ref209375082"/>
                            <w:r w:rsidRPr="00176340">
                              <w:rPr>
                                <w:rFonts w:ascii="Calibri" w:hAnsi="Calibri" w:cs="Calibri"/>
                                <w:i/>
                                <w:iCs/>
                              </w:rPr>
                              <w:t xml:space="preserve">Table </w:t>
                            </w:r>
                            <w:r w:rsidRPr="00176340">
                              <w:rPr>
                                <w:rFonts w:ascii="Calibri" w:hAnsi="Calibri" w:cs="Calibri"/>
                                <w:i/>
                                <w:iCs/>
                              </w:rPr>
                              <w:fldChar w:fldCharType="begin"/>
                            </w:r>
                            <w:r w:rsidRPr="00176340">
                              <w:rPr>
                                <w:rFonts w:ascii="Calibri" w:hAnsi="Calibri" w:cs="Calibri"/>
                                <w:i/>
                                <w:iCs/>
                              </w:rPr>
                              <w:instrText xml:space="preserve"> SEQ Figure \* ARABIC </w:instrText>
                            </w:r>
                            <w:r w:rsidRPr="00176340">
                              <w:rPr>
                                <w:rFonts w:ascii="Calibri" w:hAnsi="Calibri" w:cs="Calibri"/>
                                <w:i/>
                                <w:iCs/>
                              </w:rPr>
                              <w:fldChar w:fldCharType="separate"/>
                            </w:r>
                            <w:r w:rsidRPr="00176340">
                              <w:rPr>
                                <w:rFonts w:ascii="Calibri" w:hAnsi="Calibri" w:cs="Calibri"/>
                                <w:i/>
                                <w:iCs/>
                                <w:noProof/>
                              </w:rPr>
                              <w:t>1</w:t>
                            </w:r>
                            <w:r w:rsidRPr="00176340">
                              <w:rPr>
                                <w:rFonts w:ascii="Calibri" w:hAnsi="Calibri" w:cs="Calibri"/>
                                <w:i/>
                                <w:iCs/>
                              </w:rPr>
                              <w:fldChar w:fldCharType="end"/>
                            </w:r>
                            <w:bookmarkEnd w:id="198"/>
                            <w:r w:rsidRPr="00176340">
                              <w:rPr>
                                <w:rFonts w:ascii="Calibri" w:hAnsi="Calibri" w:cs="Calibri"/>
                                <w:i/>
                                <w:iCs/>
                              </w:rPr>
                              <w:t>.</w:t>
                            </w:r>
                            <w:r w:rsidR="005C0F37">
                              <w:rPr>
                                <w:rFonts w:ascii="Calibri" w:hAnsi="Calibri" w:cs="Calibri"/>
                              </w:rPr>
                              <w:t xml:space="preserve"> C</w:t>
                            </w:r>
                            <w:r w:rsidRPr="00176340">
                              <w:rPr>
                                <w:rFonts w:ascii="Calibri" w:hAnsi="Calibri" w:cs="Calibri"/>
                              </w:rPr>
                              <w:t xml:space="preserve">ategories in the table are organized along two dimensions: </w:t>
                            </w:r>
                            <w:r w:rsidR="00A13164">
                              <w:rPr>
                                <w:rFonts w:ascii="Calibri" w:hAnsi="Calibri" w:cs="Calibri"/>
                              </w:rPr>
                              <w:t>W</w:t>
                            </w:r>
                            <w:r w:rsidRPr="00176340">
                              <w:rPr>
                                <w:rFonts w:ascii="Calibri" w:hAnsi="Calibri" w:cs="Calibri"/>
                              </w:rPr>
                              <w:t xml:space="preserve">hat is </w:t>
                            </w:r>
                            <w:r w:rsidR="00A13164">
                              <w:rPr>
                                <w:rFonts w:ascii="Calibri" w:hAnsi="Calibri" w:cs="Calibri"/>
                              </w:rPr>
                              <w:t xml:space="preserve">being </w:t>
                            </w:r>
                            <w:r w:rsidRPr="00176340">
                              <w:rPr>
                                <w:rFonts w:ascii="Calibri" w:hAnsi="Calibri" w:cs="Calibri"/>
                              </w:rPr>
                              <w:t xml:space="preserve">measured and how it is </w:t>
                            </w:r>
                            <w:r w:rsidR="00A13164">
                              <w:rPr>
                                <w:rFonts w:ascii="Calibri" w:hAnsi="Calibri" w:cs="Calibri"/>
                              </w:rPr>
                              <w:t xml:space="preserve">being </w:t>
                            </w:r>
                            <w:r w:rsidRPr="00176340">
                              <w:rPr>
                                <w:rFonts w:ascii="Calibri" w:hAnsi="Calibri" w:cs="Calibri"/>
                              </w:rPr>
                              <w:t>measured.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373E96C0" id="_x0000_t202" coordsize="21600,21600" o:spt="202" path="m,l,21600r21600,l21600,xe">
                <v:stroke joinstyle="miter"/>
                <v:path gradientshapeok="t" o:connecttype="rect"/>
              </v:shapetype>
              <v:shape id="Textfeld 1" o:spid="_x0000_s1026" type="#_x0000_t202" style="width:714.4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" stroked="f">
                <v:textbox inset="0,0,0,0">
                  <w:txbxContent>
                    <w:p w14:paraId="6FE94EFD" w14:textId="17EF0873" w:rsidR="00865967" w:rsidRPr="00176340" w:rsidRDefault="00865967" w:rsidP="00865967">
                      <w:pPr>
                        <w:rPr>
                          <w:rFonts w:ascii="Calibri" w:eastAsia="Helvetica Neue" w:hAnsi="Calibri" w:cs="Calibri"/>
                          <w:noProof/>
                          <w:lang w:val="en-GB"/>
                        </w:rPr>
                      </w:pPr>
                      <w:bookmarkStart w:id="9" w:name="_Ref209375082"/>
                      <w:r w:rsidRPr="00176340">
                        <w:rPr>
                          <w:rFonts w:ascii="Calibri" w:hAnsi="Calibri" w:cs="Calibri"/>
                          <w:i/>
                          <w:iCs/>
                        </w:rPr>
                        <w:t xml:space="preserve">Table </w:t>
                      </w:r>
                      <w:r w:rsidRPr="00176340">
                        <w:rPr>
                          <w:rFonts w:ascii="Calibri" w:hAnsi="Calibri" w:cs="Calibri"/>
                          <w:i/>
                          <w:iCs/>
                        </w:rPr>
                        <w:fldChar w:fldCharType="begin"/>
                      </w:r>
                      <w:r w:rsidRPr="00176340">
                        <w:rPr>
                          <w:rFonts w:ascii="Calibri" w:hAnsi="Calibri" w:cs="Calibri"/>
                          <w:i/>
                          <w:iCs/>
                        </w:rPr>
                        <w:instrText xml:space="preserve"> SEQ Figure \* ARABIC </w:instrText>
                      </w:r>
                      <w:r w:rsidRPr="00176340">
                        <w:rPr>
                          <w:rFonts w:ascii="Calibri" w:hAnsi="Calibri" w:cs="Calibri"/>
                          <w:i/>
                          <w:iCs/>
                        </w:rPr>
                        <w:fldChar w:fldCharType="separate"/>
                      </w:r>
                      <w:r w:rsidRPr="00176340">
                        <w:rPr>
                          <w:rFonts w:ascii="Calibri" w:hAnsi="Calibri" w:cs="Calibri"/>
                          <w:i/>
                          <w:iCs/>
                          <w:noProof/>
                        </w:rPr>
                        <w:t>1</w:t>
                      </w:r>
                      <w:r w:rsidRPr="00176340">
                        <w:rPr>
                          <w:rFonts w:ascii="Calibri" w:hAnsi="Calibri" w:cs="Calibri"/>
                          <w:i/>
                          <w:iCs/>
                        </w:rPr>
                        <w:fldChar w:fldCharType="end"/>
                      </w:r>
                      <w:bookmarkEnd w:id="9"/>
                      <w:r w:rsidRPr="00176340">
                        <w:rPr>
                          <w:rFonts w:ascii="Calibri" w:hAnsi="Calibri" w:cs="Calibri"/>
                          <w:i/>
                          <w:iCs/>
                        </w:rPr>
                        <w:t>.</w:t>
                      </w:r>
                      <w:r w:rsidR="005C0F37">
                        <w:rPr>
                          <w:rFonts w:ascii="Calibri" w:hAnsi="Calibri" w:cs="Calibri"/>
                        </w:rPr>
                        <w:t xml:space="preserve"> C</w:t>
                      </w:r>
                      <w:r w:rsidRPr="00176340">
                        <w:rPr>
                          <w:rFonts w:ascii="Calibri" w:hAnsi="Calibri" w:cs="Calibri"/>
                        </w:rPr>
                        <w:t xml:space="preserve">ategories in the table are organized along two dimensions: </w:t>
                      </w:r>
                      <w:r w:rsidR="00A13164">
                        <w:rPr>
                          <w:rFonts w:ascii="Calibri" w:hAnsi="Calibri" w:cs="Calibri"/>
                        </w:rPr>
                        <w:t>W</w:t>
                      </w:r>
                      <w:r w:rsidRPr="00176340">
                        <w:rPr>
                          <w:rFonts w:ascii="Calibri" w:hAnsi="Calibri" w:cs="Calibri"/>
                        </w:rPr>
                        <w:t xml:space="preserve">hat is </w:t>
                      </w:r>
                      <w:r w:rsidR="00A13164">
                        <w:rPr>
                          <w:rFonts w:ascii="Calibri" w:hAnsi="Calibri" w:cs="Calibri"/>
                        </w:rPr>
                        <w:t xml:space="preserve">being </w:t>
                      </w:r>
                      <w:r w:rsidRPr="00176340">
                        <w:rPr>
                          <w:rFonts w:ascii="Calibri" w:hAnsi="Calibri" w:cs="Calibri"/>
                        </w:rPr>
                        <w:t xml:space="preserve">measured and how it is </w:t>
                      </w:r>
                      <w:r w:rsidR="00A13164">
                        <w:rPr>
                          <w:rFonts w:ascii="Calibri" w:hAnsi="Calibri" w:cs="Calibri"/>
                        </w:rPr>
                        <w:t xml:space="preserve">being </w:t>
                      </w:r>
                      <w:r w:rsidRPr="00176340">
                        <w:rPr>
                          <w:rFonts w:ascii="Calibri" w:hAnsi="Calibri" w:cs="Calibri"/>
                        </w:rPr>
                        <w:t>measured.</w:t>
                      </w:r>
                    </w:p>
                  </w:txbxContent>
                </v:textbox>
                <w10:anchorlock/>
              </v:shape>
            </w:pict>
          </mc:Fallback>
        </mc:AlternateContent>
      </w:r>
    </w:p>
    <w:p w14:paraId="6A5ECCF1" w14:textId="2185E084" w:rsidR="00865967" w:rsidRPr="00750A7A" w:rsidRDefault="00865967" w:rsidP="00767297">
      <w:pPr>
        <w:spacing w:line="276" w:lineRule="auto"/>
        <w:rPr>
          <w:rFonts w:asciiTheme="majorHAnsi" w:hAnsiTheme="majorHAnsi" w:cstheme="majorHAnsi"/>
        </w:rPr>
        <w:sectPr w:rsidR="00865967" w:rsidRPr="00750A7A" w:rsidSect="00050815">
          <w:footerReference w:type="default" r:id="rId9"/>
          <w:pgSz w:w="16838" w:h="11906" w:orient="landscape"/>
          <w:pgMar w:top="1417" w:right="1417" w:bottom="1417" w:left="1134" w:header="708" w:footer="708" w:gutter="0"/>
          <w:cols w:space="720"/>
          <w:docGrid w:linePitch="299"/>
        </w:sectPr>
      </w:pPr>
    </w:p>
    <w:p w14:paraId="68296EE0" w14:textId="77777777" w:rsidR="00C14081" w:rsidRPr="00750A7A" w:rsidRDefault="00C14081" w:rsidP="00767297">
      <w:pPr>
        <w:pStyle w:val="Heading2"/>
        <w:spacing w:line="276" w:lineRule="auto"/>
        <w:rPr>
          <w:rFonts w:cstheme="majorHAnsi"/>
          <w:color w:val="000000" w:themeColor="text1"/>
        </w:rPr>
      </w:pPr>
      <w:bookmarkStart w:id="199" w:name="_Toc208510418"/>
      <w:bookmarkStart w:id="200" w:name="_Toc224681545"/>
      <w:r w:rsidRPr="00750A7A">
        <w:rPr>
          <w:rFonts w:cstheme="majorHAnsi"/>
          <w:color w:val="000000" w:themeColor="text1"/>
        </w:rPr>
        <w:lastRenderedPageBreak/>
        <w:t xml:space="preserve">First dimension - </w:t>
      </w:r>
      <w:r w:rsidRPr="00750A7A">
        <w:rPr>
          <w:rFonts w:cstheme="majorHAnsi"/>
          <w:b/>
          <w:bCs/>
          <w:color w:val="000000" w:themeColor="text1"/>
        </w:rPr>
        <w:t>How</w:t>
      </w:r>
      <w:r w:rsidRPr="00750A7A">
        <w:rPr>
          <w:rFonts w:cstheme="majorHAnsi"/>
          <w:color w:val="000000" w:themeColor="text1"/>
        </w:rPr>
        <w:t xml:space="preserve"> is it being measured</w:t>
      </w:r>
      <w:bookmarkEnd w:id="199"/>
      <w:bookmarkEnd w:id="200"/>
    </w:p>
    <w:p w14:paraId="188F7766" w14:textId="77777777" w:rsidR="00C14081" w:rsidRPr="00750A7A" w:rsidRDefault="1B511046" w:rsidP="00767297">
      <w:pPr>
        <w:pStyle w:val="Heading3"/>
        <w:spacing w:line="276" w:lineRule="auto"/>
        <w:rPr>
          <w:rFonts w:cstheme="majorHAnsi"/>
          <w:color w:val="000000" w:themeColor="text1"/>
        </w:rPr>
      </w:pPr>
      <w:bookmarkStart w:id="201" w:name="_Toc208510419"/>
      <w:bookmarkStart w:id="202" w:name="_Toc224681546"/>
      <w:r w:rsidRPr="00750A7A">
        <w:rPr>
          <w:rFonts w:cstheme="majorHAnsi"/>
          <w:color w:val="000000" w:themeColor="text1"/>
        </w:rPr>
        <w:t>Self-report (and other-reports)</w:t>
      </w:r>
      <w:bookmarkEnd w:id="201"/>
      <w:bookmarkEnd w:id="202"/>
    </w:p>
    <w:tbl>
      <w:tblPr>
        <w:tblStyle w:val="TableGrid"/>
        <w:tblpPr w:leftFromText="141" w:rightFromText="141" w:vertAnchor="text" w:horzAnchor="margin" w:tblpY="190"/>
        <w:tblW w:w="9068" w:type="dxa"/>
        <w:tblLook w:val="04A0" w:firstRow="1" w:lastRow="0" w:firstColumn="1" w:lastColumn="0" w:noHBand="0" w:noVBand="1"/>
      </w:tblPr>
      <w:tblGrid>
        <w:gridCol w:w="2265"/>
        <w:gridCol w:w="2266"/>
        <w:gridCol w:w="2265"/>
        <w:gridCol w:w="2272"/>
      </w:tblGrid>
      <w:tr w:rsidR="00B95508" w:rsidRPr="00750A7A" w14:paraId="191363FE" w14:textId="77777777" w:rsidTr="1B511046">
        <w:trPr>
          <w:trHeight w:val="489"/>
        </w:trPr>
        <w:tc>
          <w:tcPr>
            <w:tcW w:w="9068" w:type="dxa"/>
            <w:gridSpan w:val="4"/>
            <w:vAlign w:val="center"/>
          </w:tcPr>
          <w:p w14:paraId="52E43D60" w14:textId="77777777" w:rsidR="00C14081" w:rsidRPr="00750A7A" w:rsidRDefault="00C14081"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How it is being measured</w:t>
            </w:r>
          </w:p>
        </w:tc>
      </w:tr>
      <w:tr w:rsidR="00B95508" w:rsidRPr="00750A7A" w14:paraId="2F7D901D" w14:textId="77777777" w:rsidTr="1B511046">
        <w:trPr>
          <w:trHeight w:val="1103"/>
        </w:trPr>
        <w:tc>
          <w:tcPr>
            <w:tcW w:w="2265" w:type="dxa"/>
            <w:shd w:val="clear" w:color="auto" w:fill="D9D9D9" w:themeFill="background1" w:themeFillShade="D9"/>
            <w:vAlign w:val="center"/>
          </w:tcPr>
          <w:p w14:paraId="18FEFB83" w14:textId="13A845BD" w:rsidR="00C14081" w:rsidRPr="00750A7A" w:rsidRDefault="1B511046"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Self-report</w:t>
            </w:r>
          </w:p>
          <w:p w14:paraId="0903A09E" w14:textId="6867F037" w:rsidR="00C14081" w:rsidRPr="00750A7A" w:rsidRDefault="1B511046"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(and other-report)</w:t>
            </w:r>
          </w:p>
        </w:tc>
        <w:tc>
          <w:tcPr>
            <w:tcW w:w="2266" w:type="dxa"/>
            <w:vAlign w:val="center"/>
          </w:tcPr>
          <w:p w14:paraId="51027556"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Test</w:t>
            </w:r>
          </w:p>
          <w:p w14:paraId="665C3EFA"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(has correct answers)</w:t>
            </w:r>
          </w:p>
        </w:tc>
        <w:tc>
          <w:tcPr>
            <w:tcW w:w="2265" w:type="dxa"/>
            <w:vAlign w:val="center"/>
          </w:tcPr>
          <w:p w14:paraId="340EC30D"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Behavioral measure</w:t>
            </w:r>
          </w:p>
          <w:p w14:paraId="634A6924" w14:textId="7BC4A949" w:rsidR="00C14081" w:rsidRPr="00750A7A" w:rsidRDefault="1B511046"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(non-self-report, frequency, duration or latency of overt behaviors)</w:t>
            </w:r>
          </w:p>
        </w:tc>
        <w:tc>
          <w:tcPr>
            <w:tcW w:w="2270" w:type="dxa"/>
            <w:vAlign w:val="center"/>
          </w:tcPr>
          <w:p w14:paraId="2986B294"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Neuro/bio/physiological measure</w:t>
            </w:r>
          </w:p>
        </w:tc>
      </w:tr>
    </w:tbl>
    <w:p w14:paraId="7F0E72C9" w14:textId="77777777" w:rsidR="00C14081" w:rsidRPr="00750A7A" w:rsidRDefault="00C14081" w:rsidP="00767297">
      <w:pPr>
        <w:spacing w:line="276" w:lineRule="auto"/>
        <w:rPr>
          <w:rFonts w:asciiTheme="majorHAnsi" w:hAnsiTheme="majorHAnsi" w:cstheme="majorHAnsi"/>
          <w:color w:val="000000" w:themeColor="text1"/>
        </w:rPr>
      </w:pPr>
    </w:p>
    <w:p w14:paraId="367CBE44" w14:textId="1436F5D8" w:rsidR="05F8700A" w:rsidRPr="00750A7A" w:rsidRDefault="1B511046"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Questionnaires, ratings, surveys</w:t>
      </w:r>
      <w:r w:rsidR="00AA2E23" w:rsidRPr="00750A7A">
        <w:rPr>
          <w:rFonts w:asciiTheme="majorHAnsi" w:hAnsiTheme="majorHAnsi" w:cstheme="majorHAnsi"/>
          <w:color w:val="000000" w:themeColor="text1"/>
        </w:rPr>
        <w:t xml:space="preserve">, </w:t>
      </w:r>
      <w:r w:rsidR="00851D12">
        <w:rPr>
          <w:rFonts w:asciiTheme="majorHAnsi" w:hAnsiTheme="majorHAnsi" w:cstheme="majorHAnsi"/>
          <w:color w:val="000000" w:themeColor="text1"/>
        </w:rPr>
        <w:t>clinician</w:t>
      </w:r>
      <w:r w:rsidR="00AA2E23" w:rsidRPr="00750A7A">
        <w:rPr>
          <w:rFonts w:asciiTheme="majorHAnsi" w:hAnsiTheme="majorHAnsi" w:cstheme="majorHAnsi"/>
          <w:color w:val="000000" w:themeColor="text1"/>
        </w:rPr>
        <w:t>-ratings, other-reports by friends and family,</w:t>
      </w:r>
      <w:r w:rsidRPr="00750A7A">
        <w:rPr>
          <w:rFonts w:asciiTheme="majorHAnsi" w:hAnsiTheme="majorHAnsi" w:cstheme="majorHAnsi"/>
          <w:color w:val="000000" w:themeColor="text1"/>
        </w:rPr>
        <w:t xml:space="preserve"> etc. belong to this category. Usually, this will be participants consciously revealing information, either about themselves or others. This can be attitudes, beliefs, evaluation</w:t>
      </w:r>
      <w:r w:rsidR="00AA2E23" w:rsidRPr="00750A7A">
        <w:rPr>
          <w:rFonts w:asciiTheme="majorHAnsi" w:hAnsiTheme="majorHAnsi" w:cstheme="majorHAnsi"/>
          <w:color w:val="000000" w:themeColor="text1"/>
        </w:rPr>
        <w:t>s</w:t>
      </w:r>
      <w:r w:rsidRPr="00750A7A">
        <w:rPr>
          <w:rFonts w:asciiTheme="majorHAnsi" w:hAnsiTheme="majorHAnsi" w:cstheme="majorHAnsi"/>
          <w:color w:val="000000" w:themeColor="text1"/>
        </w:rPr>
        <w:t xml:space="preserve"> as well as </w:t>
      </w:r>
      <w:r w:rsidR="00AA2E23" w:rsidRPr="00750A7A">
        <w:rPr>
          <w:rFonts w:asciiTheme="majorHAnsi" w:hAnsiTheme="majorHAnsi" w:cstheme="majorHAnsi"/>
          <w:color w:val="000000" w:themeColor="text1"/>
        </w:rPr>
        <w:t xml:space="preserve">self-reports about </w:t>
      </w:r>
      <w:r w:rsidRPr="00750A7A">
        <w:rPr>
          <w:rFonts w:asciiTheme="majorHAnsi" w:hAnsiTheme="majorHAnsi" w:cstheme="majorHAnsi"/>
          <w:color w:val="000000" w:themeColor="text1"/>
        </w:rPr>
        <w:t>past behavior (such as “I often wake up tired”</w:t>
      </w:r>
      <w:r w:rsidR="00AA2E23" w:rsidRPr="00750A7A">
        <w:rPr>
          <w:rFonts w:asciiTheme="majorHAnsi" w:hAnsiTheme="majorHAnsi" w:cstheme="majorHAnsi"/>
          <w:color w:val="000000" w:themeColor="text1"/>
        </w:rPr>
        <w:t xml:space="preserve"> or “I </w:t>
      </w:r>
      <w:r w:rsidR="00A66F60">
        <w:rPr>
          <w:rFonts w:asciiTheme="majorHAnsi" w:hAnsiTheme="majorHAnsi" w:cstheme="majorHAnsi"/>
          <w:color w:val="000000" w:themeColor="text1"/>
        </w:rPr>
        <w:t xml:space="preserve">use </w:t>
      </w:r>
      <w:r w:rsidR="00AA2E23" w:rsidRPr="00750A7A">
        <w:rPr>
          <w:rFonts w:asciiTheme="majorHAnsi" w:hAnsiTheme="majorHAnsi" w:cstheme="majorHAnsi"/>
          <w:color w:val="000000" w:themeColor="text1"/>
        </w:rPr>
        <w:t>social media X hours a day”</w:t>
      </w:r>
      <w:r w:rsidRPr="00750A7A">
        <w:rPr>
          <w:rFonts w:asciiTheme="majorHAnsi" w:hAnsiTheme="majorHAnsi" w:cstheme="majorHAnsi"/>
          <w:color w:val="000000" w:themeColor="text1"/>
        </w:rPr>
        <w:t>)</w:t>
      </w:r>
      <w:r w:rsidR="00AA2E23" w:rsidRPr="00750A7A">
        <w:rPr>
          <w:rFonts w:asciiTheme="majorHAnsi" w:hAnsiTheme="majorHAnsi" w:cstheme="majorHAnsi"/>
          <w:color w:val="000000" w:themeColor="text1"/>
        </w:rPr>
        <w:t>, self-reports about ability (“my IQ is 105”), self-reports about neuro/bio/physiological variables (“I am 183cm tall”, “I have previously been diagnosed with stroke”)</w:t>
      </w:r>
      <w:r w:rsidRPr="00750A7A">
        <w:rPr>
          <w:rFonts w:asciiTheme="majorHAnsi" w:hAnsiTheme="majorHAnsi" w:cstheme="majorHAnsi"/>
          <w:color w:val="000000" w:themeColor="text1"/>
        </w:rPr>
        <w:t xml:space="preserve">. We use the phrase self-report because it is more common but note that categories in this </w:t>
      </w:r>
      <w:r w:rsidRPr="00BB228C">
        <w:rPr>
          <w:rFonts w:asciiTheme="majorHAnsi" w:hAnsiTheme="majorHAnsi" w:cstheme="majorHAnsi"/>
          <w:color w:val="000000" w:themeColor="text1"/>
        </w:rPr>
        <w:t xml:space="preserve">row </w:t>
      </w:r>
      <w:r w:rsidRPr="00750A7A">
        <w:rPr>
          <w:rFonts w:asciiTheme="majorHAnsi" w:hAnsiTheme="majorHAnsi" w:cstheme="majorHAnsi"/>
          <w:b/>
          <w:bCs/>
          <w:color w:val="000000" w:themeColor="text1"/>
        </w:rPr>
        <w:t xml:space="preserve">also include other-reports </w:t>
      </w:r>
      <w:r w:rsidRPr="00750A7A">
        <w:rPr>
          <w:rFonts w:asciiTheme="majorHAnsi" w:hAnsiTheme="majorHAnsi" w:cstheme="majorHAnsi"/>
          <w:color w:val="000000" w:themeColor="text1"/>
        </w:rPr>
        <w:t>(e.g., a parent reporting about their child</w:t>
      </w:r>
      <w:r w:rsidR="00AA2E23" w:rsidRPr="00750A7A">
        <w:rPr>
          <w:rFonts w:asciiTheme="majorHAnsi" w:hAnsiTheme="majorHAnsi" w:cstheme="majorHAnsi"/>
          <w:color w:val="000000" w:themeColor="text1"/>
        </w:rPr>
        <w:t xml:space="preserve">, a </w:t>
      </w:r>
      <w:r w:rsidR="006C07DE" w:rsidRPr="00750A7A">
        <w:rPr>
          <w:rFonts w:asciiTheme="majorHAnsi" w:hAnsiTheme="majorHAnsi" w:cstheme="majorHAnsi"/>
          <w:color w:val="000000" w:themeColor="text1"/>
        </w:rPr>
        <w:t>clinician</w:t>
      </w:r>
      <w:r w:rsidR="00AA2E23" w:rsidRPr="00750A7A">
        <w:rPr>
          <w:rFonts w:asciiTheme="majorHAnsi" w:hAnsiTheme="majorHAnsi" w:cstheme="majorHAnsi"/>
          <w:color w:val="000000" w:themeColor="text1"/>
        </w:rPr>
        <w:t xml:space="preserve">-rating scale, </w:t>
      </w:r>
      <w:r w:rsidR="006C07DE" w:rsidRPr="00750A7A">
        <w:rPr>
          <w:rFonts w:asciiTheme="majorHAnsi" w:hAnsiTheme="majorHAnsi" w:cstheme="majorHAnsi"/>
          <w:color w:val="000000" w:themeColor="text1"/>
        </w:rPr>
        <w:t>etc.</w:t>
      </w:r>
      <w:r w:rsidRPr="00750A7A">
        <w:rPr>
          <w:rFonts w:asciiTheme="majorHAnsi" w:hAnsiTheme="majorHAnsi" w:cstheme="majorHAnsi"/>
          <w:color w:val="000000" w:themeColor="text1"/>
        </w:rPr>
        <w:t xml:space="preserve">). </w:t>
      </w:r>
    </w:p>
    <w:p w14:paraId="6C740616" w14:textId="77777777" w:rsidR="00AA2E23" w:rsidRPr="00750A7A" w:rsidRDefault="00AA2E23" w:rsidP="00767297">
      <w:pPr>
        <w:spacing w:line="276" w:lineRule="auto"/>
        <w:jc w:val="both"/>
        <w:rPr>
          <w:rFonts w:asciiTheme="majorHAnsi" w:hAnsiTheme="majorHAnsi" w:cstheme="majorHAnsi"/>
          <w:color w:val="000000" w:themeColor="text1"/>
        </w:rPr>
      </w:pPr>
    </w:p>
    <w:p w14:paraId="2674321B" w14:textId="77777777" w:rsidR="00C14081" w:rsidRPr="00750A7A" w:rsidRDefault="00C14081"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Keywords to look out for</w:t>
      </w:r>
    </w:p>
    <w:p w14:paraId="69E7941E" w14:textId="732F39C1" w:rsidR="00750A7A" w:rsidRPr="00750A7A" w:rsidRDefault="00C14081" w:rsidP="00912380">
      <w:pPr>
        <w:numPr>
          <w:ilvl w:val="0"/>
          <w:numId w:val="9"/>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“Attitudes”; “beliefs”; “perceived”/“perception”; “evaluated”/“evaluation”</w:t>
      </w:r>
    </w:p>
    <w:p w14:paraId="1878D462" w14:textId="11B9DAD6" w:rsidR="00851D12" w:rsidRDefault="00C14081" w:rsidP="00912380">
      <w:pPr>
        <w:numPr>
          <w:ilvl w:val="0"/>
          <w:numId w:val="9"/>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“I often…”/“I usually…”/“How often do you…</w:t>
      </w:r>
      <w:r w:rsidR="00CE69A7">
        <w:rPr>
          <w:rFonts w:asciiTheme="majorHAnsi" w:hAnsiTheme="majorHAnsi" w:cstheme="majorHAnsi"/>
          <w:color w:val="000000" w:themeColor="text1"/>
        </w:rPr>
        <w:t>”</w:t>
      </w:r>
    </w:p>
    <w:p w14:paraId="57F50AA1" w14:textId="50D1B77B" w:rsidR="00FC690C" w:rsidRPr="00750A7A" w:rsidRDefault="00FC690C" w:rsidP="00912380">
      <w:pPr>
        <w:numPr>
          <w:ilvl w:val="0"/>
          <w:numId w:val="9"/>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“Intentions”. Note that individuals’ intentions about how they expect or plan to behave in the future are still subjective experiences; no behavior has yet occur</w:t>
      </w:r>
      <w:r w:rsidR="00416BA5">
        <w:rPr>
          <w:rFonts w:asciiTheme="majorHAnsi" w:hAnsiTheme="majorHAnsi" w:cstheme="majorHAnsi"/>
          <w:color w:val="000000" w:themeColor="text1"/>
        </w:rPr>
        <w:t>r</w:t>
      </w:r>
      <w:r w:rsidRPr="00750A7A">
        <w:rPr>
          <w:rFonts w:asciiTheme="majorHAnsi" w:hAnsiTheme="majorHAnsi" w:cstheme="majorHAnsi"/>
          <w:color w:val="000000" w:themeColor="text1"/>
        </w:rPr>
        <w:t>ed</w:t>
      </w:r>
      <w:r w:rsidR="00416BA5">
        <w:rPr>
          <w:rFonts w:asciiTheme="majorHAnsi" w:hAnsiTheme="majorHAnsi" w:cstheme="majorHAnsi"/>
          <w:color w:val="000000" w:themeColor="text1"/>
        </w:rPr>
        <w:t>.</w:t>
      </w:r>
    </w:p>
    <w:p w14:paraId="67BFA16F" w14:textId="77777777" w:rsidR="00C14081" w:rsidRPr="00750A7A" w:rsidRDefault="00C14081" w:rsidP="00767297">
      <w:pPr>
        <w:spacing w:after="120"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11743E3A" w14:textId="301E4880" w:rsidR="00FC690C" w:rsidRPr="00750A7A" w:rsidRDefault="00FC690C" w:rsidP="00912380">
      <w:pPr>
        <w:pStyle w:val="ListParagraph"/>
        <w:numPr>
          <w:ilvl w:val="0"/>
          <w:numId w:val="18"/>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Likert rating scales</w:t>
      </w:r>
    </w:p>
    <w:p w14:paraId="3DA11257" w14:textId="77777777" w:rsidR="00C14081" w:rsidRPr="00750A7A" w:rsidRDefault="00C14081" w:rsidP="00912380">
      <w:pPr>
        <w:pStyle w:val="ListParagraph"/>
        <w:numPr>
          <w:ilvl w:val="0"/>
          <w:numId w:val="18"/>
        </w:numPr>
        <w:spacing w:line="276" w:lineRule="auto"/>
        <w:jc w:val="both"/>
        <w:rPr>
          <w:rFonts w:asciiTheme="majorHAnsi" w:hAnsiTheme="majorHAnsi" w:cstheme="majorHAnsi"/>
          <w:color w:val="000000" w:themeColor="text1"/>
        </w:rPr>
      </w:pPr>
      <w:r w:rsidRPr="00750A7A">
        <w:rPr>
          <w:rFonts w:asciiTheme="majorHAnsi" w:eastAsia="Aptos" w:hAnsiTheme="majorHAnsi" w:cstheme="majorHAnsi"/>
          <w:color w:val="000000" w:themeColor="text1"/>
        </w:rPr>
        <w:t>Spielberger’s State Anxiety Inventory (STAI)</w:t>
      </w:r>
    </w:p>
    <w:p w14:paraId="67496679" w14:textId="23220510" w:rsidR="00C14081" w:rsidRPr="00750A7A" w:rsidRDefault="00C14081" w:rsidP="00912380">
      <w:pPr>
        <w:pStyle w:val="ListParagraph"/>
        <w:numPr>
          <w:ilvl w:val="0"/>
          <w:numId w:val="18"/>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Multidimensional Scale of Perceived Social Support (MSPSS)</w:t>
      </w:r>
    </w:p>
    <w:p w14:paraId="05ED2C1E" w14:textId="1F9C1D6C" w:rsidR="00C14081" w:rsidRPr="00750A7A" w:rsidRDefault="00C14081" w:rsidP="00912380">
      <w:pPr>
        <w:pStyle w:val="ListParagraph"/>
        <w:numPr>
          <w:ilvl w:val="0"/>
          <w:numId w:val="18"/>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Satisfaction with Life Scale (SWLS)</w:t>
      </w:r>
    </w:p>
    <w:p w14:paraId="7320ABB7" w14:textId="1D47DD59" w:rsidR="00FC690C" w:rsidRPr="00750A7A" w:rsidRDefault="00FC690C" w:rsidP="00912380">
      <w:pPr>
        <w:pStyle w:val="ListParagraph"/>
        <w:numPr>
          <w:ilvl w:val="0"/>
          <w:numId w:val="18"/>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Hamilton Depression Rating Scale (HDRS) – clinician-rating scale about patient’s depression</w:t>
      </w:r>
    </w:p>
    <w:p w14:paraId="69F78D6D" w14:textId="11A15977" w:rsidR="00FC690C" w:rsidRPr="00750A7A" w:rsidRDefault="00FC690C" w:rsidP="00912380">
      <w:pPr>
        <w:pStyle w:val="ListParagraph"/>
        <w:numPr>
          <w:ilvl w:val="0"/>
          <w:numId w:val="18"/>
        </w:numPr>
        <w:spacing w:line="276" w:lineRule="auto"/>
        <w:jc w:val="both"/>
        <w:rPr>
          <w:rFonts w:asciiTheme="majorHAnsi" w:eastAsia="Aptos" w:hAnsiTheme="majorHAnsi" w:cstheme="majorHAnsi"/>
          <w:color w:val="000000" w:themeColor="text1"/>
        </w:rPr>
      </w:pPr>
      <w:r w:rsidRPr="00750A7A">
        <w:rPr>
          <w:rFonts w:asciiTheme="majorHAnsi" w:eastAsia="Arial" w:hAnsiTheme="majorHAnsi" w:cstheme="majorHAnsi"/>
          <w:color w:val="000000" w:themeColor="text1"/>
        </w:rPr>
        <w:t>Voting intentions</w:t>
      </w:r>
    </w:p>
    <w:p w14:paraId="78ADC798" w14:textId="7C9ADB06" w:rsidR="00FC690C" w:rsidRPr="00750A7A" w:rsidRDefault="00FC690C" w:rsidP="00912380">
      <w:pPr>
        <w:pStyle w:val="ListParagraph"/>
        <w:numPr>
          <w:ilvl w:val="0"/>
          <w:numId w:val="18"/>
        </w:numPr>
        <w:spacing w:line="276" w:lineRule="auto"/>
        <w:jc w:val="both"/>
        <w:rPr>
          <w:rFonts w:asciiTheme="majorHAnsi" w:eastAsia="Aptos" w:hAnsiTheme="majorHAnsi" w:cstheme="majorHAnsi"/>
          <w:color w:val="000000" w:themeColor="text1"/>
        </w:rPr>
      </w:pPr>
      <w:r w:rsidRPr="00750A7A">
        <w:rPr>
          <w:rFonts w:asciiTheme="majorHAnsi" w:eastAsia="Arial" w:hAnsiTheme="majorHAnsi" w:cstheme="majorHAnsi"/>
          <w:color w:val="000000" w:themeColor="text1"/>
        </w:rPr>
        <w:t>“How many political protests have you attended in the last year” (what is measured is a b</w:t>
      </w:r>
      <w:r w:rsidR="00851D12">
        <w:rPr>
          <w:rFonts w:asciiTheme="majorHAnsi" w:eastAsia="Arial" w:hAnsiTheme="majorHAnsi" w:cstheme="majorHAnsi"/>
          <w:color w:val="000000" w:themeColor="text1"/>
        </w:rPr>
        <w:t>e</w:t>
      </w:r>
      <w:r w:rsidR="00750A7A" w:rsidRPr="00750A7A">
        <w:rPr>
          <w:rFonts w:asciiTheme="majorHAnsi" w:eastAsia="Arial" w:hAnsiTheme="majorHAnsi" w:cstheme="majorHAnsi"/>
          <w:color w:val="000000" w:themeColor="text1"/>
        </w:rPr>
        <w:t>h</w:t>
      </w:r>
      <w:r w:rsidRPr="00750A7A">
        <w:rPr>
          <w:rFonts w:asciiTheme="majorHAnsi" w:eastAsia="Arial" w:hAnsiTheme="majorHAnsi" w:cstheme="majorHAnsi"/>
          <w:color w:val="000000" w:themeColor="text1"/>
        </w:rPr>
        <w:t>avior, but how it is measured is a self-report)</w:t>
      </w:r>
    </w:p>
    <w:p w14:paraId="22C23C06" w14:textId="32429F3B" w:rsidR="00FC690C" w:rsidRPr="00750A7A" w:rsidRDefault="00FC690C" w:rsidP="00912380">
      <w:pPr>
        <w:pStyle w:val="ListParagraph"/>
        <w:numPr>
          <w:ilvl w:val="0"/>
          <w:numId w:val="18"/>
        </w:numPr>
        <w:spacing w:line="276" w:lineRule="auto"/>
        <w:jc w:val="both"/>
        <w:rPr>
          <w:rFonts w:asciiTheme="majorHAnsi" w:eastAsia="Aptos" w:hAnsiTheme="majorHAnsi" w:cstheme="majorHAnsi"/>
          <w:color w:val="000000" w:themeColor="text1"/>
        </w:rPr>
      </w:pPr>
      <w:r w:rsidRPr="00750A7A">
        <w:rPr>
          <w:rFonts w:asciiTheme="majorHAnsi" w:eastAsia="Arial" w:hAnsiTheme="majorHAnsi" w:cstheme="majorHAnsi"/>
          <w:color w:val="000000" w:themeColor="text1"/>
        </w:rPr>
        <w:t>Self-reported IQ (self-perception of IQ rather than a currently administered IQ test)</w:t>
      </w:r>
    </w:p>
    <w:p w14:paraId="56E1F3E7" w14:textId="77777777" w:rsidR="00C14081" w:rsidRPr="00750A7A" w:rsidRDefault="00C14081" w:rsidP="00767297">
      <w:pPr>
        <w:spacing w:line="276" w:lineRule="auto"/>
        <w:jc w:val="both"/>
        <w:rPr>
          <w:rFonts w:asciiTheme="majorHAnsi" w:hAnsiTheme="majorHAnsi" w:cstheme="majorHAnsi"/>
          <w:color w:val="000000" w:themeColor="text1"/>
          <w:sz w:val="28"/>
          <w:szCs w:val="28"/>
          <w:u w:val="single"/>
        </w:rPr>
      </w:pPr>
      <w:r w:rsidRPr="00750A7A">
        <w:rPr>
          <w:rFonts w:asciiTheme="majorHAnsi" w:hAnsiTheme="majorHAnsi" w:cstheme="majorHAnsi"/>
          <w:color w:val="000000" w:themeColor="text1"/>
          <w:u w:val="single"/>
        </w:rPr>
        <w:br w:type="page"/>
      </w:r>
    </w:p>
    <w:p w14:paraId="3556D430" w14:textId="77777777" w:rsidR="00C14081" w:rsidRPr="00750A7A" w:rsidRDefault="00C14081" w:rsidP="00767297">
      <w:pPr>
        <w:pStyle w:val="Heading3"/>
        <w:spacing w:line="276" w:lineRule="auto"/>
        <w:rPr>
          <w:rFonts w:cstheme="majorHAnsi"/>
          <w:color w:val="000000" w:themeColor="text1"/>
        </w:rPr>
      </w:pPr>
      <w:bookmarkStart w:id="203" w:name="_Toc208510420"/>
      <w:bookmarkStart w:id="204" w:name="_Toc224681547"/>
      <w:r w:rsidRPr="00750A7A">
        <w:rPr>
          <w:rFonts w:cstheme="majorHAnsi"/>
          <w:color w:val="000000" w:themeColor="text1"/>
        </w:rPr>
        <w:lastRenderedPageBreak/>
        <w:t>Tests</w:t>
      </w:r>
      <w:bookmarkEnd w:id="203"/>
      <w:bookmarkEnd w:id="204"/>
    </w:p>
    <w:tbl>
      <w:tblPr>
        <w:tblStyle w:val="TableGrid"/>
        <w:tblpPr w:leftFromText="141" w:rightFromText="141" w:vertAnchor="text" w:horzAnchor="margin" w:tblpY="190"/>
        <w:tblW w:w="9441" w:type="dxa"/>
        <w:tblLook w:val="04A0" w:firstRow="1" w:lastRow="0" w:firstColumn="1" w:lastColumn="0" w:noHBand="0" w:noVBand="1"/>
      </w:tblPr>
      <w:tblGrid>
        <w:gridCol w:w="2359"/>
        <w:gridCol w:w="2360"/>
        <w:gridCol w:w="2359"/>
        <w:gridCol w:w="2363"/>
      </w:tblGrid>
      <w:tr w:rsidR="00B95508" w:rsidRPr="00750A7A" w14:paraId="112DD9ED" w14:textId="77777777" w:rsidTr="1B511046">
        <w:trPr>
          <w:trHeight w:val="425"/>
        </w:trPr>
        <w:tc>
          <w:tcPr>
            <w:tcW w:w="9441" w:type="dxa"/>
            <w:gridSpan w:val="4"/>
            <w:vAlign w:val="center"/>
          </w:tcPr>
          <w:p w14:paraId="5F170529" w14:textId="77777777" w:rsidR="00C14081" w:rsidRPr="00750A7A" w:rsidRDefault="00C14081"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How it is being measured</w:t>
            </w:r>
          </w:p>
        </w:tc>
      </w:tr>
      <w:tr w:rsidR="00B95508" w:rsidRPr="00750A7A" w14:paraId="0A5CFB9D" w14:textId="77777777" w:rsidTr="1B511046">
        <w:trPr>
          <w:trHeight w:val="958"/>
        </w:trPr>
        <w:tc>
          <w:tcPr>
            <w:tcW w:w="2359" w:type="dxa"/>
            <w:vAlign w:val="center"/>
          </w:tcPr>
          <w:p w14:paraId="3EDBC5D9"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Self-report</w:t>
            </w:r>
          </w:p>
          <w:p w14:paraId="1041F55E" w14:textId="5F632C00" w:rsidR="00C14081" w:rsidRPr="00750A7A" w:rsidRDefault="1B511046"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(and other-report)</w:t>
            </w:r>
          </w:p>
        </w:tc>
        <w:tc>
          <w:tcPr>
            <w:tcW w:w="2360" w:type="dxa"/>
            <w:shd w:val="clear" w:color="auto" w:fill="D9D9D9" w:themeFill="background1" w:themeFillShade="D9"/>
            <w:vAlign w:val="center"/>
          </w:tcPr>
          <w:p w14:paraId="4021195F"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Test</w:t>
            </w:r>
          </w:p>
          <w:p w14:paraId="50D71E2A"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(has correct answers)</w:t>
            </w:r>
          </w:p>
        </w:tc>
        <w:tc>
          <w:tcPr>
            <w:tcW w:w="2359" w:type="dxa"/>
            <w:vAlign w:val="center"/>
          </w:tcPr>
          <w:p w14:paraId="67AD0420"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73843BC7"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Behavioral measure</w:t>
            </w:r>
          </w:p>
          <w:p w14:paraId="32F640AC" w14:textId="77777777" w:rsidR="00C14081" w:rsidRPr="00750A7A" w:rsidRDefault="1B511046"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(non-self-report, frequency, duration or latency of overt behaviors)</w:t>
            </w:r>
          </w:p>
          <w:p w14:paraId="2C1BD83C"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p>
        </w:tc>
        <w:tc>
          <w:tcPr>
            <w:tcW w:w="2362" w:type="dxa"/>
            <w:vAlign w:val="center"/>
          </w:tcPr>
          <w:p w14:paraId="5E309F52"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Neuro/bio/physiological measure</w:t>
            </w:r>
          </w:p>
        </w:tc>
      </w:tr>
    </w:tbl>
    <w:p w14:paraId="488A31B3" w14:textId="77777777" w:rsidR="00AD5EEA" w:rsidRPr="00750A7A" w:rsidRDefault="00AD5EEA" w:rsidP="00767297">
      <w:pPr>
        <w:pBdr>
          <w:top w:val="nil"/>
          <w:left w:val="nil"/>
          <w:bottom w:val="nil"/>
          <w:right w:val="nil"/>
          <w:between w:val="nil"/>
        </w:pBdr>
        <w:spacing w:after="120" w:line="276" w:lineRule="auto"/>
        <w:jc w:val="both"/>
        <w:rPr>
          <w:rFonts w:asciiTheme="majorHAnsi" w:hAnsiTheme="majorHAnsi" w:cstheme="majorHAnsi"/>
          <w:color w:val="000000" w:themeColor="text1"/>
        </w:rPr>
      </w:pPr>
    </w:p>
    <w:p w14:paraId="5C563D85" w14:textId="5BD17DD9" w:rsidR="00C14081" w:rsidRPr="00750A7A" w:rsidRDefault="00AA2E23" w:rsidP="00767297">
      <w:pPr>
        <w:pBdr>
          <w:top w:val="nil"/>
          <w:left w:val="nil"/>
          <w:bottom w:val="nil"/>
          <w:right w:val="nil"/>
          <w:between w:val="nil"/>
        </w:pBdr>
        <w:spacing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A key feature of </w:t>
      </w:r>
      <w:r w:rsidR="00C14081" w:rsidRPr="00750A7A">
        <w:rPr>
          <w:rFonts w:asciiTheme="majorHAnsi" w:hAnsiTheme="majorHAnsi" w:cstheme="majorHAnsi"/>
          <w:color w:val="000000" w:themeColor="text1"/>
        </w:rPr>
        <w:t>tests</w:t>
      </w:r>
      <w:r w:rsidRPr="00750A7A">
        <w:rPr>
          <w:rFonts w:asciiTheme="majorHAnsi" w:hAnsiTheme="majorHAnsi" w:cstheme="majorHAnsi"/>
          <w:color w:val="000000" w:themeColor="text1"/>
        </w:rPr>
        <w:t xml:space="preserve">, which differentiates them from self-reports, </w:t>
      </w:r>
      <w:r w:rsidR="00C14081" w:rsidRPr="00750A7A">
        <w:rPr>
          <w:rFonts w:asciiTheme="majorHAnsi" w:hAnsiTheme="majorHAnsi" w:cstheme="majorHAnsi"/>
          <w:color w:val="000000" w:themeColor="text1"/>
        </w:rPr>
        <w:t xml:space="preserve">is that </w:t>
      </w:r>
      <w:r w:rsidRPr="00750A7A">
        <w:rPr>
          <w:rFonts w:asciiTheme="majorHAnsi" w:hAnsiTheme="majorHAnsi" w:cstheme="majorHAnsi"/>
          <w:color w:val="000000" w:themeColor="text1"/>
        </w:rPr>
        <w:t xml:space="preserve">tests have predefined </w:t>
      </w:r>
      <w:r w:rsidR="00C14081" w:rsidRPr="00750A7A">
        <w:rPr>
          <w:rFonts w:asciiTheme="majorHAnsi" w:hAnsiTheme="majorHAnsi" w:cstheme="majorHAnsi"/>
          <w:color w:val="000000" w:themeColor="text1"/>
        </w:rPr>
        <w:t xml:space="preserve">correct (or more correct) answers. </w:t>
      </w:r>
      <w:r w:rsidRPr="00750A7A">
        <w:rPr>
          <w:rFonts w:asciiTheme="majorHAnsi" w:hAnsiTheme="majorHAnsi" w:cstheme="majorHAnsi"/>
          <w:color w:val="000000" w:themeColor="text1"/>
        </w:rPr>
        <w:t xml:space="preserve">For example, both a Likert scale (self-report) and an IQ test (test) have questions and multiple response options, but IQ tests predefine some item(s) as the correct answers that are in principle knowable based only on the information provided. Tests measure the individual’s (latent) ability to produce the correct answer. </w:t>
      </w:r>
      <w:r w:rsidR="00C14081" w:rsidRPr="00750A7A">
        <w:rPr>
          <w:rFonts w:asciiTheme="majorHAnsi" w:hAnsiTheme="majorHAnsi" w:cstheme="majorHAnsi"/>
          <w:color w:val="000000" w:themeColor="text1"/>
        </w:rPr>
        <w:t xml:space="preserve">Tests typically have explicit instructions, time limits, and objective scoring rules. Unlike an anxiety scale where there are no “wrong” answers, tests involve pre-specified answers and can be scored as incorrect (e.g., asking what the capital of France is and the respondent writing ‘Morocco’). </w:t>
      </w:r>
    </w:p>
    <w:p w14:paraId="2FC51D25" w14:textId="77777777" w:rsidR="00AA2E23" w:rsidRPr="00750A7A" w:rsidRDefault="00AA2E23" w:rsidP="00767297">
      <w:pPr>
        <w:spacing w:after="120" w:line="276" w:lineRule="auto"/>
        <w:jc w:val="both"/>
        <w:rPr>
          <w:rFonts w:asciiTheme="majorHAnsi" w:hAnsiTheme="majorHAnsi" w:cstheme="majorHAnsi"/>
          <w:color w:val="000000" w:themeColor="text1"/>
        </w:rPr>
      </w:pPr>
    </w:p>
    <w:p w14:paraId="669F895D" w14:textId="77777777" w:rsidR="00C14081" w:rsidRPr="00750A7A" w:rsidRDefault="00C14081" w:rsidP="00767297">
      <w:pPr>
        <w:spacing w:after="120"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Keywords to look out for</w:t>
      </w:r>
    </w:p>
    <w:p w14:paraId="1165A9D4" w14:textId="56CEA267" w:rsidR="00C14081" w:rsidRPr="00750A7A" w:rsidRDefault="00C14081" w:rsidP="00912380">
      <w:pPr>
        <w:numPr>
          <w:ilvl w:val="0"/>
          <w:numId w:val="25"/>
        </w:numPr>
        <w:pBdr>
          <w:top w:val="nil"/>
          <w:left w:val="nil"/>
          <w:bottom w:val="nil"/>
          <w:right w:val="nil"/>
          <w:between w:val="nil"/>
        </w:pBd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IQ/intelligence test; working memory task; cognitive flexibility/problem-solving; “performance accuracy”</w:t>
      </w:r>
    </w:p>
    <w:p w14:paraId="61CD9B05" w14:textId="55E3B636" w:rsidR="00C14081" w:rsidRPr="00750A7A" w:rsidRDefault="00C14081" w:rsidP="00912380">
      <w:pPr>
        <w:numPr>
          <w:ilvl w:val="0"/>
          <w:numId w:val="25"/>
        </w:numPr>
        <w:pBdr>
          <w:top w:val="nil"/>
          <w:left w:val="nil"/>
          <w:bottom w:val="nil"/>
          <w:right w:val="nil"/>
          <w:between w:val="nil"/>
        </w:pBd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“Correct vs incorrect answers”; Hit rate/false alarm rate; Accuracy/error rates. </w:t>
      </w:r>
    </w:p>
    <w:p w14:paraId="27C1079A" w14:textId="77777777" w:rsidR="00C14081" w:rsidRPr="00750A7A" w:rsidRDefault="00C14081" w:rsidP="00767297">
      <w:pPr>
        <w:spacing w:after="120"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334D714B" w14:textId="77777777" w:rsidR="00C14081" w:rsidRPr="00750A7A" w:rsidRDefault="00C14081" w:rsidP="00912380">
      <w:pPr>
        <w:numPr>
          <w:ilvl w:val="0"/>
          <w:numId w:val="25"/>
        </w:numPr>
        <w:spacing w:line="276" w:lineRule="auto"/>
        <w:jc w:val="both"/>
        <w:rPr>
          <w:rFonts w:asciiTheme="majorHAnsi" w:hAnsiTheme="majorHAnsi" w:cstheme="majorHAnsi"/>
          <w:color w:val="000000" w:themeColor="text1"/>
        </w:rPr>
      </w:pPr>
      <w:r w:rsidRPr="00750A7A">
        <w:rPr>
          <w:rFonts w:asciiTheme="majorHAnsi" w:eastAsia="Aptos" w:hAnsiTheme="majorHAnsi" w:cstheme="majorHAnsi"/>
          <w:color w:val="000000" w:themeColor="text1"/>
        </w:rPr>
        <w:t>Raven’s Progressive Matrices (RPM)</w:t>
      </w:r>
    </w:p>
    <w:p w14:paraId="3D0015A0" w14:textId="77777777" w:rsidR="00C14081" w:rsidRPr="00750A7A" w:rsidRDefault="00C14081" w:rsidP="00912380">
      <w:pPr>
        <w:numPr>
          <w:ilvl w:val="0"/>
          <w:numId w:val="25"/>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Wechsler Adult Intelligence Scale (WAIS)</w:t>
      </w:r>
    </w:p>
    <w:p w14:paraId="474A6AA0" w14:textId="77777777" w:rsidR="00C14081" w:rsidRPr="00750A7A" w:rsidRDefault="1B511046" w:rsidP="00912380">
      <w:pPr>
        <w:numPr>
          <w:ilvl w:val="0"/>
          <w:numId w:val="25"/>
        </w:numPr>
        <w:spacing w:line="276" w:lineRule="auto"/>
        <w:jc w:val="both"/>
        <w:rPr>
          <w:rFonts w:asciiTheme="majorHAnsi" w:hAnsiTheme="majorHAnsi" w:cstheme="majorHAnsi"/>
          <w:color w:val="000000" w:themeColor="text1"/>
        </w:rPr>
      </w:pPr>
      <w:r w:rsidRPr="00750A7A">
        <w:rPr>
          <w:rFonts w:asciiTheme="majorHAnsi" w:eastAsia="Aptos" w:hAnsiTheme="majorHAnsi" w:cstheme="majorHAnsi"/>
          <w:color w:val="000000" w:themeColor="text1"/>
        </w:rPr>
        <w:t>Digit/Reading Span Task (DGS)</w:t>
      </w:r>
      <w:bookmarkStart w:id="205" w:name="_lee690s9pwpe"/>
      <w:bookmarkEnd w:id="205"/>
    </w:p>
    <w:p w14:paraId="154D1E19" w14:textId="6E1502E5" w:rsidR="1B511046" w:rsidRPr="00750A7A" w:rsidRDefault="1B511046" w:rsidP="00912380">
      <w:pPr>
        <w:numPr>
          <w:ilvl w:val="0"/>
          <w:numId w:val="25"/>
        </w:numPr>
        <w:spacing w:line="276" w:lineRule="auto"/>
        <w:jc w:val="both"/>
        <w:rPr>
          <w:rFonts w:asciiTheme="majorHAnsi" w:hAnsiTheme="majorHAnsi" w:cstheme="majorHAnsi"/>
          <w:color w:val="000000" w:themeColor="text1"/>
        </w:rPr>
      </w:pPr>
      <w:r w:rsidRPr="00750A7A">
        <w:rPr>
          <w:rFonts w:asciiTheme="majorHAnsi" w:eastAsia="Aptos" w:hAnsiTheme="majorHAnsi" w:cstheme="majorHAnsi"/>
          <w:color w:val="000000" w:themeColor="text1"/>
        </w:rPr>
        <w:t>Reading the Mind in the Eyes Test (RMET)</w:t>
      </w:r>
      <w:r w:rsidR="00AA2E23" w:rsidRPr="00750A7A">
        <w:rPr>
          <w:rFonts w:asciiTheme="majorHAnsi" w:eastAsia="Aptos" w:hAnsiTheme="majorHAnsi" w:cstheme="majorHAnsi"/>
          <w:color w:val="000000" w:themeColor="text1"/>
        </w:rPr>
        <w:t xml:space="preserve"> </w:t>
      </w:r>
    </w:p>
    <w:p w14:paraId="0CE94B41" w14:textId="77777777" w:rsidR="00C14081" w:rsidRPr="00750A7A" w:rsidRDefault="00C14081" w:rsidP="00767297">
      <w:pPr>
        <w:spacing w:line="276" w:lineRule="auto"/>
        <w:rPr>
          <w:rFonts w:asciiTheme="majorHAnsi" w:hAnsiTheme="majorHAnsi" w:cstheme="majorHAnsi"/>
          <w:b/>
          <w:bCs/>
          <w:color w:val="000000" w:themeColor="text1"/>
          <w:sz w:val="28"/>
          <w:szCs w:val="28"/>
        </w:rPr>
      </w:pPr>
      <w:r w:rsidRPr="00750A7A">
        <w:rPr>
          <w:rFonts w:asciiTheme="majorHAnsi" w:hAnsiTheme="majorHAnsi" w:cstheme="majorHAnsi"/>
          <w:b/>
          <w:bCs/>
          <w:color w:val="000000" w:themeColor="text1"/>
        </w:rPr>
        <w:br w:type="page"/>
      </w:r>
    </w:p>
    <w:p w14:paraId="6CF8A8E5" w14:textId="77777777" w:rsidR="00C14081" w:rsidRPr="00750A7A" w:rsidRDefault="00C14081" w:rsidP="00767297">
      <w:pPr>
        <w:pStyle w:val="Heading3"/>
        <w:spacing w:line="276" w:lineRule="auto"/>
        <w:rPr>
          <w:rFonts w:cstheme="majorHAnsi"/>
          <w:color w:val="000000" w:themeColor="text1"/>
        </w:rPr>
      </w:pPr>
      <w:bookmarkStart w:id="206" w:name="_Toc208510421"/>
      <w:bookmarkStart w:id="207" w:name="_Toc224681548"/>
      <w:r w:rsidRPr="00750A7A">
        <w:rPr>
          <w:rFonts w:cstheme="majorHAnsi"/>
          <w:color w:val="000000" w:themeColor="text1"/>
        </w:rPr>
        <w:lastRenderedPageBreak/>
        <w:t>Behavioral Measure</w:t>
      </w:r>
      <w:bookmarkEnd w:id="206"/>
      <w:bookmarkEnd w:id="207"/>
    </w:p>
    <w:tbl>
      <w:tblPr>
        <w:tblStyle w:val="TableGrid"/>
        <w:tblpPr w:leftFromText="141" w:rightFromText="141" w:vertAnchor="text" w:horzAnchor="margin" w:tblpY="190"/>
        <w:tblW w:w="9445" w:type="dxa"/>
        <w:tblLook w:val="04A0" w:firstRow="1" w:lastRow="0" w:firstColumn="1" w:lastColumn="0" w:noHBand="0" w:noVBand="1"/>
      </w:tblPr>
      <w:tblGrid>
        <w:gridCol w:w="2360"/>
        <w:gridCol w:w="2361"/>
        <w:gridCol w:w="2360"/>
        <w:gridCol w:w="2364"/>
      </w:tblGrid>
      <w:tr w:rsidR="00B95508" w:rsidRPr="00750A7A" w14:paraId="78D91493" w14:textId="77777777" w:rsidTr="1B511046">
        <w:trPr>
          <w:trHeight w:val="475"/>
        </w:trPr>
        <w:tc>
          <w:tcPr>
            <w:tcW w:w="9445" w:type="dxa"/>
            <w:gridSpan w:val="4"/>
            <w:vAlign w:val="center"/>
          </w:tcPr>
          <w:p w14:paraId="1A744072" w14:textId="77777777" w:rsidR="00C14081" w:rsidRPr="00750A7A" w:rsidRDefault="00C14081"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How it is being measured</w:t>
            </w:r>
          </w:p>
        </w:tc>
      </w:tr>
      <w:tr w:rsidR="00B95508" w:rsidRPr="00750A7A" w14:paraId="51F097F2" w14:textId="77777777" w:rsidTr="1B511046">
        <w:trPr>
          <w:trHeight w:val="1072"/>
        </w:trPr>
        <w:tc>
          <w:tcPr>
            <w:tcW w:w="2360" w:type="dxa"/>
            <w:vAlign w:val="center"/>
          </w:tcPr>
          <w:p w14:paraId="47CF276D" w14:textId="316733D1" w:rsidR="00C14081" w:rsidRPr="00750A7A" w:rsidRDefault="1B511046"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Self-report</w:t>
            </w:r>
          </w:p>
          <w:p w14:paraId="71285E2E" w14:textId="79804411" w:rsidR="00C14081" w:rsidRPr="00750A7A" w:rsidRDefault="1B511046"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(and other-report)</w:t>
            </w:r>
          </w:p>
        </w:tc>
        <w:tc>
          <w:tcPr>
            <w:tcW w:w="2361" w:type="dxa"/>
            <w:vAlign w:val="center"/>
          </w:tcPr>
          <w:p w14:paraId="01D629EE"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Test</w:t>
            </w:r>
          </w:p>
          <w:p w14:paraId="10134497"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(has correct answers)</w:t>
            </w:r>
          </w:p>
        </w:tc>
        <w:tc>
          <w:tcPr>
            <w:tcW w:w="2360" w:type="dxa"/>
            <w:shd w:val="clear" w:color="auto" w:fill="D9D9D9" w:themeFill="background1" w:themeFillShade="D9"/>
            <w:vAlign w:val="center"/>
          </w:tcPr>
          <w:p w14:paraId="487C7BE9"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Behavioral measure</w:t>
            </w:r>
          </w:p>
          <w:p w14:paraId="26400330" w14:textId="4400F4CE" w:rsidR="00C14081" w:rsidRPr="00750A7A" w:rsidRDefault="1B511046"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(non-self-report, frequency, duration or latency of overt behaviors)</w:t>
            </w:r>
          </w:p>
        </w:tc>
        <w:tc>
          <w:tcPr>
            <w:tcW w:w="2364" w:type="dxa"/>
            <w:vAlign w:val="center"/>
          </w:tcPr>
          <w:p w14:paraId="4B27D3AE"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Neuro/bio/physiological measure</w:t>
            </w:r>
          </w:p>
        </w:tc>
      </w:tr>
    </w:tbl>
    <w:p w14:paraId="7A618AE9" w14:textId="1BD21740" w:rsidR="0025761F" w:rsidRPr="00750A7A" w:rsidRDefault="1B511046" w:rsidP="00767297">
      <w:pPr>
        <w:spacing w:before="240" w:after="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These are observations of overt behavior. Records of these behaviors are often captured via </w:t>
      </w:r>
    </w:p>
    <w:p w14:paraId="296F3FA5" w14:textId="5FF596F0" w:rsidR="0025761F" w:rsidRPr="00750A7A" w:rsidRDefault="1B511046" w:rsidP="00912380">
      <w:pPr>
        <w:pStyle w:val="ListParagraph"/>
        <w:numPr>
          <w:ilvl w:val="0"/>
          <w:numId w:val="23"/>
        </w:numPr>
        <w:spacing w:before="240" w:after="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an observer, either live or via recording, or via </w:t>
      </w:r>
    </w:p>
    <w:p w14:paraId="6606E665" w14:textId="5BBDB029" w:rsidR="00C14081" w:rsidRPr="00750A7A" w:rsidRDefault="1B511046" w:rsidP="00912380">
      <w:pPr>
        <w:pStyle w:val="ListParagraph"/>
        <w:numPr>
          <w:ilvl w:val="0"/>
          <w:numId w:val="23"/>
        </w:numPr>
        <w:spacing w:before="240" w:after="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an electronic device such as </w:t>
      </w:r>
      <w:r w:rsidR="00AA2E23" w:rsidRPr="00750A7A">
        <w:rPr>
          <w:rFonts w:asciiTheme="majorHAnsi" w:hAnsiTheme="majorHAnsi" w:cstheme="majorHAnsi"/>
          <w:color w:val="000000" w:themeColor="text1"/>
        </w:rPr>
        <w:t xml:space="preserve">sensors, </w:t>
      </w:r>
      <w:r w:rsidRPr="00750A7A">
        <w:rPr>
          <w:rFonts w:asciiTheme="majorHAnsi" w:hAnsiTheme="majorHAnsi" w:cstheme="majorHAnsi"/>
          <w:color w:val="000000" w:themeColor="text1"/>
        </w:rPr>
        <w:t>wearable tech, cameras (which might be human scored or using an algorithm), etc.</w:t>
      </w:r>
    </w:p>
    <w:p w14:paraId="31C19266" w14:textId="04E92721" w:rsidR="00C14081" w:rsidRPr="00750A7A" w:rsidRDefault="00EA2AA3" w:rsidP="00767297">
      <w:pPr>
        <w:spacing w:before="240" w:after="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B</w:t>
      </w:r>
      <w:r w:rsidR="00C14081" w:rsidRPr="00750A7A">
        <w:rPr>
          <w:rFonts w:asciiTheme="majorHAnsi" w:hAnsiTheme="majorHAnsi" w:cstheme="majorHAnsi"/>
          <w:color w:val="000000" w:themeColor="text1"/>
        </w:rPr>
        <w:t xml:space="preserve">ehavior measures </w:t>
      </w:r>
      <w:r w:rsidR="00AA2E23" w:rsidRPr="00750A7A">
        <w:rPr>
          <w:rFonts w:asciiTheme="majorHAnsi" w:hAnsiTheme="majorHAnsi" w:cstheme="majorHAnsi"/>
          <w:b/>
          <w:bCs/>
          <w:color w:val="000000" w:themeColor="text1"/>
        </w:rPr>
        <w:t>necessarily</w:t>
      </w:r>
      <w:r w:rsidR="00AA2E23" w:rsidRPr="00750A7A">
        <w:rPr>
          <w:rFonts w:asciiTheme="majorHAnsi" w:hAnsiTheme="majorHAnsi" w:cstheme="majorHAnsi"/>
          <w:color w:val="000000" w:themeColor="text1"/>
        </w:rPr>
        <w:t xml:space="preserve"> </w:t>
      </w:r>
      <w:r w:rsidR="00C14081" w:rsidRPr="00750A7A">
        <w:rPr>
          <w:rFonts w:asciiTheme="majorHAnsi" w:hAnsiTheme="majorHAnsi" w:cstheme="majorHAnsi"/>
          <w:b/>
          <w:color w:val="000000" w:themeColor="text1"/>
        </w:rPr>
        <w:t xml:space="preserve">involve the quantification of </w:t>
      </w:r>
      <w:r w:rsidR="00AA2E23" w:rsidRPr="00750A7A">
        <w:rPr>
          <w:rFonts w:asciiTheme="majorHAnsi" w:hAnsiTheme="majorHAnsi" w:cstheme="majorHAnsi"/>
          <w:b/>
          <w:color w:val="000000" w:themeColor="text1"/>
        </w:rPr>
        <w:t xml:space="preserve">one more of the dimension of behavior: its </w:t>
      </w:r>
      <w:r w:rsidR="00C14081" w:rsidRPr="00750A7A">
        <w:rPr>
          <w:rFonts w:asciiTheme="majorHAnsi" w:hAnsiTheme="majorHAnsi" w:cstheme="majorHAnsi"/>
          <w:b/>
          <w:color w:val="000000" w:themeColor="text1"/>
        </w:rPr>
        <w:t xml:space="preserve">duration, frequency, or latency of that behavior </w:t>
      </w:r>
      <w:r w:rsidR="00C14081" w:rsidRPr="00BB228C">
        <w:rPr>
          <w:rFonts w:asciiTheme="majorHAnsi" w:hAnsiTheme="majorHAnsi" w:cstheme="majorHAnsi"/>
          <w:bCs/>
          <w:color w:val="000000" w:themeColor="text1"/>
        </w:rPr>
        <w:t>(i.e., how long did the individual engage in the behavior, or how many times, or how long did it take them to start behaving that way).</w:t>
      </w:r>
      <w:r w:rsidR="00C14081" w:rsidRPr="00750A7A">
        <w:rPr>
          <w:rFonts w:asciiTheme="majorHAnsi" w:hAnsiTheme="majorHAnsi" w:cstheme="majorHAnsi"/>
          <w:b/>
          <w:color w:val="000000" w:themeColor="text1"/>
        </w:rPr>
        <w:t xml:space="preserve"> </w:t>
      </w:r>
      <w:r w:rsidR="00C14081" w:rsidRPr="00750A7A">
        <w:rPr>
          <w:rFonts w:asciiTheme="majorHAnsi" w:hAnsiTheme="majorHAnsi" w:cstheme="majorHAnsi"/>
          <w:color w:val="000000" w:themeColor="text1"/>
        </w:rPr>
        <w:t xml:space="preserve">As such, </w:t>
      </w:r>
      <w:r w:rsidRPr="00750A7A">
        <w:rPr>
          <w:rFonts w:asciiTheme="majorHAnsi" w:hAnsiTheme="majorHAnsi" w:cstheme="majorHAnsi"/>
          <w:color w:val="000000" w:themeColor="text1"/>
        </w:rPr>
        <w:t>b</w:t>
      </w:r>
      <w:r w:rsidR="00C14081" w:rsidRPr="00750A7A">
        <w:rPr>
          <w:rFonts w:asciiTheme="majorHAnsi" w:hAnsiTheme="majorHAnsi" w:cstheme="majorHAnsi"/>
          <w:color w:val="000000" w:themeColor="text1"/>
        </w:rPr>
        <w:t xml:space="preserve">ehavioral measures are </w:t>
      </w:r>
      <w:r w:rsidR="00AA2E23" w:rsidRPr="00750A7A">
        <w:rPr>
          <w:rFonts w:asciiTheme="majorHAnsi" w:hAnsiTheme="majorHAnsi" w:cstheme="majorHAnsi"/>
          <w:color w:val="000000" w:themeColor="text1"/>
        </w:rPr>
        <w:t xml:space="preserve">usefully </w:t>
      </w:r>
      <w:r w:rsidR="00C14081" w:rsidRPr="00750A7A">
        <w:rPr>
          <w:rFonts w:asciiTheme="majorHAnsi" w:hAnsiTheme="majorHAnsi" w:cstheme="majorHAnsi"/>
          <w:color w:val="000000" w:themeColor="text1"/>
        </w:rPr>
        <w:t>contrasted with self-reports, where</w:t>
      </w:r>
      <w:r w:rsidR="00AA2E23" w:rsidRPr="00750A7A">
        <w:rPr>
          <w:rFonts w:asciiTheme="majorHAnsi" w:hAnsiTheme="majorHAnsi" w:cstheme="majorHAnsi"/>
          <w:color w:val="000000" w:themeColor="text1"/>
        </w:rPr>
        <w:t>in</w:t>
      </w:r>
      <w:r w:rsidR="00C14081" w:rsidRPr="00750A7A">
        <w:rPr>
          <w:rFonts w:asciiTheme="majorHAnsi" w:hAnsiTheme="majorHAnsi" w:cstheme="majorHAnsi"/>
          <w:color w:val="000000" w:themeColor="text1"/>
        </w:rPr>
        <w:t xml:space="preserve"> the behaviors are</w:t>
      </w:r>
      <w:r w:rsidR="00AA2E23" w:rsidRPr="00750A7A">
        <w:rPr>
          <w:rFonts w:asciiTheme="majorHAnsi" w:hAnsiTheme="majorHAnsi" w:cstheme="majorHAnsi"/>
          <w:color w:val="000000" w:themeColor="text1"/>
        </w:rPr>
        <w:t>:</w:t>
      </w:r>
    </w:p>
    <w:p w14:paraId="6A1A277F" w14:textId="20CFEB7F" w:rsidR="00C14081" w:rsidRPr="00750A7A" w:rsidRDefault="00C14081" w:rsidP="00912380">
      <w:pPr>
        <w:pStyle w:val="ListParagraph"/>
        <w:numPr>
          <w:ilvl w:val="0"/>
          <w:numId w:val="22"/>
        </w:numPr>
        <w:spacing w:before="240"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quantified by other units and/or </w:t>
      </w:r>
    </w:p>
    <w:p w14:paraId="086A282E" w14:textId="640398CA" w:rsidR="00C14081" w:rsidRPr="00750A7A" w:rsidRDefault="00C14081" w:rsidP="00912380">
      <w:pPr>
        <w:pStyle w:val="ListParagraph"/>
        <w:numPr>
          <w:ilvl w:val="0"/>
          <w:numId w:val="22"/>
        </w:numPr>
        <w:spacing w:before="240"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reported retrospectively. </w:t>
      </w:r>
    </w:p>
    <w:p w14:paraId="7D6A727D" w14:textId="3587C972" w:rsidR="1B511046" w:rsidRPr="00750A7A" w:rsidRDefault="1B511046" w:rsidP="00767297">
      <w:pPr>
        <w:spacing w:before="240" w:after="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For example, if “number of apples eaten” was quantified by an observer (e.g., experimenter</w:t>
      </w:r>
      <w:r w:rsidR="00AA2E23" w:rsidRPr="00750A7A">
        <w:rPr>
          <w:rFonts w:asciiTheme="majorHAnsi" w:hAnsiTheme="majorHAnsi" w:cstheme="majorHAnsi"/>
          <w:color w:val="000000" w:themeColor="text1"/>
        </w:rPr>
        <w:t xml:space="preserve">, </w:t>
      </w:r>
      <w:r w:rsidRPr="00750A7A">
        <w:rPr>
          <w:rFonts w:asciiTheme="majorHAnsi" w:hAnsiTheme="majorHAnsi" w:cstheme="majorHAnsi"/>
          <w:color w:val="000000" w:themeColor="text1"/>
        </w:rPr>
        <w:t>computer</w:t>
      </w:r>
      <w:r w:rsidR="00AA2E23" w:rsidRPr="00750A7A">
        <w:rPr>
          <w:rFonts w:asciiTheme="majorHAnsi" w:hAnsiTheme="majorHAnsi" w:cstheme="majorHAnsi"/>
          <w:color w:val="000000" w:themeColor="text1"/>
        </w:rPr>
        <w:t>, mechanical device, etc</w:t>
      </w:r>
      <w:r w:rsidR="00416BA5">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this would be a behavioral measure. If it was self-reported as a number or via a Likert scale from “few” to “many”, it would be a self-report. </w:t>
      </w:r>
      <w:r w:rsidR="00AA2E23" w:rsidRPr="00750A7A">
        <w:rPr>
          <w:rFonts w:asciiTheme="majorHAnsi" w:hAnsiTheme="majorHAnsi" w:cstheme="majorHAnsi"/>
          <w:color w:val="000000" w:themeColor="text1"/>
        </w:rPr>
        <w:t xml:space="preserve">More subtly, if it was reported as a number by the individual themselves, it is still a self-report. </w:t>
      </w:r>
      <w:r w:rsidRPr="00750A7A">
        <w:rPr>
          <w:rFonts w:asciiTheme="majorHAnsi" w:hAnsiTheme="majorHAnsi" w:cstheme="majorHAnsi"/>
          <w:color w:val="000000" w:themeColor="text1"/>
        </w:rPr>
        <w:t>If it was recorded by an observer but using the same Likert scale, it would be categorized as an other-report, which we still group with self-reports.</w:t>
      </w:r>
    </w:p>
    <w:p w14:paraId="7DFE6FA2" w14:textId="77777777" w:rsidR="00C14081" w:rsidRPr="00750A7A" w:rsidRDefault="00C14081"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250DA479"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Weight or calories of food eaten to measure eating or consumption behaviors </w:t>
      </w:r>
    </w:p>
    <w:p w14:paraId="176B6AEF"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Accelerometer data to quantify body movement to measure sleep duration or quality</w:t>
      </w:r>
    </w:p>
    <w:p w14:paraId="0EF2166A"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Clicks on the ‘share’ button on social media to measure social media sharing</w:t>
      </w:r>
    </w:p>
    <w:p w14:paraId="78528DD6"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Steps data recorded via pedometer to measure exercise</w:t>
      </w:r>
    </w:p>
    <w:p w14:paraId="121846D4"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Whether or not the participant is willing to touch a picture of a spider (i.e., frequency) to measure approach/avoidance behaviors</w:t>
      </w:r>
    </w:p>
    <w:p w14:paraId="4861DEB3"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Time taken to walk down a specific distance to measure walking behaviors</w:t>
      </w:r>
    </w:p>
    <w:p w14:paraId="6DA94EE5"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App-opening logs on a cell phone to quantify social media behavior</w:t>
      </w:r>
    </w:p>
    <w:p w14:paraId="1344872D"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Number of times the child made forceful contact with another child to measure aggressive behaviors</w:t>
      </w:r>
    </w:p>
    <w:p w14:paraId="4702970C"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Number of dollars spent in a given time period via credit/debit card records as a measure of spending behaviors.</w:t>
      </w:r>
    </w:p>
    <w:p w14:paraId="49698F0F"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eastAsia="Arial" w:hAnsiTheme="majorHAnsi" w:cstheme="majorHAnsi"/>
          <w:color w:val="000000" w:themeColor="text1"/>
        </w:rPr>
        <w:t>Preferential looking paradigm (usually used in studies of infants)</w:t>
      </w:r>
    </w:p>
    <w:p w14:paraId="71A21B45" w14:textId="65D2BFB9"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lastRenderedPageBreak/>
        <w:t>Implicit Association Test (IAT; Greenwald et al., 1998)</w:t>
      </w:r>
      <w:r w:rsidR="00AA2E23" w:rsidRPr="00750A7A">
        <w:rPr>
          <w:rFonts w:asciiTheme="majorHAnsi" w:hAnsiTheme="majorHAnsi" w:cstheme="majorHAnsi"/>
          <w:color w:val="000000" w:themeColor="text1"/>
        </w:rPr>
        <w:t xml:space="preserve"> because it </w:t>
      </w:r>
      <w:r w:rsidR="001C6F97">
        <w:rPr>
          <w:rFonts w:asciiTheme="majorHAnsi" w:hAnsiTheme="majorHAnsi" w:cstheme="majorHAnsi"/>
          <w:color w:val="000000" w:themeColor="text1"/>
        </w:rPr>
        <w:t xml:space="preserve">captures </w:t>
      </w:r>
      <w:r w:rsidR="00AA2E23" w:rsidRPr="00750A7A">
        <w:rPr>
          <w:rFonts w:asciiTheme="majorHAnsi" w:hAnsiTheme="majorHAnsi" w:cstheme="majorHAnsi"/>
          <w:color w:val="000000" w:themeColor="text1"/>
        </w:rPr>
        <w:t>reaction times (latency)</w:t>
      </w:r>
    </w:p>
    <w:p w14:paraId="72FD2AB0" w14:textId="387F6A5E"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Iowa Gambling Task (IGT; Bechara et al., 1994)</w:t>
      </w:r>
      <w:r w:rsidR="00AA2E23" w:rsidRPr="00750A7A">
        <w:rPr>
          <w:rFonts w:asciiTheme="majorHAnsi" w:hAnsiTheme="majorHAnsi" w:cstheme="majorHAnsi"/>
          <w:color w:val="000000" w:themeColor="text1"/>
        </w:rPr>
        <w:t xml:space="preserve"> because while there are better decks to choose from, there are no objectively correct decks based only on the information provided to the </w:t>
      </w:r>
      <w:r w:rsidR="001C6F97">
        <w:rPr>
          <w:rFonts w:asciiTheme="majorHAnsi" w:hAnsiTheme="majorHAnsi" w:cstheme="majorHAnsi"/>
          <w:color w:val="000000" w:themeColor="text1"/>
        </w:rPr>
        <w:t>participants</w:t>
      </w:r>
    </w:p>
    <w:p w14:paraId="755B8F41" w14:textId="77777777" w:rsidR="00C14081" w:rsidRPr="00750A7A"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Dot-Probe task (MacLeod et al., 1986)</w:t>
      </w:r>
    </w:p>
    <w:p w14:paraId="2524FD19" w14:textId="6112155D" w:rsidR="00380BFF" w:rsidRDefault="00C14081" w:rsidP="00767297">
      <w:pPr>
        <w:numPr>
          <w:ilvl w:val="0"/>
          <w:numId w:val="1"/>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Balloon-Analogue Risk Task (BART; Lejuez et al., 2002</w:t>
      </w:r>
      <w:r w:rsidR="00AD5EEA" w:rsidRPr="00750A7A">
        <w:rPr>
          <w:rFonts w:asciiTheme="majorHAnsi" w:hAnsiTheme="majorHAnsi" w:cstheme="majorHAnsi"/>
          <w:color w:val="000000" w:themeColor="text1"/>
        </w:rPr>
        <w:t>)</w:t>
      </w:r>
      <w:r w:rsidR="00AA2E23" w:rsidRPr="00750A7A">
        <w:rPr>
          <w:rFonts w:asciiTheme="majorHAnsi" w:hAnsiTheme="majorHAnsi" w:cstheme="majorHAnsi"/>
          <w:color w:val="000000" w:themeColor="text1"/>
        </w:rPr>
        <w:t xml:space="preserve"> because it </w:t>
      </w:r>
      <w:r w:rsidR="006C07DE" w:rsidRPr="00750A7A">
        <w:rPr>
          <w:rFonts w:asciiTheme="majorHAnsi" w:hAnsiTheme="majorHAnsi" w:cstheme="majorHAnsi"/>
          <w:color w:val="000000" w:themeColor="text1"/>
        </w:rPr>
        <w:t>captures</w:t>
      </w:r>
      <w:r w:rsidR="00AA2E23" w:rsidRPr="00750A7A">
        <w:rPr>
          <w:rFonts w:asciiTheme="majorHAnsi" w:hAnsiTheme="majorHAnsi" w:cstheme="majorHAnsi"/>
          <w:color w:val="000000" w:themeColor="text1"/>
        </w:rPr>
        <w:t xml:space="preserve"> counts of inflations but there is no objectively correct number of inflations that is knowable to the participant based on the information provided </w:t>
      </w:r>
    </w:p>
    <w:p w14:paraId="3A79DCF8" w14:textId="0658740B" w:rsidR="00C14081" w:rsidRPr="00750A7A" w:rsidRDefault="00C14081"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u w:val="single"/>
        </w:rPr>
        <w:br w:type="page"/>
      </w:r>
    </w:p>
    <w:p w14:paraId="701EE331" w14:textId="77777777" w:rsidR="00C14081" w:rsidRPr="00750A7A" w:rsidRDefault="00C14081" w:rsidP="00767297">
      <w:pPr>
        <w:pStyle w:val="Heading3"/>
        <w:spacing w:line="276" w:lineRule="auto"/>
        <w:rPr>
          <w:rFonts w:cstheme="majorHAnsi"/>
          <w:color w:val="000000" w:themeColor="text1"/>
        </w:rPr>
      </w:pPr>
      <w:bookmarkStart w:id="208" w:name="_Toc208510422"/>
      <w:bookmarkStart w:id="209" w:name="_Toc224681549"/>
      <w:r w:rsidRPr="00750A7A">
        <w:rPr>
          <w:rFonts w:cstheme="majorHAnsi"/>
          <w:color w:val="000000" w:themeColor="text1"/>
        </w:rPr>
        <w:lastRenderedPageBreak/>
        <w:t>Neuro/bio/physiological measure</w:t>
      </w:r>
      <w:bookmarkEnd w:id="208"/>
      <w:bookmarkEnd w:id="209"/>
    </w:p>
    <w:tbl>
      <w:tblPr>
        <w:tblStyle w:val="TableGrid"/>
        <w:tblpPr w:leftFromText="141" w:rightFromText="141" w:vertAnchor="text" w:horzAnchor="margin" w:tblpY="190"/>
        <w:tblW w:w="9301" w:type="dxa"/>
        <w:tblLook w:val="04A0" w:firstRow="1" w:lastRow="0" w:firstColumn="1" w:lastColumn="0" w:noHBand="0" w:noVBand="1"/>
      </w:tblPr>
      <w:tblGrid>
        <w:gridCol w:w="2324"/>
        <w:gridCol w:w="2325"/>
        <w:gridCol w:w="2324"/>
        <w:gridCol w:w="2328"/>
      </w:tblGrid>
      <w:tr w:rsidR="00B95508" w:rsidRPr="00750A7A" w14:paraId="28D1111D" w14:textId="77777777" w:rsidTr="05F8700A">
        <w:trPr>
          <w:trHeight w:val="389"/>
        </w:trPr>
        <w:tc>
          <w:tcPr>
            <w:tcW w:w="9301" w:type="dxa"/>
            <w:gridSpan w:val="4"/>
          </w:tcPr>
          <w:p w14:paraId="6BFECB7B" w14:textId="77777777" w:rsidR="00C14081" w:rsidRPr="00750A7A" w:rsidRDefault="00C14081"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How it is being measured</w:t>
            </w:r>
          </w:p>
        </w:tc>
      </w:tr>
      <w:tr w:rsidR="00B95508" w:rsidRPr="00750A7A" w14:paraId="7E665A38" w14:textId="77777777" w:rsidTr="00290BB2">
        <w:trPr>
          <w:trHeight w:val="878"/>
        </w:trPr>
        <w:tc>
          <w:tcPr>
            <w:tcW w:w="2324" w:type="dxa"/>
          </w:tcPr>
          <w:p w14:paraId="778A60DF"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12B334F7"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00039537"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Self-report</w:t>
            </w:r>
          </w:p>
          <w:p w14:paraId="24801C46" w14:textId="60BCAF43" w:rsidR="00C14081" w:rsidRPr="00750A7A" w:rsidRDefault="05F8700A"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(and other-report)</w:t>
            </w:r>
          </w:p>
        </w:tc>
        <w:tc>
          <w:tcPr>
            <w:tcW w:w="2325" w:type="dxa"/>
          </w:tcPr>
          <w:p w14:paraId="61C9733C"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0856A93E"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7FA7629F"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Test</w:t>
            </w:r>
          </w:p>
          <w:p w14:paraId="537F6951"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(has correct answers)</w:t>
            </w:r>
          </w:p>
        </w:tc>
        <w:tc>
          <w:tcPr>
            <w:tcW w:w="2324" w:type="dxa"/>
          </w:tcPr>
          <w:p w14:paraId="59F8367F"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224F7976"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Behavioral measure</w:t>
            </w:r>
          </w:p>
          <w:p w14:paraId="5DF356BE"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(non-self-report, frequency, duration or latency of overt behaviors)</w:t>
            </w:r>
          </w:p>
          <w:p w14:paraId="5B539DAD" w14:textId="77777777" w:rsidR="00C14081" w:rsidRPr="00750A7A" w:rsidRDefault="00C14081" w:rsidP="00767297">
            <w:pPr>
              <w:spacing w:line="276" w:lineRule="auto"/>
              <w:jc w:val="center"/>
              <w:rPr>
                <w:rFonts w:asciiTheme="majorHAnsi" w:hAnsiTheme="majorHAnsi" w:cstheme="majorHAnsi"/>
                <w:color w:val="000000" w:themeColor="text1"/>
                <w:sz w:val="18"/>
                <w:szCs w:val="18"/>
              </w:rPr>
            </w:pPr>
          </w:p>
        </w:tc>
        <w:tc>
          <w:tcPr>
            <w:tcW w:w="2327" w:type="dxa"/>
            <w:shd w:val="clear" w:color="auto" w:fill="D9D9D9" w:themeFill="background1" w:themeFillShade="D9"/>
          </w:tcPr>
          <w:p w14:paraId="31D4C9D8"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4B502EB2"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p>
          <w:p w14:paraId="5E1C4A97" w14:textId="77777777" w:rsidR="00C14081" w:rsidRPr="00750A7A" w:rsidRDefault="00C14081"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Neuro/bio/physiological measure</w:t>
            </w:r>
          </w:p>
        </w:tc>
      </w:tr>
    </w:tbl>
    <w:p w14:paraId="37A00E9B" w14:textId="77777777" w:rsidR="00C14081" w:rsidRPr="00750A7A" w:rsidRDefault="00C14081" w:rsidP="00767297">
      <w:pPr>
        <w:spacing w:line="276" w:lineRule="auto"/>
        <w:rPr>
          <w:rFonts w:asciiTheme="majorHAnsi" w:hAnsiTheme="majorHAnsi" w:cstheme="majorHAnsi"/>
          <w:color w:val="000000" w:themeColor="text1"/>
        </w:rPr>
      </w:pPr>
    </w:p>
    <w:p w14:paraId="2AD7B35F" w14:textId="6C4C1E3D" w:rsidR="00A21823" w:rsidRPr="00750A7A" w:rsidRDefault="00C14081"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The direct recording of biological signals, bodily responses, or biochemical markers that underlie brain, nervous system, or systemic physiological activity.</w:t>
      </w:r>
      <w:r w:rsidR="00AA2E23" w:rsidRPr="00750A7A">
        <w:rPr>
          <w:rFonts w:asciiTheme="majorHAnsi" w:hAnsiTheme="majorHAnsi" w:cstheme="majorHAnsi"/>
          <w:b/>
          <w:color w:val="000000" w:themeColor="text1"/>
        </w:rPr>
        <w:t xml:space="preserve"> </w:t>
      </w:r>
      <w:r w:rsidR="00AA2E23" w:rsidRPr="00750A7A">
        <w:rPr>
          <w:rFonts w:asciiTheme="majorHAnsi" w:hAnsiTheme="majorHAnsi" w:cstheme="majorHAnsi"/>
          <w:bCs/>
          <w:color w:val="000000" w:themeColor="text1"/>
        </w:rPr>
        <w:t xml:space="preserve">They refer to </w:t>
      </w:r>
      <w:r w:rsidR="00AA2E23" w:rsidRPr="00750A7A">
        <w:rPr>
          <w:rFonts w:asciiTheme="majorHAnsi" w:hAnsiTheme="majorHAnsi" w:cstheme="majorHAnsi"/>
          <w:color w:val="000000" w:themeColor="text1"/>
        </w:rPr>
        <w:t xml:space="preserve">measurements </w:t>
      </w:r>
      <w:r w:rsidRPr="00750A7A">
        <w:rPr>
          <w:rFonts w:asciiTheme="majorHAnsi" w:hAnsiTheme="majorHAnsi" w:cstheme="majorHAnsi"/>
          <w:color w:val="000000" w:themeColor="text1"/>
        </w:rPr>
        <w:t>acquired through instruments that directly record biolog</w:t>
      </w:r>
      <w:r w:rsidR="00AA2E23" w:rsidRPr="00750A7A">
        <w:rPr>
          <w:rFonts w:asciiTheme="majorHAnsi" w:hAnsiTheme="majorHAnsi" w:cstheme="majorHAnsi"/>
          <w:color w:val="000000" w:themeColor="text1"/>
        </w:rPr>
        <w:t xml:space="preserve">y </w:t>
      </w:r>
      <w:r w:rsidRPr="00750A7A">
        <w:rPr>
          <w:rFonts w:asciiTheme="majorHAnsi" w:hAnsiTheme="majorHAnsi" w:cstheme="majorHAnsi"/>
          <w:color w:val="000000" w:themeColor="text1"/>
        </w:rPr>
        <w:t>or physiolog</w:t>
      </w:r>
      <w:r w:rsidR="00AA2E23" w:rsidRPr="00750A7A">
        <w:rPr>
          <w:rFonts w:asciiTheme="majorHAnsi" w:hAnsiTheme="majorHAnsi" w:cstheme="majorHAnsi"/>
          <w:color w:val="000000" w:themeColor="text1"/>
        </w:rPr>
        <w:t>y.</w:t>
      </w:r>
    </w:p>
    <w:p w14:paraId="4D1C13A9" w14:textId="77777777" w:rsidR="00AA2E23" w:rsidRPr="00750A7A" w:rsidRDefault="00AA2E23" w:rsidP="00767297">
      <w:pPr>
        <w:spacing w:line="276" w:lineRule="auto"/>
        <w:jc w:val="both"/>
        <w:rPr>
          <w:rFonts w:asciiTheme="majorHAnsi" w:hAnsiTheme="majorHAnsi" w:cstheme="majorHAnsi"/>
          <w:color w:val="000000" w:themeColor="text1"/>
        </w:rPr>
      </w:pPr>
    </w:p>
    <w:p w14:paraId="5890C7E6" w14:textId="2D827E98" w:rsidR="00C14081" w:rsidRPr="00750A7A" w:rsidRDefault="00C14081"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Keywords to look out for</w:t>
      </w:r>
      <w:r w:rsidR="00AA2E23" w:rsidRPr="00750A7A">
        <w:rPr>
          <w:rFonts w:asciiTheme="majorHAnsi" w:hAnsiTheme="majorHAnsi" w:cstheme="majorHAnsi"/>
          <w:b/>
          <w:color w:val="000000" w:themeColor="text1"/>
        </w:rPr>
        <w:t xml:space="preserve"> </w:t>
      </w:r>
      <w:r w:rsidR="005749D0">
        <w:rPr>
          <w:rFonts w:asciiTheme="majorHAnsi" w:hAnsiTheme="majorHAnsi" w:cstheme="majorHAnsi"/>
          <w:b/>
          <w:color w:val="000000" w:themeColor="text1"/>
        </w:rPr>
        <w:t>and</w:t>
      </w:r>
      <w:r w:rsidR="00AA2E23" w:rsidRPr="00750A7A">
        <w:rPr>
          <w:rFonts w:asciiTheme="majorHAnsi" w:hAnsiTheme="majorHAnsi" w:cstheme="majorHAnsi"/>
          <w:b/>
          <w:color w:val="000000" w:themeColor="text1"/>
        </w:rPr>
        <w:t xml:space="preserve"> </w:t>
      </w:r>
      <w:r w:rsidR="005749D0">
        <w:rPr>
          <w:rFonts w:asciiTheme="majorHAnsi" w:hAnsiTheme="majorHAnsi" w:cstheme="majorHAnsi"/>
          <w:b/>
          <w:color w:val="000000" w:themeColor="text1"/>
        </w:rPr>
        <w:t>E</w:t>
      </w:r>
      <w:r w:rsidR="00AA2E23" w:rsidRPr="00750A7A">
        <w:rPr>
          <w:rFonts w:asciiTheme="majorHAnsi" w:hAnsiTheme="majorHAnsi" w:cstheme="majorHAnsi"/>
          <w:b/>
          <w:color w:val="000000" w:themeColor="text1"/>
        </w:rPr>
        <w:t>xamples</w:t>
      </w:r>
    </w:p>
    <w:p w14:paraId="4551AE87" w14:textId="6061E28B" w:rsidR="00C14081" w:rsidRPr="00750A7A" w:rsidRDefault="00C14081" w:rsidP="00912380">
      <w:pPr>
        <w:numPr>
          <w:ilvl w:val="0"/>
          <w:numId w:val="9"/>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EEG/ fMRI/ PE</w:t>
      </w:r>
      <w:r w:rsidR="005749D0">
        <w:rPr>
          <w:rFonts w:asciiTheme="majorHAnsi" w:hAnsiTheme="majorHAnsi" w:cstheme="majorHAnsi"/>
          <w:color w:val="000000" w:themeColor="text1"/>
        </w:rPr>
        <w:t>T</w:t>
      </w:r>
      <w:r w:rsidRPr="00750A7A">
        <w:rPr>
          <w:rFonts w:asciiTheme="majorHAnsi" w:hAnsiTheme="majorHAnsi" w:cstheme="majorHAnsi"/>
          <w:color w:val="000000" w:themeColor="text1"/>
        </w:rPr>
        <w:t>/EMG</w:t>
      </w:r>
    </w:p>
    <w:p w14:paraId="69A14110" w14:textId="0DB709FC" w:rsidR="00C14081" w:rsidRPr="00750A7A" w:rsidRDefault="00C14081" w:rsidP="00912380">
      <w:pPr>
        <w:numPr>
          <w:ilvl w:val="0"/>
          <w:numId w:val="9"/>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Cortisol/oxytocin/testosterone</w:t>
      </w:r>
    </w:p>
    <w:p w14:paraId="6A4A02B6" w14:textId="6CE25499" w:rsidR="00C14081" w:rsidRPr="00750A7A" w:rsidRDefault="00C14081" w:rsidP="00912380">
      <w:pPr>
        <w:numPr>
          <w:ilvl w:val="0"/>
          <w:numId w:val="9"/>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Heart rate variability; GSR/ skin conductance; pupillometry/eye-blinks; “physiological arousal”</w:t>
      </w:r>
    </w:p>
    <w:p w14:paraId="11EFE9EE" w14:textId="0CE1CBFF" w:rsidR="00E55632" w:rsidRPr="00750A7A" w:rsidRDefault="00C14081" w:rsidP="00912380">
      <w:pPr>
        <w:numPr>
          <w:ilvl w:val="0"/>
          <w:numId w:val="9"/>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Neural activation/brain regions</w:t>
      </w:r>
    </w:p>
    <w:p w14:paraId="3ABC4D6F" w14:textId="612734A7" w:rsidR="00AA2E23" w:rsidRPr="00750A7A" w:rsidRDefault="00AA2E23" w:rsidP="00912380">
      <w:pPr>
        <w:numPr>
          <w:ilvl w:val="0"/>
          <w:numId w:val="9"/>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Height, weight (if not used simply as demographics information)</w:t>
      </w:r>
    </w:p>
    <w:p w14:paraId="2EEBC238" w14:textId="55F4037D" w:rsidR="00CF726C" w:rsidRPr="00750A7A" w:rsidRDefault="00C14081" w:rsidP="00767297">
      <w:pPr>
        <w:pStyle w:val="Heading2"/>
        <w:spacing w:line="276" w:lineRule="auto"/>
        <w:rPr>
          <w:rFonts w:cstheme="majorHAnsi"/>
          <w:color w:val="000000" w:themeColor="text1"/>
        </w:rPr>
      </w:pPr>
      <w:r w:rsidRPr="00750A7A">
        <w:rPr>
          <w:rFonts w:cstheme="majorHAnsi"/>
          <w:b/>
          <w:color w:val="000000" w:themeColor="text1"/>
        </w:rPr>
        <w:br w:type="page"/>
      </w:r>
      <w:bookmarkStart w:id="210" w:name="_Toc208510423"/>
      <w:bookmarkStart w:id="211" w:name="_Toc224681550"/>
      <w:r w:rsidRPr="00750A7A">
        <w:rPr>
          <w:rFonts w:cstheme="majorHAnsi"/>
          <w:color w:val="000000" w:themeColor="text1"/>
        </w:rPr>
        <w:lastRenderedPageBreak/>
        <w:t>Second</w:t>
      </w:r>
      <w:r w:rsidR="009155E4" w:rsidRPr="00750A7A">
        <w:rPr>
          <w:rFonts w:cstheme="majorHAnsi"/>
          <w:color w:val="000000" w:themeColor="text1"/>
        </w:rPr>
        <w:t xml:space="preserve"> dimension - </w:t>
      </w:r>
      <w:r w:rsidR="009155E4" w:rsidRPr="00750A7A">
        <w:rPr>
          <w:rFonts w:cstheme="majorHAnsi"/>
          <w:b/>
          <w:bCs/>
          <w:color w:val="000000" w:themeColor="text1"/>
        </w:rPr>
        <w:t>What</w:t>
      </w:r>
      <w:r w:rsidR="009155E4" w:rsidRPr="00750A7A">
        <w:rPr>
          <w:rFonts w:cstheme="majorHAnsi"/>
          <w:color w:val="000000" w:themeColor="text1"/>
        </w:rPr>
        <w:t xml:space="preserve"> is being measured</w:t>
      </w:r>
      <w:bookmarkEnd w:id="210"/>
      <w:bookmarkEnd w:id="211"/>
    </w:p>
    <w:p w14:paraId="2EEBC239" w14:textId="77777777" w:rsidR="00CF726C" w:rsidRPr="00750A7A" w:rsidRDefault="009155E4" w:rsidP="00767297">
      <w:pPr>
        <w:pStyle w:val="Heading3"/>
        <w:spacing w:line="276" w:lineRule="auto"/>
        <w:rPr>
          <w:rFonts w:cstheme="majorHAnsi"/>
          <w:color w:val="000000" w:themeColor="text1"/>
        </w:rPr>
      </w:pPr>
      <w:bookmarkStart w:id="212" w:name="_Toc208510424"/>
      <w:bookmarkStart w:id="213" w:name="_Toc224681551"/>
      <w:r w:rsidRPr="00750A7A">
        <w:rPr>
          <w:rFonts w:cstheme="majorHAnsi"/>
          <w:color w:val="000000" w:themeColor="text1"/>
        </w:rPr>
        <w:t>Subjective experience</w:t>
      </w:r>
      <w:bookmarkEnd w:id="212"/>
      <w:bookmarkEnd w:id="213"/>
    </w:p>
    <w:tbl>
      <w:tblPr>
        <w:tblStyle w:val="TableGrid"/>
        <w:tblpPr w:leftFromText="141" w:rightFromText="141" w:vertAnchor="text" w:horzAnchor="margin" w:tblpY="190"/>
        <w:tblW w:w="9259" w:type="dxa"/>
        <w:tblLook w:val="04A0" w:firstRow="1" w:lastRow="0" w:firstColumn="1" w:lastColumn="0" w:noHBand="0" w:noVBand="1"/>
      </w:tblPr>
      <w:tblGrid>
        <w:gridCol w:w="2314"/>
        <w:gridCol w:w="2315"/>
        <w:gridCol w:w="2314"/>
        <w:gridCol w:w="2316"/>
      </w:tblGrid>
      <w:tr w:rsidR="00B95508" w:rsidRPr="00750A7A" w14:paraId="1537538D" w14:textId="77777777" w:rsidTr="05F8700A">
        <w:trPr>
          <w:trHeight w:val="354"/>
        </w:trPr>
        <w:tc>
          <w:tcPr>
            <w:tcW w:w="9259" w:type="dxa"/>
            <w:gridSpan w:val="4"/>
          </w:tcPr>
          <w:p w14:paraId="36EBF589" w14:textId="77777777" w:rsidR="00661A95" w:rsidRPr="00750A7A" w:rsidRDefault="00661A95"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What is being measured</w:t>
            </w:r>
          </w:p>
        </w:tc>
      </w:tr>
      <w:tr w:rsidR="00B95508" w:rsidRPr="00750A7A" w14:paraId="69833C16" w14:textId="77777777" w:rsidTr="05F8700A">
        <w:trPr>
          <w:trHeight w:val="1275"/>
        </w:trPr>
        <w:tc>
          <w:tcPr>
            <w:tcW w:w="2314" w:type="dxa"/>
            <w:shd w:val="clear" w:color="auto" w:fill="D9D9D9" w:themeFill="background1" w:themeFillShade="D9"/>
            <w:vAlign w:val="center"/>
          </w:tcPr>
          <w:p w14:paraId="068D0658" w14:textId="77777777" w:rsidR="00661A95" w:rsidRPr="00750A7A" w:rsidRDefault="05F8700A"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b/>
                <w:bCs/>
                <w:color w:val="000000" w:themeColor="text1"/>
                <w:sz w:val="18"/>
                <w:szCs w:val="18"/>
              </w:rPr>
              <w:t>Subjective experience</w:t>
            </w:r>
            <w:r w:rsidRPr="00750A7A">
              <w:rPr>
                <w:rFonts w:asciiTheme="majorHAnsi" w:hAnsiTheme="majorHAnsi" w:cstheme="majorHAnsi"/>
                <w:color w:val="000000" w:themeColor="text1"/>
                <w:sz w:val="18"/>
                <w:szCs w:val="18"/>
              </w:rPr>
              <w:t xml:space="preserve"> </w:t>
            </w:r>
            <w:r w:rsidR="00661A95" w:rsidRPr="00750A7A">
              <w:rPr>
                <w:rFonts w:asciiTheme="majorHAnsi" w:hAnsiTheme="majorHAnsi" w:cstheme="majorHAnsi"/>
              </w:rPr>
              <w:br/>
            </w:r>
            <w:r w:rsidRPr="00750A7A">
              <w:rPr>
                <w:rFonts w:asciiTheme="majorHAnsi" w:hAnsiTheme="majorHAnsi" w:cstheme="majorHAnsi"/>
                <w:color w:val="000000" w:themeColor="text1"/>
                <w:sz w:val="18"/>
                <w:szCs w:val="18"/>
              </w:rPr>
              <w:t>(mental content, often self-perceived)</w:t>
            </w:r>
          </w:p>
        </w:tc>
        <w:tc>
          <w:tcPr>
            <w:tcW w:w="2315" w:type="dxa"/>
            <w:vAlign w:val="center"/>
          </w:tcPr>
          <w:p w14:paraId="04F50FE5" w14:textId="77777777" w:rsidR="00661A95" w:rsidRPr="00750A7A" w:rsidRDefault="00661A9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Mental ability or cognitive process</w:t>
            </w:r>
          </w:p>
        </w:tc>
        <w:tc>
          <w:tcPr>
            <w:tcW w:w="2314" w:type="dxa"/>
            <w:vAlign w:val="center"/>
          </w:tcPr>
          <w:p w14:paraId="77CD2719" w14:textId="77777777" w:rsidR="00661A95" w:rsidRPr="00750A7A" w:rsidRDefault="00661A9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w:t>
            </w:r>
          </w:p>
          <w:p w14:paraId="1461F454" w14:textId="77777777" w:rsidR="00661A95" w:rsidRPr="00750A7A" w:rsidRDefault="00661A95"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(specific overt behavior)</w:t>
            </w:r>
          </w:p>
        </w:tc>
        <w:tc>
          <w:tcPr>
            <w:tcW w:w="2315" w:type="dxa"/>
            <w:vAlign w:val="center"/>
          </w:tcPr>
          <w:p w14:paraId="1302B26A" w14:textId="77777777" w:rsidR="00661A95" w:rsidRPr="00750A7A" w:rsidRDefault="00661A9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Neuro/bio/physiology</w:t>
            </w:r>
          </w:p>
        </w:tc>
      </w:tr>
    </w:tbl>
    <w:p w14:paraId="580E303E" w14:textId="77777777" w:rsidR="00661A95" w:rsidRPr="00750A7A" w:rsidRDefault="00661A95" w:rsidP="00767297">
      <w:pPr>
        <w:spacing w:line="276" w:lineRule="auto"/>
        <w:rPr>
          <w:rFonts w:asciiTheme="majorHAnsi" w:hAnsiTheme="majorHAnsi" w:cstheme="majorHAnsi"/>
          <w:color w:val="000000" w:themeColor="text1"/>
        </w:rPr>
      </w:pPr>
    </w:p>
    <w:p w14:paraId="2EEBC23B" w14:textId="4D5BA896" w:rsidR="00CF726C" w:rsidRPr="00750A7A" w:rsidRDefault="009155E4"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This category includes all measures relating to a participant's inner life</w:t>
      </w:r>
      <w:r w:rsidR="001C6F97">
        <w:rPr>
          <w:rFonts w:asciiTheme="majorHAnsi" w:hAnsiTheme="majorHAnsi" w:cstheme="majorHAnsi"/>
          <w:color w:val="000000" w:themeColor="text1"/>
        </w:rPr>
        <w:t>,</w:t>
      </w:r>
      <w:r w:rsidR="00AA2E23" w:rsidRPr="00750A7A">
        <w:rPr>
          <w:rFonts w:asciiTheme="majorHAnsi" w:hAnsiTheme="majorHAnsi" w:cstheme="majorHAnsi"/>
          <w:color w:val="000000" w:themeColor="text1"/>
        </w:rPr>
        <w:t xml:space="preserve"> </w:t>
      </w:r>
      <w:r w:rsidR="00EA70EA" w:rsidRPr="00750A7A">
        <w:rPr>
          <w:rFonts w:asciiTheme="majorHAnsi" w:hAnsiTheme="majorHAnsi" w:cstheme="majorHAnsi"/>
          <w:color w:val="000000" w:themeColor="text1"/>
        </w:rPr>
        <w:t xml:space="preserve">subjective </w:t>
      </w:r>
      <w:r w:rsidR="009640A4" w:rsidRPr="00750A7A">
        <w:rPr>
          <w:rFonts w:asciiTheme="majorHAnsi" w:hAnsiTheme="majorHAnsi" w:cstheme="majorHAnsi"/>
          <w:color w:val="000000" w:themeColor="text1"/>
        </w:rPr>
        <w:t>perce</w:t>
      </w:r>
      <w:r w:rsidR="00970D6A" w:rsidRPr="00750A7A">
        <w:rPr>
          <w:rFonts w:asciiTheme="majorHAnsi" w:hAnsiTheme="majorHAnsi" w:cstheme="majorHAnsi"/>
          <w:color w:val="000000" w:themeColor="text1"/>
        </w:rPr>
        <w:t>p</w:t>
      </w:r>
      <w:r w:rsidR="009640A4" w:rsidRPr="00750A7A">
        <w:rPr>
          <w:rFonts w:asciiTheme="majorHAnsi" w:hAnsiTheme="majorHAnsi" w:cstheme="majorHAnsi"/>
          <w:color w:val="000000" w:themeColor="text1"/>
        </w:rPr>
        <w:t>tion</w:t>
      </w:r>
      <w:r w:rsidR="00AA2E23" w:rsidRPr="00750A7A">
        <w:rPr>
          <w:rFonts w:asciiTheme="majorHAnsi" w:hAnsiTheme="majorHAnsi" w:cstheme="majorHAnsi"/>
          <w:color w:val="000000" w:themeColor="text1"/>
        </w:rPr>
        <w:t>s and experiences, whether the person is conscious/aware of them or not</w:t>
      </w:r>
      <w:r w:rsidR="00970D6A" w:rsidRPr="00750A7A">
        <w:rPr>
          <w:rFonts w:asciiTheme="majorHAnsi" w:hAnsiTheme="majorHAnsi" w:cstheme="majorHAnsi"/>
          <w:color w:val="000000" w:themeColor="text1"/>
        </w:rPr>
        <w:t>. These i</w:t>
      </w:r>
      <w:r w:rsidRPr="00750A7A">
        <w:rPr>
          <w:rFonts w:asciiTheme="majorHAnsi" w:hAnsiTheme="majorHAnsi" w:cstheme="majorHAnsi"/>
          <w:color w:val="000000" w:themeColor="text1"/>
        </w:rPr>
        <w:t>nclud</w:t>
      </w:r>
      <w:r w:rsidR="00970D6A" w:rsidRPr="00750A7A">
        <w:rPr>
          <w:rFonts w:asciiTheme="majorHAnsi" w:hAnsiTheme="majorHAnsi" w:cstheme="majorHAnsi"/>
          <w:color w:val="000000" w:themeColor="text1"/>
        </w:rPr>
        <w:t>e for example</w:t>
      </w:r>
      <w:r w:rsidRPr="00750A7A">
        <w:rPr>
          <w:rFonts w:asciiTheme="majorHAnsi" w:hAnsiTheme="majorHAnsi" w:cstheme="majorHAnsi"/>
          <w:color w:val="000000" w:themeColor="text1"/>
        </w:rPr>
        <w:t xml:space="preserve"> emotions, feelings, attitudes, beliefs</w:t>
      </w:r>
      <w:r w:rsidR="009640A4" w:rsidRPr="00750A7A">
        <w:rPr>
          <w:rFonts w:asciiTheme="majorHAnsi" w:hAnsiTheme="majorHAnsi" w:cstheme="majorHAnsi"/>
          <w:color w:val="000000" w:themeColor="text1"/>
        </w:rPr>
        <w:t>, personality traits</w:t>
      </w:r>
      <w:r w:rsidRPr="00750A7A">
        <w:rPr>
          <w:rFonts w:asciiTheme="majorHAnsi" w:hAnsiTheme="majorHAnsi" w:cstheme="majorHAnsi"/>
          <w:color w:val="000000" w:themeColor="text1"/>
        </w:rPr>
        <w:t xml:space="preserve"> and self-concepts.</w:t>
      </w:r>
    </w:p>
    <w:p w14:paraId="340ACB8D" w14:textId="77777777" w:rsidR="00AA2E23" w:rsidRPr="00750A7A" w:rsidRDefault="00AA2E23" w:rsidP="00767297">
      <w:pPr>
        <w:spacing w:line="276" w:lineRule="auto"/>
        <w:jc w:val="both"/>
        <w:rPr>
          <w:rFonts w:asciiTheme="majorHAnsi" w:hAnsiTheme="majorHAnsi" w:cstheme="majorHAnsi"/>
          <w:color w:val="000000" w:themeColor="text1"/>
        </w:rPr>
      </w:pPr>
    </w:p>
    <w:p w14:paraId="545C766B" w14:textId="380DCC3A" w:rsidR="007C2933" w:rsidRPr="00750A7A" w:rsidRDefault="007C2933" w:rsidP="00767297">
      <w:pPr>
        <w:spacing w:after="120" w:line="276" w:lineRule="auto"/>
        <w:jc w:val="both"/>
        <w:rPr>
          <w:rFonts w:asciiTheme="majorHAnsi" w:hAnsiTheme="majorHAnsi" w:cstheme="majorHAnsi"/>
        </w:rPr>
      </w:pPr>
      <w:r w:rsidRPr="00750A7A">
        <w:rPr>
          <w:rFonts w:asciiTheme="majorHAnsi" w:eastAsia="Aptos" w:hAnsiTheme="majorHAnsi" w:cstheme="majorHAnsi"/>
          <w:b/>
          <w:bCs/>
          <w:color w:val="000000" w:themeColor="text1"/>
        </w:rPr>
        <w:t>Deciding Factors</w:t>
      </w:r>
    </w:p>
    <w:p w14:paraId="7A37B744" w14:textId="77777777" w:rsidR="007C2933" w:rsidRPr="00750A7A" w:rsidRDefault="007C2933" w:rsidP="00912380">
      <w:pPr>
        <w:pStyle w:val="ListParagraph"/>
        <w:numPr>
          <w:ilvl w:val="0"/>
          <w:numId w:val="12"/>
        </w:numPr>
        <w:spacing w:after="120"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Is an internal experience (e.g., feeling, thought, attitude, self-image) being recorded?</w:t>
      </w:r>
    </w:p>
    <w:p w14:paraId="467EA816" w14:textId="505F701D" w:rsidR="007C2933" w:rsidRPr="00750A7A" w:rsidRDefault="007C2933" w:rsidP="00912380">
      <w:pPr>
        <w:pStyle w:val="ListParagraph"/>
        <w:numPr>
          <w:ilvl w:val="0"/>
          <w:numId w:val="12"/>
        </w:numPr>
        <w:spacing w:after="120"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Is the measure described from the person's perspective (“I think...”</w:t>
      </w:r>
      <w:r w:rsidR="005749D0">
        <w:rPr>
          <w:rFonts w:asciiTheme="majorHAnsi" w:eastAsia="Aptos" w:hAnsiTheme="majorHAnsi" w:cstheme="majorHAnsi"/>
          <w:color w:val="000000" w:themeColor="text1"/>
        </w:rPr>
        <w:t>,</w:t>
      </w:r>
      <w:r w:rsidRPr="00750A7A">
        <w:rPr>
          <w:rFonts w:asciiTheme="majorHAnsi" w:eastAsia="Aptos" w:hAnsiTheme="majorHAnsi" w:cstheme="majorHAnsi"/>
          <w:color w:val="000000" w:themeColor="text1"/>
        </w:rPr>
        <w:t xml:space="preserve"> “I feel...”</w:t>
      </w:r>
      <w:r w:rsidR="000B14D1" w:rsidRPr="00750A7A">
        <w:rPr>
          <w:rFonts w:asciiTheme="majorHAnsi" w:eastAsia="Aptos" w:hAnsiTheme="majorHAnsi" w:cstheme="majorHAnsi"/>
          <w:color w:val="000000" w:themeColor="text1"/>
        </w:rPr>
        <w:t>, like, agree, etc</w:t>
      </w:r>
      <w:r w:rsidR="005749D0">
        <w:rPr>
          <w:rFonts w:asciiTheme="majorHAnsi" w:eastAsia="Aptos" w:hAnsiTheme="majorHAnsi" w:cstheme="majorHAnsi"/>
          <w:color w:val="000000" w:themeColor="text1"/>
        </w:rPr>
        <w:t>.</w:t>
      </w:r>
      <w:r w:rsidRPr="00750A7A">
        <w:rPr>
          <w:rFonts w:asciiTheme="majorHAnsi" w:eastAsia="Aptos" w:hAnsiTheme="majorHAnsi" w:cstheme="majorHAnsi"/>
          <w:color w:val="000000" w:themeColor="text1"/>
        </w:rPr>
        <w:t>)?</w:t>
      </w:r>
    </w:p>
    <w:p w14:paraId="0B61618A" w14:textId="77777777" w:rsidR="007C2933" w:rsidRPr="00750A7A" w:rsidRDefault="007C2933" w:rsidP="00912380">
      <w:pPr>
        <w:pStyle w:val="ListParagraph"/>
        <w:numPr>
          <w:ilvl w:val="0"/>
          <w:numId w:val="12"/>
        </w:numPr>
        <w:spacing w:after="120"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Are these self-reports, psychophysiological reactions, or implicit measures of internal states?</w:t>
      </w:r>
    </w:p>
    <w:p w14:paraId="0484FC83" w14:textId="78CF54EE" w:rsidR="007C2933" w:rsidRPr="00750A7A" w:rsidRDefault="007C2933" w:rsidP="00912380">
      <w:pPr>
        <w:pStyle w:val="ListParagraph"/>
        <w:numPr>
          <w:ilvl w:val="0"/>
          <w:numId w:val="12"/>
        </w:numPr>
        <w:spacing w:after="120"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 xml:space="preserve">Is the focus on experience, not on </w:t>
      </w:r>
      <w:r w:rsidR="00AA2E23" w:rsidRPr="00750A7A">
        <w:rPr>
          <w:rFonts w:asciiTheme="majorHAnsi" w:eastAsia="Aptos" w:hAnsiTheme="majorHAnsi" w:cstheme="majorHAnsi"/>
          <w:color w:val="000000" w:themeColor="text1"/>
        </w:rPr>
        <w:t xml:space="preserve">overt </w:t>
      </w:r>
      <w:r w:rsidRPr="00750A7A">
        <w:rPr>
          <w:rFonts w:asciiTheme="majorHAnsi" w:eastAsia="Aptos" w:hAnsiTheme="majorHAnsi" w:cstheme="majorHAnsi"/>
          <w:color w:val="000000" w:themeColor="text1"/>
        </w:rPr>
        <w:t>observable behavior</w:t>
      </w:r>
      <w:r w:rsidR="00AA2E23" w:rsidRPr="00750A7A">
        <w:rPr>
          <w:rFonts w:asciiTheme="majorHAnsi" w:eastAsia="Aptos" w:hAnsiTheme="majorHAnsi" w:cstheme="majorHAnsi"/>
          <w:color w:val="000000" w:themeColor="text1"/>
        </w:rPr>
        <w:t xml:space="preserve">, </w:t>
      </w:r>
      <w:r w:rsidRPr="00750A7A">
        <w:rPr>
          <w:rFonts w:asciiTheme="majorHAnsi" w:eastAsia="Aptos" w:hAnsiTheme="majorHAnsi" w:cstheme="majorHAnsi"/>
          <w:color w:val="000000" w:themeColor="text1"/>
        </w:rPr>
        <w:t>performance</w:t>
      </w:r>
      <w:r w:rsidR="00AA2E23" w:rsidRPr="00750A7A">
        <w:rPr>
          <w:rFonts w:asciiTheme="majorHAnsi" w:eastAsia="Aptos" w:hAnsiTheme="majorHAnsi" w:cstheme="majorHAnsi"/>
          <w:color w:val="000000" w:themeColor="text1"/>
        </w:rPr>
        <w:t>, or ability</w:t>
      </w:r>
      <w:r w:rsidRPr="00750A7A">
        <w:rPr>
          <w:rFonts w:asciiTheme="majorHAnsi" w:eastAsia="Aptos" w:hAnsiTheme="majorHAnsi" w:cstheme="majorHAnsi"/>
          <w:color w:val="000000" w:themeColor="text1"/>
        </w:rPr>
        <w:t>?</w:t>
      </w:r>
    </w:p>
    <w:p w14:paraId="2EEBC23C" w14:textId="77777777" w:rsidR="00CF726C" w:rsidRPr="00750A7A" w:rsidRDefault="009155E4" w:rsidP="00767297">
      <w:pPr>
        <w:spacing w:after="120" w:line="276" w:lineRule="auto"/>
        <w:jc w:val="both"/>
        <w:rPr>
          <w:rFonts w:asciiTheme="majorHAnsi" w:hAnsiTheme="majorHAnsi" w:cstheme="majorHAnsi"/>
          <w:color w:val="000000" w:themeColor="text1"/>
        </w:rPr>
      </w:pPr>
      <w:r w:rsidRPr="00750A7A">
        <w:rPr>
          <w:rFonts w:asciiTheme="majorHAnsi" w:hAnsiTheme="majorHAnsi" w:cstheme="majorHAnsi"/>
          <w:b/>
          <w:color w:val="000000" w:themeColor="text1"/>
        </w:rPr>
        <w:t>Keywords to look out for</w:t>
      </w:r>
    </w:p>
    <w:p w14:paraId="2EEBC23D" w14:textId="158C2673" w:rsidR="00CF726C" w:rsidRPr="00750A7A" w:rsidRDefault="009155E4" w:rsidP="00912380">
      <w:pPr>
        <w:numPr>
          <w:ilvl w:val="0"/>
          <w:numId w:val="8"/>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 Emotion/Mood: “happy”</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“sad”</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“anxious”</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“fearful”</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“angry”</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“calm”</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“frustrated”</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“excited”</w:t>
      </w:r>
      <w:r w:rsidR="009640A4" w:rsidRPr="00750A7A">
        <w:rPr>
          <w:rFonts w:asciiTheme="majorHAnsi" w:hAnsiTheme="majorHAnsi" w:cstheme="majorHAnsi"/>
          <w:color w:val="000000" w:themeColor="text1"/>
        </w:rPr>
        <w:t xml:space="preserve">, “depressed”, </w:t>
      </w:r>
      <w:r w:rsidR="00686A32" w:rsidRPr="00750A7A">
        <w:rPr>
          <w:rFonts w:asciiTheme="majorHAnsi" w:hAnsiTheme="majorHAnsi" w:cstheme="majorHAnsi"/>
          <w:color w:val="000000" w:themeColor="text1"/>
        </w:rPr>
        <w:t>“</w:t>
      </w:r>
      <w:r w:rsidR="009640A4" w:rsidRPr="00750A7A">
        <w:rPr>
          <w:rFonts w:asciiTheme="majorHAnsi" w:hAnsiTheme="majorHAnsi" w:cstheme="majorHAnsi"/>
          <w:color w:val="000000" w:themeColor="text1"/>
        </w:rPr>
        <w:t>enthusiastic”, “nervous”, “overwhelmed”, “relieved”</w:t>
      </w:r>
    </w:p>
    <w:p w14:paraId="2EEBC23E" w14:textId="2F3D3341" w:rsidR="00CF726C" w:rsidRPr="00750A7A" w:rsidRDefault="009155E4" w:rsidP="00912380">
      <w:pPr>
        <w:numPr>
          <w:ilvl w:val="0"/>
          <w:numId w:val="8"/>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Attitude/Belief: </w:t>
      </w:r>
      <w:r w:rsidR="000B14D1" w:rsidRPr="00750A7A">
        <w:rPr>
          <w:rFonts w:asciiTheme="majorHAnsi" w:hAnsiTheme="majorHAnsi" w:cstheme="majorHAnsi"/>
          <w:color w:val="000000" w:themeColor="text1"/>
        </w:rPr>
        <w:t xml:space="preserve">“I agree with the statement that…”, </w:t>
      </w:r>
      <w:r w:rsidRPr="00750A7A">
        <w:rPr>
          <w:rFonts w:asciiTheme="majorHAnsi" w:hAnsiTheme="majorHAnsi" w:cstheme="majorHAnsi"/>
          <w:color w:val="000000" w:themeColor="text1"/>
        </w:rPr>
        <w:t>“I believe…”</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think…”</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feel that…”</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consider…”</w:t>
      </w:r>
      <w:r w:rsidR="002D1814" w:rsidRPr="00750A7A">
        <w:rPr>
          <w:rFonts w:asciiTheme="majorHAnsi" w:hAnsiTheme="majorHAnsi" w:cstheme="majorHAnsi"/>
          <w:color w:val="000000" w:themeColor="text1"/>
        </w:rPr>
        <w:t>, “I</w:t>
      </w:r>
      <w:r w:rsidR="005749D0">
        <w:rPr>
          <w:rFonts w:asciiTheme="majorHAnsi" w:hAnsiTheme="majorHAnsi" w:cstheme="majorHAnsi"/>
          <w:color w:val="000000" w:themeColor="text1"/>
        </w:rPr>
        <w:t xml:space="preserve"> am</w:t>
      </w:r>
      <w:r w:rsidR="00025312">
        <w:rPr>
          <w:rFonts w:asciiTheme="majorHAnsi" w:hAnsiTheme="majorHAnsi" w:cstheme="majorHAnsi"/>
          <w:color w:val="000000" w:themeColor="text1"/>
        </w:rPr>
        <w:t xml:space="preserve"> </w:t>
      </w:r>
      <w:r w:rsidR="002D1814" w:rsidRPr="00750A7A">
        <w:rPr>
          <w:rFonts w:asciiTheme="majorHAnsi" w:hAnsiTheme="majorHAnsi" w:cstheme="majorHAnsi"/>
          <w:color w:val="000000" w:themeColor="text1"/>
        </w:rPr>
        <w:t>convinced that…”</w:t>
      </w:r>
    </w:p>
    <w:p w14:paraId="510C3121" w14:textId="12B3D11C" w:rsidR="005F01EE" w:rsidRPr="00750A7A" w:rsidRDefault="009155E4" w:rsidP="00912380">
      <w:pPr>
        <w:numPr>
          <w:ilvl w:val="0"/>
          <w:numId w:val="8"/>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Self‐Concept/Self‐Esteem: “I see myself as…”</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am confident about…”</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feel worthless when…”</w:t>
      </w:r>
      <w:r w:rsidR="005C3094" w:rsidRPr="00750A7A">
        <w:rPr>
          <w:rFonts w:asciiTheme="majorHAnsi" w:hAnsiTheme="majorHAnsi" w:cstheme="majorHAnsi"/>
          <w:color w:val="000000" w:themeColor="text1"/>
        </w:rPr>
        <w:t xml:space="preserve">, “I am proud of…”, “I </w:t>
      </w:r>
      <w:r w:rsidR="005749D0">
        <w:rPr>
          <w:rFonts w:asciiTheme="majorHAnsi" w:hAnsiTheme="majorHAnsi" w:cstheme="majorHAnsi"/>
          <w:color w:val="000000" w:themeColor="text1"/>
        </w:rPr>
        <w:t xml:space="preserve">am </w:t>
      </w:r>
      <w:r w:rsidR="005C3094" w:rsidRPr="00750A7A">
        <w:rPr>
          <w:rFonts w:asciiTheme="majorHAnsi" w:hAnsiTheme="majorHAnsi" w:cstheme="majorHAnsi"/>
          <w:color w:val="000000" w:themeColor="text1"/>
        </w:rPr>
        <w:t>against…”</w:t>
      </w:r>
    </w:p>
    <w:p w14:paraId="124AF66A" w14:textId="25E04F3F" w:rsidR="00471F51" w:rsidRPr="00750A7A" w:rsidRDefault="009155E4" w:rsidP="00912380">
      <w:pPr>
        <w:numPr>
          <w:ilvl w:val="0"/>
          <w:numId w:val="8"/>
        </w:numPr>
        <w:spacing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Attitudes/Preferences: “I value…”</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care deeply about…”</w:t>
      </w:r>
      <w:r w:rsidR="000B14D1" w:rsidRPr="00750A7A">
        <w:rPr>
          <w:rFonts w:asciiTheme="majorHAnsi" w:hAnsiTheme="majorHAnsi" w:cstheme="majorHAnsi"/>
          <w:color w:val="000000" w:themeColor="text1"/>
        </w:rPr>
        <w:t>, “I like …”</w:t>
      </w:r>
    </w:p>
    <w:p w14:paraId="11B1177D" w14:textId="3E034B80" w:rsidR="00A21823" w:rsidRPr="00750A7A" w:rsidRDefault="05F8700A" w:rsidP="00912380">
      <w:pPr>
        <w:numPr>
          <w:ilvl w:val="0"/>
          <w:numId w:val="8"/>
        </w:numPr>
        <w:spacing w:after="120" w:line="276" w:lineRule="auto"/>
        <w:ind w:left="714" w:hanging="357"/>
        <w:jc w:val="both"/>
        <w:rPr>
          <w:rFonts w:asciiTheme="majorHAnsi" w:hAnsiTheme="majorHAnsi" w:cstheme="majorHAnsi"/>
          <w:color w:val="000000" w:themeColor="text1"/>
        </w:rPr>
      </w:pPr>
      <w:r w:rsidRPr="00750A7A">
        <w:rPr>
          <w:rFonts w:asciiTheme="majorHAnsi" w:hAnsiTheme="majorHAnsi" w:cstheme="majorHAnsi"/>
          <w:color w:val="000000" w:themeColor="text1"/>
        </w:rPr>
        <w:t>Personality/Disposition: “I’m an introvert/extrovert”</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tend to…”</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“I’m usually the type of person who…”</w:t>
      </w:r>
      <w:r w:rsidR="005749D0">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often feel…”</w:t>
      </w:r>
      <w:r w:rsidR="00AA2E23" w:rsidRPr="00750A7A">
        <w:rPr>
          <w:rFonts w:asciiTheme="majorHAnsi" w:hAnsiTheme="majorHAnsi" w:cstheme="majorHAnsi"/>
          <w:color w:val="000000" w:themeColor="text1"/>
        </w:rPr>
        <w:t>. Perceptions of our own self-image and tendencies are useful to distinguish from specific reports about our past behavior (e.g., “I have gone to at least one party in the last month”).</w:t>
      </w:r>
    </w:p>
    <w:p w14:paraId="2EEBC242" w14:textId="77777777" w:rsidR="00CF726C" w:rsidRPr="00750A7A" w:rsidRDefault="009155E4" w:rsidP="00767297">
      <w:pPr>
        <w:spacing w:after="120"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5241C71D" w14:textId="77777777" w:rsidR="000B14D1" w:rsidRPr="001E7C35" w:rsidRDefault="000B14D1" w:rsidP="00912380">
      <w:pPr>
        <w:pStyle w:val="ListParagraph"/>
        <w:numPr>
          <w:ilvl w:val="0"/>
          <w:numId w:val="29"/>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Likert rating scales from “strongly dislike” to “strongly like”.</w:t>
      </w:r>
    </w:p>
    <w:p w14:paraId="37E252F8" w14:textId="6915D35B" w:rsidR="000B14D1" w:rsidRPr="001E7C35" w:rsidRDefault="000B14D1" w:rsidP="00912380">
      <w:pPr>
        <w:pStyle w:val="ListParagraph"/>
        <w:numPr>
          <w:ilvl w:val="1"/>
          <w:numId w:val="29"/>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However, note that ratings scales from “never” to “frequently” typically measure behavior, not subjective experiences</w:t>
      </w:r>
    </w:p>
    <w:p w14:paraId="2EEBC243" w14:textId="77777777" w:rsidR="00CF726C" w:rsidRPr="001E7C35" w:rsidRDefault="009155E4" w:rsidP="00912380">
      <w:pPr>
        <w:pStyle w:val="ListParagraph"/>
        <w:numPr>
          <w:ilvl w:val="0"/>
          <w:numId w:val="29"/>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Self-reported fear of spiders</w:t>
      </w:r>
    </w:p>
    <w:p w14:paraId="3A5D93A2" w14:textId="6973654C" w:rsidR="00C776F8" w:rsidRPr="001E7C35" w:rsidRDefault="00C776F8" w:rsidP="00912380">
      <w:pPr>
        <w:pStyle w:val="ListParagraph"/>
        <w:numPr>
          <w:ilvl w:val="0"/>
          <w:numId w:val="29"/>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Rosenberg Self-Esteem Scale</w:t>
      </w:r>
    </w:p>
    <w:p w14:paraId="5E1CC002" w14:textId="11BE5D65" w:rsidR="00686A32" w:rsidRPr="001E7C35" w:rsidRDefault="00686A32" w:rsidP="00912380">
      <w:pPr>
        <w:pStyle w:val="ListParagraph"/>
        <w:numPr>
          <w:ilvl w:val="0"/>
          <w:numId w:val="29"/>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Self-rated pain intensity</w:t>
      </w:r>
    </w:p>
    <w:p w14:paraId="3BD3E715" w14:textId="43C5E362" w:rsidR="00033C8F" w:rsidRPr="001E7C35" w:rsidRDefault="00B4099C" w:rsidP="00912380">
      <w:pPr>
        <w:pStyle w:val="ListParagraph"/>
        <w:numPr>
          <w:ilvl w:val="0"/>
          <w:numId w:val="29"/>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Interview responses about religious or moral beliefs</w:t>
      </w:r>
    </w:p>
    <w:p w14:paraId="7A93999E" w14:textId="5FAE5A33" w:rsidR="00AA2E23" w:rsidRPr="001E7C35" w:rsidRDefault="00AA2E23" w:rsidP="00912380">
      <w:pPr>
        <w:pStyle w:val="ListParagraph"/>
        <w:numPr>
          <w:ilvl w:val="0"/>
          <w:numId w:val="29"/>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lastRenderedPageBreak/>
        <w:t>Implicit racial bias. Note that although the IAT captures reaction times (how it is measured: behavioral measure)</w:t>
      </w:r>
      <w:r w:rsidR="005749D0">
        <w:rPr>
          <w:rFonts w:asciiTheme="majorHAnsi" w:eastAsia="Aptos" w:hAnsiTheme="majorHAnsi" w:cstheme="majorHAnsi"/>
          <w:color w:val="000000" w:themeColor="text1"/>
        </w:rPr>
        <w:t>,</w:t>
      </w:r>
      <w:r w:rsidRPr="001E7C35">
        <w:rPr>
          <w:rFonts w:asciiTheme="majorHAnsi" w:eastAsia="Aptos" w:hAnsiTheme="majorHAnsi" w:cstheme="majorHAnsi"/>
          <w:color w:val="000000" w:themeColor="text1"/>
        </w:rPr>
        <w:t xml:space="preserve"> it uses these to measure racial biases, a subjective experience (what is measured).</w:t>
      </w:r>
    </w:p>
    <w:p w14:paraId="0B793A70" w14:textId="77777777" w:rsidR="00AA2E23" w:rsidRPr="001E7C35" w:rsidRDefault="00AA2E23" w:rsidP="00912380">
      <w:pPr>
        <w:pStyle w:val="ListParagraph"/>
        <w:numPr>
          <w:ilvl w:val="0"/>
          <w:numId w:val="29"/>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GSR (Galvanic skin response) as a measure of fear. Note that although GSR is a measure of physiology (how it is measured), it measures fear which is a subjective experience (what is measured)</w:t>
      </w:r>
    </w:p>
    <w:p w14:paraId="0512B7F1" w14:textId="4B635853" w:rsidR="00AA2E23" w:rsidRPr="001E7C35" w:rsidRDefault="00AA2E23" w:rsidP="00912380">
      <w:pPr>
        <w:pStyle w:val="ListParagraph"/>
        <w:numPr>
          <w:ilvl w:val="0"/>
          <w:numId w:val="29"/>
        </w:numPr>
        <w:spacing w:line="276" w:lineRule="auto"/>
        <w:jc w:val="both"/>
        <w:rPr>
          <w:rFonts w:asciiTheme="majorHAnsi" w:eastAsia="Aptos" w:hAnsiTheme="majorHAnsi" w:cstheme="majorHAnsi"/>
          <w:color w:val="000000" w:themeColor="text1"/>
        </w:rPr>
      </w:pPr>
      <w:r w:rsidRPr="001E7C35">
        <w:rPr>
          <w:rFonts w:asciiTheme="majorHAnsi" w:eastAsia="Aptos" w:hAnsiTheme="majorHAnsi" w:cstheme="majorHAnsi"/>
          <w:color w:val="000000" w:themeColor="text1"/>
        </w:rPr>
        <w:t xml:space="preserve">Visual search test for synesthesia. Note that although the measure has objectively correct responses (how it is measured: test), it uses these to measure </w:t>
      </w:r>
      <w:r w:rsidR="00F950CC" w:rsidRPr="001E7C35">
        <w:rPr>
          <w:rFonts w:asciiTheme="majorHAnsi" w:eastAsia="Aptos" w:hAnsiTheme="majorHAnsi" w:cstheme="majorHAnsi"/>
          <w:color w:val="000000" w:themeColor="text1"/>
        </w:rPr>
        <w:t>subjective</w:t>
      </w:r>
      <w:r w:rsidRPr="001E7C35">
        <w:rPr>
          <w:rFonts w:asciiTheme="majorHAnsi" w:eastAsia="Aptos" w:hAnsiTheme="majorHAnsi" w:cstheme="majorHAnsi"/>
          <w:color w:val="000000" w:themeColor="text1"/>
        </w:rPr>
        <w:t xml:space="preserve"> perception (what is measured: subjective experience)</w:t>
      </w:r>
    </w:p>
    <w:p w14:paraId="655688AB" w14:textId="6B2ED597" w:rsidR="00471F51" w:rsidRPr="00750A7A" w:rsidRDefault="00033C8F" w:rsidP="00767297">
      <w:pPr>
        <w:spacing w:line="276" w:lineRule="auto"/>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br w:type="page"/>
      </w:r>
    </w:p>
    <w:p w14:paraId="2EEBC248" w14:textId="335415C5" w:rsidR="00CF726C" w:rsidRPr="00750A7A" w:rsidRDefault="009155E4" w:rsidP="00767297">
      <w:pPr>
        <w:pStyle w:val="Heading3"/>
        <w:spacing w:line="276" w:lineRule="auto"/>
        <w:rPr>
          <w:rFonts w:cstheme="majorHAnsi"/>
          <w:color w:val="000000" w:themeColor="text1"/>
        </w:rPr>
      </w:pPr>
      <w:bookmarkStart w:id="214" w:name="_Toc208510425"/>
      <w:bookmarkStart w:id="215" w:name="_Toc224681552"/>
      <w:r w:rsidRPr="00750A7A">
        <w:rPr>
          <w:rFonts w:cstheme="majorHAnsi"/>
          <w:color w:val="000000" w:themeColor="text1"/>
        </w:rPr>
        <w:lastRenderedPageBreak/>
        <w:t>Mental ability or cognitive process</w:t>
      </w:r>
      <w:bookmarkEnd w:id="214"/>
      <w:bookmarkEnd w:id="215"/>
    </w:p>
    <w:tbl>
      <w:tblPr>
        <w:tblStyle w:val="TableGrid"/>
        <w:tblpPr w:leftFromText="141" w:rightFromText="141" w:vertAnchor="text" w:horzAnchor="margin" w:tblpY="190"/>
        <w:tblW w:w="9380" w:type="dxa"/>
        <w:tblLook w:val="04A0" w:firstRow="1" w:lastRow="0" w:firstColumn="1" w:lastColumn="0" w:noHBand="0" w:noVBand="1"/>
      </w:tblPr>
      <w:tblGrid>
        <w:gridCol w:w="2344"/>
        <w:gridCol w:w="2345"/>
        <w:gridCol w:w="2344"/>
        <w:gridCol w:w="2347"/>
      </w:tblGrid>
      <w:tr w:rsidR="00B95508" w:rsidRPr="00750A7A" w14:paraId="02A17BC7" w14:textId="77777777" w:rsidTr="05F8700A">
        <w:trPr>
          <w:trHeight w:val="380"/>
        </w:trPr>
        <w:tc>
          <w:tcPr>
            <w:tcW w:w="9380" w:type="dxa"/>
            <w:gridSpan w:val="4"/>
          </w:tcPr>
          <w:p w14:paraId="1F1BA54F" w14:textId="77777777" w:rsidR="00AE2135" w:rsidRPr="00750A7A" w:rsidRDefault="00AE2135"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What is being measured</w:t>
            </w:r>
          </w:p>
        </w:tc>
      </w:tr>
      <w:tr w:rsidR="00B95508" w:rsidRPr="00750A7A" w14:paraId="780113C2" w14:textId="77777777" w:rsidTr="00290BB2">
        <w:trPr>
          <w:trHeight w:val="1245"/>
        </w:trPr>
        <w:tc>
          <w:tcPr>
            <w:tcW w:w="2344" w:type="dxa"/>
            <w:vAlign w:val="center"/>
          </w:tcPr>
          <w:p w14:paraId="08163DFD" w14:textId="77777777" w:rsidR="00AE2135" w:rsidRPr="00750A7A" w:rsidRDefault="05F8700A"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b/>
                <w:bCs/>
                <w:color w:val="000000" w:themeColor="text1"/>
                <w:sz w:val="18"/>
                <w:szCs w:val="18"/>
              </w:rPr>
              <w:t>Subjective experience</w:t>
            </w:r>
            <w:r w:rsidRPr="00750A7A">
              <w:rPr>
                <w:rFonts w:asciiTheme="majorHAnsi" w:hAnsiTheme="majorHAnsi" w:cstheme="majorHAnsi"/>
                <w:color w:val="000000" w:themeColor="text1"/>
                <w:sz w:val="18"/>
                <w:szCs w:val="18"/>
              </w:rPr>
              <w:t xml:space="preserve"> </w:t>
            </w:r>
            <w:r w:rsidR="00AE2135" w:rsidRPr="00750A7A">
              <w:rPr>
                <w:rFonts w:asciiTheme="majorHAnsi" w:hAnsiTheme="majorHAnsi" w:cstheme="majorHAnsi"/>
              </w:rPr>
              <w:br/>
            </w:r>
            <w:r w:rsidRPr="00750A7A">
              <w:rPr>
                <w:rFonts w:asciiTheme="majorHAnsi" w:hAnsiTheme="majorHAnsi" w:cstheme="majorHAnsi"/>
                <w:color w:val="000000" w:themeColor="text1"/>
                <w:sz w:val="18"/>
                <w:szCs w:val="18"/>
              </w:rPr>
              <w:t>(mental content, often self-perceived)</w:t>
            </w:r>
          </w:p>
        </w:tc>
        <w:tc>
          <w:tcPr>
            <w:tcW w:w="2345" w:type="dxa"/>
            <w:shd w:val="clear" w:color="auto" w:fill="D9D9D9" w:themeFill="background1" w:themeFillShade="D9"/>
            <w:vAlign w:val="center"/>
          </w:tcPr>
          <w:p w14:paraId="48096418" w14:textId="77777777" w:rsidR="00AE2135" w:rsidRPr="00750A7A" w:rsidRDefault="00AE213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Mental ability or cognitive process</w:t>
            </w:r>
          </w:p>
        </w:tc>
        <w:tc>
          <w:tcPr>
            <w:tcW w:w="2344" w:type="dxa"/>
            <w:vAlign w:val="center"/>
          </w:tcPr>
          <w:p w14:paraId="7CBF3C29" w14:textId="77777777" w:rsidR="00AE2135" w:rsidRPr="00750A7A" w:rsidRDefault="00AE213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w:t>
            </w:r>
          </w:p>
          <w:p w14:paraId="4F73DD64" w14:textId="77777777" w:rsidR="00AE2135" w:rsidRPr="00750A7A" w:rsidRDefault="00AE2135"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(specific overt behavior)</w:t>
            </w:r>
          </w:p>
        </w:tc>
        <w:tc>
          <w:tcPr>
            <w:tcW w:w="2345" w:type="dxa"/>
            <w:vAlign w:val="center"/>
          </w:tcPr>
          <w:p w14:paraId="652C8542" w14:textId="77777777" w:rsidR="00AE2135" w:rsidRPr="00750A7A" w:rsidRDefault="00AE213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Neuro/bio/physiology</w:t>
            </w:r>
          </w:p>
        </w:tc>
      </w:tr>
    </w:tbl>
    <w:p w14:paraId="7F66A02C" w14:textId="77777777" w:rsidR="00AE2135" w:rsidRPr="00750A7A" w:rsidRDefault="00AE2135" w:rsidP="00767297">
      <w:pPr>
        <w:spacing w:line="276" w:lineRule="auto"/>
        <w:rPr>
          <w:rFonts w:asciiTheme="majorHAnsi" w:hAnsiTheme="majorHAnsi" w:cstheme="majorHAnsi"/>
          <w:color w:val="000000" w:themeColor="text1"/>
        </w:rPr>
      </w:pPr>
    </w:p>
    <w:p w14:paraId="2EEBC24A" w14:textId="0F7BFEB3" w:rsidR="00CF726C" w:rsidRPr="00750A7A" w:rsidRDefault="009155E4"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This category entails measures related to </w:t>
      </w:r>
      <w:r w:rsidR="00AA2E23" w:rsidRPr="00750A7A">
        <w:rPr>
          <w:rFonts w:asciiTheme="majorHAnsi" w:hAnsiTheme="majorHAnsi" w:cstheme="majorHAnsi"/>
          <w:color w:val="000000" w:themeColor="text1"/>
        </w:rPr>
        <w:t xml:space="preserve">mental ability, cognitive processes, and </w:t>
      </w:r>
      <w:r w:rsidRPr="00750A7A">
        <w:rPr>
          <w:rFonts w:asciiTheme="majorHAnsi" w:hAnsiTheme="majorHAnsi" w:cstheme="majorHAnsi"/>
          <w:color w:val="000000" w:themeColor="text1"/>
        </w:rPr>
        <w:t>information-processing capacity or operations</w:t>
      </w:r>
      <w:r w:rsidR="00AA2E23" w:rsidRPr="00750A7A">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w:t>
      </w:r>
      <w:r w:rsidR="00AA2E23" w:rsidRPr="00750A7A">
        <w:rPr>
          <w:rFonts w:asciiTheme="majorHAnsi" w:hAnsiTheme="majorHAnsi" w:cstheme="majorHAnsi"/>
          <w:color w:val="000000" w:themeColor="text1"/>
        </w:rPr>
        <w:t xml:space="preserve">It </w:t>
      </w:r>
      <w:r w:rsidRPr="00750A7A">
        <w:rPr>
          <w:rFonts w:asciiTheme="majorHAnsi" w:hAnsiTheme="majorHAnsi" w:cstheme="majorHAnsi"/>
          <w:color w:val="000000" w:themeColor="text1"/>
        </w:rPr>
        <w:t xml:space="preserve">includes constructs such as working memory, inhibitory control, executive function, language comprehension, spatial reasoning, </w:t>
      </w:r>
      <w:r w:rsidR="00AA2E23" w:rsidRPr="00750A7A">
        <w:rPr>
          <w:rFonts w:asciiTheme="majorHAnsi" w:hAnsiTheme="majorHAnsi" w:cstheme="majorHAnsi"/>
          <w:color w:val="000000" w:themeColor="text1"/>
        </w:rPr>
        <w:t xml:space="preserve">intelligence, </w:t>
      </w:r>
      <w:r w:rsidRPr="00750A7A">
        <w:rPr>
          <w:rFonts w:asciiTheme="majorHAnsi" w:hAnsiTheme="majorHAnsi" w:cstheme="majorHAnsi"/>
          <w:color w:val="000000" w:themeColor="text1"/>
        </w:rPr>
        <w:t xml:space="preserve">and decision-making heuristics. </w:t>
      </w:r>
    </w:p>
    <w:p w14:paraId="2EEBC24B" w14:textId="77777777" w:rsidR="00CF726C" w:rsidRPr="00750A7A" w:rsidRDefault="009155E4" w:rsidP="00767297">
      <w:pPr>
        <w:spacing w:before="240" w:after="240"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Keywords to look out for</w:t>
      </w:r>
    </w:p>
    <w:p w14:paraId="2EEBC24C" w14:textId="79431594" w:rsidR="00CF726C" w:rsidRPr="00750A7A" w:rsidRDefault="009155E4" w:rsidP="00912380">
      <w:pPr>
        <w:numPr>
          <w:ilvl w:val="0"/>
          <w:numId w:val="10"/>
        </w:numPr>
        <w:spacing w:before="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Working Memory/Attention: </w:t>
      </w:r>
      <w:r w:rsidR="00AA2E23" w:rsidRPr="00750A7A">
        <w:rPr>
          <w:rFonts w:asciiTheme="majorHAnsi" w:hAnsiTheme="majorHAnsi" w:cstheme="majorHAnsi"/>
          <w:color w:val="000000" w:themeColor="text1"/>
        </w:rPr>
        <w:t xml:space="preserve">Note that a self-report such as </w:t>
      </w:r>
      <w:r w:rsidRPr="00750A7A">
        <w:rPr>
          <w:rFonts w:asciiTheme="majorHAnsi" w:hAnsiTheme="majorHAnsi" w:cstheme="majorHAnsi"/>
          <w:color w:val="000000" w:themeColor="text1"/>
        </w:rPr>
        <w:t>“I have trouble concentrating”</w:t>
      </w:r>
      <w:r w:rsidR="00AA2E23" w:rsidRPr="00750A7A">
        <w:rPr>
          <w:rFonts w:asciiTheme="majorHAnsi" w:hAnsiTheme="majorHAnsi" w:cstheme="majorHAnsi"/>
          <w:color w:val="000000" w:themeColor="text1"/>
        </w:rPr>
        <w:t xml:space="preserve"> is a self-report in how it is measured, but what is measured is a cognitive ability. </w:t>
      </w:r>
    </w:p>
    <w:p w14:paraId="2EEBC24D" w14:textId="47806D34" w:rsidR="00CF726C" w:rsidRPr="00750A7A" w:rsidRDefault="009155E4" w:rsidP="00912380">
      <w:pPr>
        <w:numPr>
          <w:ilvl w:val="0"/>
          <w:numId w:val="10"/>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Executive Control/Inhibition: </w:t>
      </w:r>
      <w:r w:rsidR="00AA2E23" w:rsidRPr="00750A7A">
        <w:rPr>
          <w:rFonts w:asciiTheme="majorHAnsi" w:hAnsiTheme="majorHAnsi" w:cstheme="majorHAnsi"/>
          <w:color w:val="000000" w:themeColor="text1"/>
        </w:rPr>
        <w:t xml:space="preserve">Note that a self-report such as </w:t>
      </w:r>
      <w:r w:rsidRPr="00750A7A">
        <w:rPr>
          <w:rFonts w:asciiTheme="majorHAnsi" w:hAnsiTheme="majorHAnsi" w:cstheme="majorHAnsi"/>
          <w:color w:val="000000" w:themeColor="text1"/>
        </w:rPr>
        <w:t>“I can stop myself from doing something I shouldn’t”</w:t>
      </w:r>
      <w:r w:rsidR="00AA2E23" w:rsidRPr="00750A7A">
        <w:rPr>
          <w:rFonts w:asciiTheme="majorHAnsi" w:hAnsiTheme="majorHAnsi" w:cstheme="majorHAnsi"/>
          <w:color w:val="000000" w:themeColor="text1"/>
        </w:rPr>
        <w:t xml:space="preserve"> is a self-report in how it is measured, but what is measured is a cognitive ability.</w:t>
      </w:r>
    </w:p>
    <w:p w14:paraId="2EEBC24E" w14:textId="6F6EC243" w:rsidR="00CF726C" w:rsidRPr="00750A7A" w:rsidRDefault="009155E4" w:rsidP="00912380">
      <w:pPr>
        <w:numPr>
          <w:ilvl w:val="0"/>
          <w:numId w:val="10"/>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Spatial/Visuospatial Reasoning: </w:t>
      </w:r>
      <w:r w:rsidR="00AA2E23" w:rsidRPr="00750A7A">
        <w:rPr>
          <w:rFonts w:asciiTheme="majorHAnsi" w:hAnsiTheme="majorHAnsi" w:cstheme="majorHAnsi"/>
          <w:color w:val="000000" w:themeColor="text1"/>
        </w:rPr>
        <w:t xml:space="preserve">Similarly, </w:t>
      </w:r>
      <w:r w:rsidRPr="00750A7A">
        <w:rPr>
          <w:rFonts w:asciiTheme="majorHAnsi" w:hAnsiTheme="majorHAnsi" w:cstheme="majorHAnsi"/>
          <w:color w:val="000000" w:themeColor="text1"/>
        </w:rPr>
        <w:t>“I can mentally rotate objects in my mind”</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easily find my way around a new city”</w:t>
      </w:r>
      <w:r w:rsidR="00AA2E23" w:rsidRPr="00750A7A">
        <w:rPr>
          <w:rFonts w:asciiTheme="majorHAnsi" w:hAnsiTheme="majorHAnsi" w:cstheme="majorHAnsi"/>
          <w:color w:val="000000" w:themeColor="text1"/>
        </w:rPr>
        <w:t xml:space="preserve"> is a cognitive ability (what is measured)</w:t>
      </w:r>
      <w:r w:rsidR="005749D0">
        <w:rPr>
          <w:rFonts w:asciiTheme="majorHAnsi" w:hAnsiTheme="majorHAnsi" w:cstheme="majorHAnsi"/>
          <w:color w:val="000000" w:themeColor="text1"/>
        </w:rPr>
        <w:t>.</w:t>
      </w:r>
    </w:p>
    <w:p w14:paraId="2EEBC24F" w14:textId="5E5FD13F" w:rsidR="00CF726C" w:rsidRPr="00750A7A" w:rsidRDefault="009155E4" w:rsidP="00912380">
      <w:pPr>
        <w:numPr>
          <w:ilvl w:val="0"/>
          <w:numId w:val="10"/>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Language/Comprehension: </w:t>
      </w:r>
      <w:r w:rsidR="00AA2E23" w:rsidRPr="00750A7A">
        <w:rPr>
          <w:rFonts w:asciiTheme="majorHAnsi" w:hAnsiTheme="majorHAnsi" w:cstheme="majorHAnsi"/>
          <w:color w:val="000000" w:themeColor="text1"/>
        </w:rPr>
        <w:t xml:space="preserve">Similarly, </w:t>
      </w:r>
      <w:r w:rsidRPr="00750A7A">
        <w:rPr>
          <w:rFonts w:asciiTheme="majorHAnsi" w:hAnsiTheme="majorHAnsi" w:cstheme="majorHAnsi"/>
          <w:color w:val="000000" w:themeColor="text1"/>
        </w:rPr>
        <w:t>“Reading complex passages is easy for me”</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understand detailed instructions quickly”</w:t>
      </w:r>
      <w:r w:rsidR="00AA2E23" w:rsidRPr="00750A7A">
        <w:rPr>
          <w:rFonts w:asciiTheme="majorHAnsi" w:hAnsiTheme="majorHAnsi" w:cstheme="majorHAnsi"/>
          <w:color w:val="000000" w:themeColor="text1"/>
        </w:rPr>
        <w:t xml:space="preserve"> is a cognitive ability (what is measured)</w:t>
      </w:r>
      <w:r w:rsidR="005749D0">
        <w:rPr>
          <w:rFonts w:asciiTheme="majorHAnsi" w:hAnsiTheme="majorHAnsi" w:cstheme="majorHAnsi"/>
          <w:color w:val="000000" w:themeColor="text1"/>
        </w:rPr>
        <w:t>.</w:t>
      </w:r>
    </w:p>
    <w:p w14:paraId="2EEBC250" w14:textId="0AD5B08E" w:rsidR="00CF726C" w:rsidRPr="00750A7A" w:rsidRDefault="009155E4" w:rsidP="00912380">
      <w:pPr>
        <w:numPr>
          <w:ilvl w:val="0"/>
          <w:numId w:val="10"/>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Decision‐Making/Problem Solving: </w:t>
      </w:r>
      <w:r w:rsidR="00AA2E23" w:rsidRPr="00750A7A">
        <w:rPr>
          <w:rFonts w:asciiTheme="majorHAnsi" w:hAnsiTheme="majorHAnsi" w:cstheme="majorHAnsi"/>
          <w:color w:val="000000" w:themeColor="text1"/>
        </w:rPr>
        <w:t xml:space="preserve">Similarly, </w:t>
      </w:r>
      <w:r w:rsidRPr="00750A7A">
        <w:rPr>
          <w:rFonts w:asciiTheme="majorHAnsi" w:hAnsiTheme="majorHAnsi" w:cstheme="majorHAnsi"/>
          <w:color w:val="000000" w:themeColor="text1"/>
        </w:rPr>
        <w:t>“I make decisions under pressure without hesitating”</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 see solutions to difficult problems quickly”</w:t>
      </w:r>
      <w:r w:rsidR="00AA2E23" w:rsidRPr="00750A7A">
        <w:rPr>
          <w:rFonts w:asciiTheme="majorHAnsi" w:hAnsiTheme="majorHAnsi" w:cstheme="majorHAnsi"/>
          <w:color w:val="000000" w:themeColor="text1"/>
        </w:rPr>
        <w:t xml:space="preserve"> is a cognitive ability (what is measured)</w:t>
      </w:r>
      <w:r w:rsidR="005749D0">
        <w:rPr>
          <w:rFonts w:asciiTheme="majorHAnsi" w:hAnsiTheme="majorHAnsi" w:cstheme="majorHAnsi"/>
          <w:color w:val="000000" w:themeColor="text1"/>
        </w:rPr>
        <w:t>.</w:t>
      </w:r>
    </w:p>
    <w:p w14:paraId="2EEBC252" w14:textId="26FD2437" w:rsidR="00CF726C" w:rsidRPr="00750A7A" w:rsidRDefault="009155E4" w:rsidP="00912380">
      <w:pPr>
        <w:numPr>
          <w:ilvl w:val="0"/>
          <w:numId w:val="10"/>
        </w:numPr>
        <w:spacing w:after="24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Self‐Reported Intelligence/Ability: </w:t>
      </w:r>
      <w:r w:rsidR="00AA2E23" w:rsidRPr="00750A7A">
        <w:rPr>
          <w:rFonts w:asciiTheme="majorHAnsi" w:hAnsiTheme="majorHAnsi" w:cstheme="majorHAnsi"/>
          <w:color w:val="000000" w:themeColor="text1"/>
        </w:rPr>
        <w:t xml:space="preserve">Similarly, </w:t>
      </w:r>
      <w:r w:rsidRPr="00750A7A">
        <w:rPr>
          <w:rFonts w:asciiTheme="majorHAnsi" w:hAnsiTheme="majorHAnsi" w:cstheme="majorHAnsi"/>
          <w:color w:val="000000" w:themeColor="text1"/>
        </w:rPr>
        <w:t>“I consider myself very intelligent”</w:t>
      </w:r>
      <w:r w:rsidR="00CE69A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“Compared to my friends, I learn new things faster”</w:t>
      </w:r>
      <w:r w:rsidR="00AA2E23" w:rsidRPr="00750A7A">
        <w:rPr>
          <w:rFonts w:asciiTheme="majorHAnsi" w:hAnsiTheme="majorHAnsi" w:cstheme="majorHAnsi"/>
          <w:color w:val="000000" w:themeColor="text1"/>
        </w:rPr>
        <w:t xml:space="preserve"> is a cognitive ability (what is measured). “My IQ is 103” is also a self-reported measure of cognitive ability.</w:t>
      </w:r>
    </w:p>
    <w:p w14:paraId="2EEBC253" w14:textId="77777777" w:rsidR="00CF726C" w:rsidRPr="00750A7A" w:rsidRDefault="009155E4"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2EEBC254" w14:textId="77777777" w:rsidR="00CF726C" w:rsidRPr="00750A7A" w:rsidRDefault="009155E4" w:rsidP="00912380">
      <w:pPr>
        <w:numPr>
          <w:ilvl w:val="0"/>
          <w:numId w:val="26"/>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Self-Reported Intelligence, Self-Reported Empathic Perspective Taking Ability</w:t>
      </w:r>
    </w:p>
    <w:p w14:paraId="37B2BE6F" w14:textId="59B7CF11" w:rsidR="00AA2E23" w:rsidRPr="00750A7A" w:rsidRDefault="009155E4" w:rsidP="00912380">
      <w:pPr>
        <w:numPr>
          <w:ilvl w:val="0"/>
          <w:numId w:val="26"/>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Mental Rotation Test</w:t>
      </w:r>
      <w:r w:rsidR="00AA2E23" w:rsidRPr="00750A7A">
        <w:rPr>
          <w:rFonts w:asciiTheme="majorHAnsi" w:eastAsia="Aptos" w:hAnsiTheme="majorHAnsi" w:cstheme="majorHAnsi"/>
          <w:color w:val="000000" w:themeColor="text1"/>
        </w:rPr>
        <w:t xml:space="preserve"> (how its measured: test; what is measured: spatial reasoning, a cognitive ability)</w:t>
      </w:r>
    </w:p>
    <w:p w14:paraId="2EEBC255" w14:textId="22E6D50C" w:rsidR="00CF726C" w:rsidRPr="00750A7A" w:rsidRDefault="009155E4" w:rsidP="00912380">
      <w:pPr>
        <w:numPr>
          <w:ilvl w:val="0"/>
          <w:numId w:val="26"/>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N-Back Task</w:t>
      </w:r>
      <w:r w:rsidR="00AA2E23" w:rsidRPr="00750A7A">
        <w:rPr>
          <w:rFonts w:asciiTheme="majorHAnsi" w:eastAsia="Aptos" w:hAnsiTheme="majorHAnsi" w:cstheme="majorHAnsi"/>
          <w:color w:val="000000" w:themeColor="text1"/>
        </w:rPr>
        <w:t xml:space="preserve"> (how its measured: test; what is measured: working memory, a cognitive ability)</w:t>
      </w:r>
    </w:p>
    <w:p w14:paraId="2EEBC256" w14:textId="23020A69" w:rsidR="00CF726C" w:rsidRPr="00750A7A" w:rsidRDefault="009155E4" w:rsidP="00912380">
      <w:pPr>
        <w:numPr>
          <w:ilvl w:val="0"/>
          <w:numId w:val="26"/>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Iowa Gambling Task</w:t>
      </w:r>
      <w:r w:rsidR="00AA2E23" w:rsidRPr="00750A7A">
        <w:rPr>
          <w:rFonts w:asciiTheme="majorHAnsi" w:eastAsia="Aptos" w:hAnsiTheme="majorHAnsi" w:cstheme="majorHAnsi"/>
          <w:color w:val="000000" w:themeColor="text1"/>
        </w:rPr>
        <w:t xml:space="preserve"> (how its measured: behavioral measure; what is measured: decision making, a cognitive ability)</w:t>
      </w:r>
    </w:p>
    <w:p w14:paraId="2EEBC259" w14:textId="22C1B8D1" w:rsidR="00CF726C" w:rsidRDefault="009155E4" w:rsidP="00912380">
      <w:pPr>
        <w:numPr>
          <w:ilvl w:val="0"/>
          <w:numId w:val="26"/>
        </w:numPr>
        <w:spacing w:line="276" w:lineRule="auto"/>
        <w:jc w:val="both"/>
        <w:rPr>
          <w:rFonts w:asciiTheme="majorHAnsi" w:eastAsia="Aptos" w:hAnsiTheme="majorHAnsi" w:cstheme="majorHAnsi"/>
          <w:color w:val="000000" w:themeColor="text1"/>
        </w:rPr>
      </w:pPr>
      <w:r w:rsidRPr="00750A7A">
        <w:rPr>
          <w:rFonts w:asciiTheme="majorHAnsi" w:eastAsia="Aptos" w:hAnsiTheme="majorHAnsi" w:cstheme="majorHAnsi"/>
          <w:color w:val="000000" w:themeColor="text1"/>
        </w:rPr>
        <w:t>Cognitive Control Capacity measured via fMRI</w:t>
      </w:r>
      <w:bookmarkStart w:id="216" w:name="_r4jk4lcrln6b" w:colFirst="0" w:colLast="0"/>
      <w:bookmarkEnd w:id="216"/>
      <w:r w:rsidR="00AA2E23" w:rsidRPr="00750A7A">
        <w:rPr>
          <w:rFonts w:asciiTheme="majorHAnsi" w:eastAsia="Aptos" w:hAnsiTheme="majorHAnsi" w:cstheme="majorHAnsi"/>
          <w:color w:val="000000" w:themeColor="text1"/>
        </w:rPr>
        <w:t xml:space="preserve"> (how its measured: physiological measure; what is measured: cognitive control, a cognitive ability)</w:t>
      </w:r>
    </w:p>
    <w:p w14:paraId="6488720A" w14:textId="0A3953A9" w:rsidR="00471F51" w:rsidRPr="007E3591" w:rsidRDefault="007E3591" w:rsidP="00912380">
      <w:pPr>
        <w:numPr>
          <w:ilvl w:val="0"/>
          <w:numId w:val="26"/>
        </w:numPr>
        <w:spacing w:line="276" w:lineRule="auto"/>
        <w:jc w:val="both"/>
        <w:rPr>
          <w:rFonts w:asciiTheme="majorHAnsi" w:hAnsiTheme="majorHAnsi" w:cstheme="majorHAnsi"/>
          <w:b/>
          <w:bCs/>
          <w:color w:val="000000" w:themeColor="text1"/>
          <w:sz w:val="28"/>
          <w:szCs w:val="28"/>
        </w:rPr>
      </w:pPr>
      <w:r w:rsidRPr="00750A7A">
        <w:rPr>
          <w:rFonts w:asciiTheme="majorHAnsi" w:hAnsiTheme="majorHAnsi" w:cstheme="majorHAnsi"/>
          <w:color w:val="000000" w:themeColor="text1"/>
        </w:rPr>
        <w:t>Dot-Probe task (MacLeod et al., 1986)</w:t>
      </w:r>
    </w:p>
    <w:p w14:paraId="2EEBC25A" w14:textId="13F2CBFD" w:rsidR="00CF726C" w:rsidRPr="00750A7A" w:rsidRDefault="009155E4" w:rsidP="00767297">
      <w:pPr>
        <w:pStyle w:val="Heading3"/>
        <w:spacing w:line="276" w:lineRule="auto"/>
        <w:rPr>
          <w:rFonts w:cstheme="majorHAnsi"/>
          <w:color w:val="000000" w:themeColor="text1"/>
        </w:rPr>
      </w:pPr>
      <w:bookmarkStart w:id="217" w:name="_Toc208510426"/>
      <w:bookmarkStart w:id="218" w:name="_Toc224681553"/>
      <w:r w:rsidRPr="00750A7A">
        <w:rPr>
          <w:rFonts w:cstheme="majorHAnsi"/>
          <w:color w:val="000000" w:themeColor="text1"/>
        </w:rPr>
        <w:lastRenderedPageBreak/>
        <w:t>Behavior</w:t>
      </w:r>
      <w:bookmarkEnd w:id="217"/>
      <w:bookmarkEnd w:id="218"/>
    </w:p>
    <w:tbl>
      <w:tblPr>
        <w:tblStyle w:val="TableGrid"/>
        <w:tblpPr w:leftFromText="141" w:rightFromText="141" w:vertAnchor="text" w:horzAnchor="margin" w:tblpY="190"/>
        <w:tblW w:w="9375" w:type="dxa"/>
        <w:tblLook w:val="04A0" w:firstRow="1" w:lastRow="0" w:firstColumn="1" w:lastColumn="0" w:noHBand="0" w:noVBand="1"/>
      </w:tblPr>
      <w:tblGrid>
        <w:gridCol w:w="2342"/>
        <w:gridCol w:w="2343"/>
        <w:gridCol w:w="2342"/>
        <w:gridCol w:w="2348"/>
      </w:tblGrid>
      <w:tr w:rsidR="00B95508" w:rsidRPr="00750A7A" w14:paraId="10A14F72" w14:textId="77777777" w:rsidTr="05F8700A">
        <w:trPr>
          <w:trHeight w:val="483"/>
        </w:trPr>
        <w:tc>
          <w:tcPr>
            <w:tcW w:w="9375" w:type="dxa"/>
            <w:gridSpan w:val="4"/>
          </w:tcPr>
          <w:p w14:paraId="752B13BE" w14:textId="77777777" w:rsidR="00AE2135" w:rsidRPr="00750A7A" w:rsidRDefault="00AE2135"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What is being measured</w:t>
            </w:r>
          </w:p>
        </w:tc>
      </w:tr>
      <w:tr w:rsidR="00B95508" w:rsidRPr="00750A7A" w14:paraId="567AFF35" w14:textId="77777777" w:rsidTr="00290BB2">
        <w:trPr>
          <w:trHeight w:val="1290"/>
        </w:trPr>
        <w:tc>
          <w:tcPr>
            <w:tcW w:w="2342" w:type="dxa"/>
            <w:vAlign w:val="center"/>
          </w:tcPr>
          <w:p w14:paraId="17717FCA" w14:textId="2CA911B9" w:rsidR="00AE2135" w:rsidRPr="00750A7A" w:rsidRDefault="05F8700A"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b/>
                <w:bCs/>
                <w:color w:val="000000" w:themeColor="text1"/>
                <w:sz w:val="18"/>
                <w:szCs w:val="18"/>
              </w:rPr>
              <w:t>Subjective experience</w:t>
            </w:r>
            <w:r w:rsidRPr="00750A7A">
              <w:rPr>
                <w:rFonts w:asciiTheme="majorHAnsi" w:hAnsiTheme="majorHAnsi" w:cstheme="majorHAnsi"/>
                <w:color w:val="000000" w:themeColor="text1"/>
                <w:sz w:val="18"/>
                <w:szCs w:val="18"/>
              </w:rPr>
              <w:t xml:space="preserve"> </w:t>
            </w:r>
            <w:r w:rsidR="00AE2135" w:rsidRPr="00750A7A">
              <w:rPr>
                <w:rFonts w:asciiTheme="majorHAnsi" w:hAnsiTheme="majorHAnsi" w:cstheme="majorHAnsi"/>
              </w:rPr>
              <w:br/>
            </w:r>
            <w:r w:rsidRPr="00750A7A">
              <w:rPr>
                <w:rFonts w:asciiTheme="majorHAnsi" w:hAnsiTheme="majorHAnsi" w:cstheme="majorHAnsi"/>
                <w:color w:val="000000" w:themeColor="text1"/>
                <w:sz w:val="18"/>
                <w:szCs w:val="18"/>
              </w:rPr>
              <w:t>(mental content, often self-perceived)</w:t>
            </w:r>
          </w:p>
        </w:tc>
        <w:tc>
          <w:tcPr>
            <w:tcW w:w="2343" w:type="dxa"/>
            <w:vAlign w:val="center"/>
          </w:tcPr>
          <w:p w14:paraId="4FCFA934" w14:textId="77777777" w:rsidR="00AE2135" w:rsidRPr="00750A7A" w:rsidRDefault="00AE213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Mental ability or cognitive process</w:t>
            </w:r>
          </w:p>
        </w:tc>
        <w:tc>
          <w:tcPr>
            <w:tcW w:w="2342" w:type="dxa"/>
            <w:shd w:val="clear" w:color="auto" w:fill="D9D9D9" w:themeFill="background1" w:themeFillShade="D9"/>
            <w:vAlign w:val="center"/>
          </w:tcPr>
          <w:p w14:paraId="1401CEE6" w14:textId="77777777" w:rsidR="00AE2135" w:rsidRPr="00750A7A" w:rsidRDefault="00AE213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w:t>
            </w:r>
          </w:p>
          <w:p w14:paraId="246B181C" w14:textId="77777777" w:rsidR="00AE2135" w:rsidRPr="00750A7A" w:rsidRDefault="00AE2135"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(specific overt behavior)</w:t>
            </w:r>
          </w:p>
        </w:tc>
        <w:tc>
          <w:tcPr>
            <w:tcW w:w="2347" w:type="dxa"/>
            <w:vAlign w:val="center"/>
          </w:tcPr>
          <w:p w14:paraId="074AAA7C" w14:textId="77777777" w:rsidR="00AE2135" w:rsidRPr="00750A7A" w:rsidRDefault="00AE2135"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Neuro/bio/physiology</w:t>
            </w:r>
          </w:p>
        </w:tc>
      </w:tr>
    </w:tbl>
    <w:p w14:paraId="27FB77AE" w14:textId="77777777" w:rsidR="00AE2135" w:rsidRPr="00750A7A" w:rsidRDefault="00AE2135" w:rsidP="00767297">
      <w:pPr>
        <w:spacing w:line="276" w:lineRule="auto"/>
        <w:rPr>
          <w:rFonts w:asciiTheme="majorHAnsi" w:hAnsiTheme="majorHAnsi" w:cstheme="majorHAnsi"/>
          <w:color w:val="000000" w:themeColor="text1"/>
        </w:rPr>
      </w:pPr>
    </w:p>
    <w:p w14:paraId="23911EEF" w14:textId="300D3422" w:rsidR="05F8700A" w:rsidRPr="00750A7A" w:rsidRDefault="05F8700A" w:rsidP="00767297">
      <w:pPr>
        <w:spacing w:line="276" w:lineRule="auto"/>
        <w:jc w:val="both"/>
        <w:rPr>
          <w:rFonts w:asciiTheme="majorHAnsi" w:hAnsiTheme="majorHAnsi" w:cstheme="majorHAnsi"/>
          <w:b/>
          <w:bCs/>
          <w:color w:val="000000" w:themeColor="text1"/>
        </w:rPr>
      </w:pPr>
      <w:r w:rsidRPr="00750A7A">
        <w:rPr>
          <w:rFonts w:asciiTheme="majorHAnsi" w:hAnsiTheme="majorHAnsi" w:cstheme="majorHAnsi"/>
          <w:color w:val="000000" w:themeColor="text1"/>
        </w:rPr>
        <w:t xml:space="preserve">This category involves measures </w:t>
      </w:r>
      <w:r w:rsidR="008922DD" w:rsidRPr="00750A7A">
        <w:rPr>
          <w:rFonts w:asciiTheme="majorHAnsi" w:hAnsiTheme="majorHAnsi" w:cstheme="majorHAnsi"/>
          <w:color w:val="000000" w:themeColor="text1"/>
        </w:rPr>
        <w:t xml:space="preserve">that attempt to capture </w:t>
      </w:r>
      <w:r w:rsidRPr="00750A7A">
        <w:rPr>
          <w:rFonts w:asciiTheme="majorHAnsi" w:hAnsiTheme="majorHAnsi" w:cstheme="majorHAnsi"/>
          <w:color w:val="000000" w:themeColor="text1"/>
        </w:rPr>
        <w:t xml:space="preserve">overt </w:t>
      </w:r>
      <w:r w:rsidR="001C236C" w:rsidRPr="00750A7A">
        <w:rPr>
          <w:rFonts w:asciiTheme="majorHAnsi" w:hAnsiTheme="majorHAnsi" w:cstheme="majorHAnsi"/>
          <w:color w:val="000000" w:themeColor="text1"/>
        </w:rPr>
        <w:t>behavior</w:t>
      </w:r>
      <w:r w:rsidR="008922DD" w:rsidRPr="00750A7A">
        <w:rPr>
          <w:rFonts w:asciiTheme="majorHAnsi" w:hAnsiTheme="majorHAnsi" w:cstheme="majorHAnsi"/>
          <w:color w:val="000000" w:themeColor="text1"/>
        </w:rPr>
        <w:t>, such as eating, sleeping, physical activity, sexual activity, interpersonal interactions, defiant acts, aggressive acts, collaborative behavior, pro-environmental behaviors, voting, overt and specific political and civic actions such as rally attendance</w:t>
      </w:r>
      <w:r w:rsidRPr="00750A7A">
        <w:rPr>
          <w:rFonts w:asciiTheme="majorHAnsi" w:hAnsiTheme="majorHAnsi" w:cstheme="majorHAnsi"/>
          <w:color w:val="000000" w:themeColor="text1"/>
        </w:rPr>
        <w:t xml:space="preserve">. It can involve </w:t>
      </w:r>
      <w:r w:rsidR="001C236C" w:rsidRPr="00750A7A">
        <w:rPr>
          <w:rFonts w:asciiTheme="majorHAnsi" w:hAnsiTheme="majorHAnsi" w:cstheme="majorHAnsi"/>
          <w:color w:val="000000" w:themeColor="text1"/>
        </w:rPr>
        <w:t>behaviors</w:t>
      </w:r>
      <w:r w:rsidRPr="00750A7A">
        <w:rPr>
          <w:rFonts w:asciiTheme="majorHAnsi" w:hAnsiTheme="majorHAnsi" w:cstheme="majorHAnsi"/>
          <w:color w:val="000000" w:themeColor="text1"/>
        </w:rPr>
        <w:t xml:space="preserve"> collected via </w:t>
      </w:r>
      <w:r w:rsidR="008922DD" w:rsidRPr="00750A7A">
        <w:rPr>
          <w:rFonts w:asciiTheme="majorHAnsi" w:hAnsiTheme="majorHAnsi" w:cstheme="majorHAnsi"/>
          <w:color w:val="000000" w:themeColor="text1"/>
        </w:rPr>
        <w:t>multiple ‘how</w:t>
      </w:r>
      <w:r w:rsidR="005749D0">
        <w:rPr>
          <w:rFonts w:asciiTheme="majorHAnsi" w:hAnsiTheme="majorHAnsi" w:cstheme="majorHAnsi"/>
          <w:color w:val="000000" w:themeColor="text1"/>
        </w:rPr>
        <w:t>’</w:t>
      </w:r>
      <w:r w:rsidR="008922DD" w:rsidRPr="00750A7A">
        <w:rPr>
          <w:rFonts w:asciiTheme="majorHAnsi" w:hAnsiTheme="majorHAnsi" w:cstheme="majorHAnsi"/>
          <w:color w:val="000000" w:themeColor="text1"/>
        </w:rPr>
        <w:t xml:space="preserve">s’, including behavioral measures, </w:t>
      </w:r>
      <w:r w:rsidRPr="00750A7A">
        <w:rPr>
          <w:rFonts w:asciiTheme="majorHAnsi" w:hAnsiTheme="majorHAnsi" w:cstheme="majorHAnsi"/>
          <w:color w:val="000000" w:themeColor="text1"/>
        </w:rPr>
        <w:t>self-report</w:t>
      </w:r>
      <w:r w:rsidR="008922DD" w:rsidRPr="00750A7A">
        <w:rPr>
          <w:rFonts w:asciiTheme="majorHAnsi" w:hAnsiTheme="majorHAnsi" w:cstheme="majorHAnsi"/>
          <w:color w:val="000000" w:themeColor="text1"/>
        </w:rPr>
        <w:t>s</w:t>
      </w:r>
      <w:r w:rsidRPr="00750A7A">
        <w:rPr>
          <w:rFonts w:asciiTheme="majorHAnsi" w:hAnsiTheme="majorHAnsi" w:cstheme="majorHAnsi"/>
          <w:color w:val="000000" w:themeColor="text1"/>
        </w:rPr>
        <w:t xml:space="preserve"> or </w:t>
      </w:r>
      <w:r w:rsidR="008922DD" w:rsidRPr="00750A7A">
        <w:rPr>
          <w:rFonts w:asciiTheme="majorHAnsi" w:hAnsiTheme="majorHAnsi" w:cstheme="majorHAnsi"/>
          <w:color w:val="000000" w:themeColor="text1"/>
        </w:rPr>
        <w:t>others</w:t>
      </w:r>
      <w:r w:rsidRPr="00750A7A">
        <w:rPr>
          <w:rFonts w:asciiTheme="majorHAnsi" w:hAnsiTheme="majorHAnsi" w:cstheme="majorHAnsi"/>
          <w:color w:val="000000" w:themeColor="text1"/>
        </w:rPr>
        <w:t xml:space="preserve">. For this first dimension, </w:t>
      </w:r>
      <w:r w:rsidRPr="00603283">
        <w:rPr>
          <w:rFonts w:asciiTheme="majorHAnsi" w:hAnsiTheme="majorHAnsi" w:cstheme="majorHAnsi"/>
          <w:b/>
          <w:bCs/>
          <w:color w:val="000000" w:themeColor="text1"/>
        </w:rPr>
        <w:t xml:space="preserve">you only need to focus on </w:t>
      </w:r>
      <w:r w:rsidRPr="00BB228C">
        <w:rPr>
          <w:rFonts w:asciiTheme="majorHAnsi" w:hAnsiTheme="majorHAnsi" w:cstheme="majorHAnsi"/>
          <w:b/>
          <w:bCs/>
          <w:color w:val="000000" w:themeColor="text1"/>
        </w:rPr>
        <w:t xml:space="preserve">if </w:t>
      </w:r>
      <w:r w:rsidR="001C236C" w:rsidRPr="00BB228C">
        <w:rPr>
          <w:rFonts w:asciiTheme="majorHAnsi" w:hAnsiTheme="majorHAnsi" w:cstheme="majorHAnsi"/>
          <w:b/>
          <w:bCs/>
          <w:color w:val="000000" w:themeColor="text1"/>
        </w:rPr>
        <w:t>behavior</w:t>
      </w:r>
      <w:r w:rsidRPr="00BB228C">
        <w:rPr>
          <w:rFonts w:asciiTheme="majorHAnsi" w:hAnsiTheme="majorHAnsi" w:cstheme="majorHAnsi"/>
          <w:b/>
          <w:bCs/>
          <w:color w:val="000000" w:themeColor="text1"/>
        </w:rPr>
        <w:t xml:space="preserve"> is being measured</w:t>
      </w:r>
      <w:r w:rsidRPr="00603283">
        <w:rPr>
          <w:rFonts w:asciiTheme="majorHAnsi" w:hAnsiTheme="majorHAnsi" w:cstheme="majorHAnsi"/>
          <w:b/>
          <w:bCs/>
          <w:i/>
          <w:iCs/>
          <w:color w:val="000000" w:themeColor="text1"/>
        </w:rPr>
        <w:t xml:space="preserve">, </w:t>
      </w:r>
      <w:r w:rsidRPr="00603283">
        <w:rPr>
          <w:rFonts w:asciiTheme="majorHAnsi" w:hAnsiTheme="majorHAnsi" w:cstheme="majorHAnsi"/>
          <w:b/>
          <w:bCs/>
          <w:color w:val="000000" w:themeColor="text1"/>
        </w:rPr>
        <w:t>not how it’s being measured.</w:t>
      </w:r>
      <w:r w:rsidRPr="00750A7A">
        <w:rPr>
          <w:rFonts w:asciiTheme="majorHAnsi" w:hAnsiTheme="majorHAnsi" w:cstheme="majorHAnsi"/>
          <w:b/>
          <w:bCs/>
          <w:color w:val="000000" w:themeColor="text1"/>
        </w:rPr>
        <w:t xml:space="preserve"> </w:t>
      </w:r>
    </w:p>
    <w:p w14:paraId="7974D528" w14:textId="77777777" w:rsidR="008922DD" w:rsidRPr="00750A7A" w:rsidRDefault="008922DD" w:rsidP="00767297">
      <w:pPr>
        <w:spacing w:line="276" w:lineRule="auto"/>
        <w:jc w:val="both"/>
        <w:rPr>
          <w:rFonts w:asciiTheme="majorHAnsi" w:hAnsiTheme="majorHAnsi" w:cstheme="majorHAnsi"/>
          <w:b/>
          <w:color w:val="000000" w:themeColor="text1"/>
        </w:rPr>
      </w:pPr>
    </w:p>
    <w:p w14:paraId="2EEBC25D" w14:textId="38719BDA" w:rsidR="00CF726C" w:rsidRPr="00750A7A" w:rsidRDefault="009155E4"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Keywords to look out for</w:t>
      </w:r>
    </w:p>
    <w:p w14:paraId="2EEBC25E" w14:textId="77777777" w:rsidR="00CF726C" w:rsidRPr="00750A7A" w:rsidRDefault="009155E4" w:rsidP="00912380">
      <w:pPr>
        <w:numPr>
          <w:ilvl w:val="0"/>
          <w:numId w:val="6"/>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Number of… </w:t>
      </w:r>
    </w:p>
    <w:p w14:paraId="2EEBC25F" w14:textId="77777777" w:rsidR="00CF726C" w:rsidRPr="00750A7A" w:rsidRDefault="009155E4" w:rsidP="00912380">
      <w:pPr>
        <w:numPr>
          <w:ilvl w:val="0"/>
          <w:numId w:val="6"/>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Time spent… </w:t>
      </w:r>
    </w:p>
    <w:p w14:paraId="2EEBC260" w14:textId="77777777" w:rsidR="00CF726C" w:rsidRPr="00750A7A" w:rsidRDefault="009155E4" w:rsidP="00912380">
      <w:pPr>
        <w:numPr>
          <w:ilvl w:val="0"/>
          <w:numId w:val="6"/>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Money spent… </w:t>
      </w:r>
    </w:p>
    <w:p w14:paraId="176EB7F1" w14:textId="13AF099F" w:rsidR="00A21823" w:rsidRPr="00750A7A" w:rsidRDefault="009155E4" w:rsidP="00912380">
      <w:pPr>
        <w:numPr>
          <w:ilvl w:val="0"/>
          <w:numId w:val="6"/>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X</w:t>
      </w:r>
      <w:ins w:id="219" w:author="ian hussey" w:date="2026-03-17T22:14:00Z" w16du:dateUtc="2026-03-17T21:14:00Z">
        <w:r w:rsidR="00761702">
          <w:rPr>
            <w:rFonts w:asciiTheme="majorHAnsi" w:hAnsiTheme="majorHAnsi" w:cstheme="majorHAnsi"/>
            <w:color w:val="000000" w:themeColor="text1"/>
          </w:rPr>
          <w:t xml:space="preserve"> number of Y </w:t>
        </w:r>
      </w:ins>
      <w:del w:id="220" w:author="ian hussey" w:date="2026-03-17T22:14:00Z" w16du:dateUtc="2026-03-17T21:14:00Z">
        <w:r w:rsidRPr="00750A7A" w:rsidDel="00761702">
          <w:rPr>
            <w:rFonts w:asciiTheme="majorHAnsi" w:hAnsiTheme="majorHAnsi" w:cstheme="majorHAnsi"/>
            <w:color w:val="000000" w:themeColor="text1"/>
          </w:rPr>
          <w:delText xml:space="preserve">XX </w:delText>
        </w:r>
      </w:del>
      <w:r w:rsidRPr="00750A7A">
        <w:rPr>
          <w:rFonts w:asciiTheme="majorHAnsi" w:hAnsiTheme="majorHAnsi" w:cstheme="majorHAnsi"/>
          <w:color w:val="000000" w:themeColor="text1"/>
        </w:rPr>
        <w:t xml:space="preserve">consumed… </w:t>
      </w:r>
    </w:p>
    <w:p w14:paraId="448D971E" w14:textId="77777777" w:rsidR="008922DD" w:rsidRPr="00750A7A" w:rsidRDefault="008922DD" w:rsidP="00767297">
      <w:pPr>
        <w:spacing w:line="276" w:lineRule="auto"/>
        <w:jc w:val="both"/>
        <w:rPr>
          <w:rFonts w:asciiTheme="majorHAnsi" w:hAnsiTheme="majorHAnsi" w:cstheme="majorHAnsi"/>
          <w:b/>
          <w:color w:val="000000" w:themeColor="text1"/>
        </w:rPr>
      </w:pPr>
    </w:p>
    <w:p w14:paraId="2EEBC263" w14:textId="487B7D95" w:rsidR="00CF726C" w:rsidRPr="00750A7A" w:rsidRDefault="009155E4"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68B4D8E9" w14:textId="63488D2A" w:rsidR="008922DD" w:rsidRPr="00380BFF" w:rsidRDefault="008922DD" w:rsidP="00912380">
      <w:pPr>
        <w:pStyle w:val="ListParagraph"/>
        <w:numPr>
          <w:ilvl w:val="0"/>
          <w:numId w:val="2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Digital trace data of social media use</w:t>
      </w:r>
    </w:p>
    <w:p w14:paraId="433FDFD5" w14:textId="5568F9DB" w:rsidR="008922DD" w:rsidRPr="00380BFF" w:rsidRDefault="009155E4" w:rsidP="00912380">
      <w:pPr>
        <w:pStyle w:val="ListParagraph"/>
        <w:numPr>
          <w:ilvl w:val="0"/>
          <w:numId w:val="2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Self-reported social media use</w:t>
      </w:r>
      <w:r w:rsidR="008922DD" w:rsidRPr="00380BFF">
        <w:rPr>
          <w:rFonts w:asciiTheme="majorHAnsi" w:eastAsia="Aptos" w:hAnsiTheme="majorHAnsi" w:cstheme="majorHAnsi"/>
          <w:color w:val="000000" w:themeColor="text1"/>
        </w:rPr>
        <w:t xml:space="preserve"> (how it is measured: self-report, but what is measured is behavior)</w:t>
      </w:r>
    </w:p>
    <w:p w14:paraId="161F4DAB" w14:textId="413958E4" w:rsidR="008922DD" w:rsidRPr="00380BFF" w:rsidRDefault="008922DD" w:rsidP="00912380">
      <w:pPr>
        <w:pStyle w:val="ListParagraph"/>
        <w:numPr>
          <w:ilvl w:val="0"/>
          <w:numId w:val="2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Self-reports or police records of prior criminal behavior</w:t>
      </w:r>
    </w:p>
    <w:p w14:paraId="1B7E2970" w14:textId="419B4603" w:rsidR="008922DD" w:rsidRPr="00380BFF" w:rsidRDefault="008922DD" w:rsidP="00912380">
      <w:pPr>
        <w:pStyle w:val="ListParagraph"/>
        <w:numPr>
          <w:ilvl w:val="0"/>
          <w:numId w:val="2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Self-reports or hospital records of medication usage</w:t>
      </w:r>
    </w:p>
    <w:p w14:paraId="074F2C36" w14:textId="4B46450B" w:rsidR="008922DD" w:rsidRPr="00380BFF" w:rsidRDefault="008922DD" w:rsidP="00912380">
      <w:pPr>
        <w:pStyle w:val="ListParagraph"/>
        <w:numPr>
          <w:ilvl w:val="0"/>
          <w:numId w:val="2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 xml:space="preserve">Self-reported sedentary/sitting </w:t>
      </w:r>
      <w:r w:rsidR="006C07DE" w:rsidRPr="00380BFF">
        <w:rPr>
          <w:rFonts w:asciiTheme="majorHAnsi" w:eastAsia="Aptos" w:hAnsiTheme="majorHAnsi" w:cstheme="majorHAnsi"/>
          <w:color w:val="000000" w:themeColor="text1"/>
        </w:rPr>
        <w:t>behavior</w:t>
      </w:r>
      <w:r w:rsidRPr="00380BFF">
        <w:rPr>
          <w:rFonts w:asciiTheme="majorHAnsi" w:eastAsia="Aptos" w:hAnsiTheme="majorHAnsi" w:cstheme="majorHAnsi"/>
          <w:color w:val="000000" w:themeColor="text1"/>
        </w:rPr>
        <w:t xml:space="preserve"> or smart</w:t>
      </w:r>
      <w:r w:rsidR="00603283">
        <w:rPr>
          <w:rFonts w:asciiTheme="majorHAnsi" w:eastAsia="Aptos" w:hAnsiTheme="majorHAnsi" w:cstheme="majorHAnsi"/>
          <w:color w:val="000000" w:themeColor="text1"/>
        </w:rPr>
        <w:t xml:space="preserve"> </w:t>
      </w:r>
      <w:r w:rsidRPr="00380BFF">
        <w:rPr>
          <w:rFonts w:asciiTheme="majorHAnsi" w:eastAsia="Aptos" w:hAnsiTheme="majorHAnsi" w:cstheme="majorHAnsi"/>
          <w:color w:val="000000" w:themeColor="text1"/>
        </w:rPr>
        <w:t>watch/accelerometer data of sitting/sedentary behavior.</w:t>
      </w:r>
    </w:p>
    <w:p w14:paraId="4A2FBC35" w14:textId="35714B9D" w:rsidR="008922DD" w:rsidRPr="00380BFF" w:rsidRDefault="008922DD" w:rsidP="00912380">
      <w:pPr>
        <w:pStyle w:val="ListParagraph"/>
        <w:numPr>
          <w:ilvl w:val="0"/>
          <w:numId w:val="2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Self-reported or objectively measured calories consumed (eating behavior)</w:t>
      </w:r>
    </w:p>
    <w:p w14:paraId="39D7140A" w14:textId="2C2E2116" w:rsidR="008922DD" w:rsidRPr="00380BFF" w:rsidRDefault="008922DD" w:rsidP="00912380">
      <w:pPr>
        <w:pStyle w:val="ListParagraph"/>
        <w:numPr>
          <w:ilvl w:val="0"/>
          <w:numId w:val="2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Self-reported or geolocation data assessing protest rally attendance.</w:t>
      </w:r>
    </w:p>
    <w:p w14:paraId="5BF3C8D8" w14:textId="75999928" w:rsidR="008922DD" w:rsidRPr="00380BFF" w:rsidRDefault="008922DD" w:rsidP="00912380">
      <w:pPr>
        <w:pStyle w:val="ListParagraph"/>
        <w:numPr>
          <w:ilvl w:val="0"/>
          <w:numId w:val="2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Self-reported pornography usage or digital trace data from a browser plugin.</w:t>
      </w:r>
    </w:p>
    <w:p w14:paraId="07A825EA" w14:textId="237BEFEB" w:rsidR="008922DD" w:rsidRPr="00380BFF" w:rsidRDefault="008922DD" w:rsidP="00912380">
      <w:pPr>
        <w:pStyle w:val="ListParagraph"/>
        <w:numPr>
          <w:ilvl w:val="0"/>
          <w:numId w:val="2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Self-reported voting behavior. Note however, that voting intentions would be a subjective experience; no actual voting behavior has occurred yet.</w:t>
      </w:r>
    </w:p>
    <w:p w14:paraId="2EEBC265" w14:textId="61D38FA2" w:rsidR="00CF726C" w:rsidRPr="00380BFF" w:rsidRDefault="009155E4" w:rsidP="00912380">
      <w:pPr>
        <w:pStyle w:val="ListParagraph"/>
        <w:numPr>
          <w:ilvl w:val="0"/>
          <w:numId w:val="2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 xml:space="preserve">Stimulus </w:t>
      </w:r>
      <w:r w:rsidR="008922DD" w:rsidRPr="00380BFF">
        <w:rPr>
          <w:rFonts w:asciiTheme="majorHAnsi" w:eastAsia="Aptos" w:hAnsiTheme="majorHAnsi" w:cstheme="majorHAnsi"/>
          <w:color w:val="000000" w:themeColor="text1"/>
        </w:rPr>
        <w:t>E</w:t>
      </w:r>
      <w:r w:rsidRPr="00380BFF">
        <w:rPr>
          <w:rFonts w:asciiTheme="majorHAnsi" w:eastAsia="Aptos" w:hAnsiTheme="majorHAnsi" w:cstheme="majorHAnsi"/>
          <w:color w:val="000000" w:themeColor="text1"/>
        </w:rPr>
        <w:t>quivalence test</w:t>
      </w:r>
      <w:r w:rsidR="008922DD" w:rsidRPr="00380BFF">
        <w:rPr>
          <w:rFonts w:asciiTheme="majorHAnsi" w:eastAsia="Aptos" w:hAnsiTheme="majorHAnsi" w:cstheme="majorHAnsi"/>
          <w:color w:val="000000" w:themeColor="text1"/>
        </w:rPr>
        <w:t xml:space="preserve"> (do participants demonstrate the response class of Stimulus Equivalence in </w:t>
      </w:r>
      <w:r w:rsidR="006C07DE" w:rsidRPr="00380BFF">
        <w:rPr>
          <w:rFonts w:asciiTheme="majorHAnsi" w:eastAsia="Aptos" w:hAnsiTheme="majorHAnsi" w:cstheme="majorHAnsi"/>
          <w:color w:val="000000" w:themeColor="text1"/>
        </w:rPr>
        <w:t>the</w:t>
      </w:r>
      <w:r w:rsidR="008922DD" w:rsidRPr="00380BFF">
        <w:rPr>
          <w:rFonts w:asciiTheme="majorHAnsi" w:eastAsia="Aptos" w:hAnsiTheme="majorHAnsi" w:cstheme="majorHAnsi"/>
          <w:color w:val="000000" w:themeColor="text1"/>
        </w:rPr>
        <w:t xml:space="preserve"> context or not)</w:t>
      </w:r>
    </w:p>
    <w:p w14:paraId="12A860F0" w14:textId="3832266C" w:rsidR="008922DD" w:rsidRPr="00380BFF" w:rsidRDefault="009155E4" w:rsidP="00912380">
      <w:pPr>
        <w:pStyle w:val="ListParagraph"/>
        <w:numPr>
          <w:ilvl w:val="0"/>
          <w:numId w:val="2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EKG to measure sleep duration</w:t>
      </w:r>
      <w:r w:rsidR="008922DD" w:rsidRPr="00380BFF">
        <w:rPr>
          <w:rFonts w:asciiTheme="majorHAnsi" w:eastAsia="Aptos" w:hAnsiTheme="majorHAnsi" w:cstheme="majorHAnsi"/>
          <w:color w:val="000000" w:themeColor="text1"/>
        </w:rPr>
        <w:t xml:space="preserve"> (how it is measured: physiological measure, but what is measured: behavior)</w:t>
      </w:r>
    </w:p>
    <w:p w14:paraId="2EEBC267" w14:textId="1D6E959B" w:rsidR="00CF726C" w:rsidRPr="00380BFF" w:rsidRDefault="008922DD" w:rsidP="00912380">
      <w:pPr>
        <w:pStyle w:val="ListParagraph"/>
        <w:numPr>
          <w:ilvl w:val="0"/>
          <w:numId w:val="27"/>
        </w:numPr>
        <w:pBdr>
          <w:top w:val="nil"/>
          <w:left w:val="nil"/>
          <w:bottom w:val="nil"/>
          <w:right w:val="nil"/>
          <w:between w:val="nil"/>
        </w:pBdr>
        <w:spacing w:line="276" w:lineRule="auto"/>
        <w:jc w:val="both"/>
        <w:rPr>
          <w:rFonts w:asciiTheme="majorHAnsi" w:eastAsia="Aptos" w:hAnsiTheme="majorHAnsi" w:cstheme="majorHAnsi"/>
          <w:color w:val="000000" w:themeColor="text1"/>
        </w:rPr>
      </w:pPr>
      <w:r w:rsidRPr="00380BFF">
        <w:rPr>
          <w:rFonts w:asciiTheme="majorHAnsi" w:eastAsia="Aptos" w:hAnsiTheme="majorHAnsi" w:cstheme="majorHAnsi"/>
          <w:color w:val="000000" w:themeColor="text1"/>
        </w:rPr>
        <w:t>Drug u</w:t>
      </w:r>
      <w:r w:rsidR="009155E4" w:rsidRPr="00380BFF">
        <w:rPr>
          <w:rFonts w:asciiTheme="majorHAnsi" w:eastAsia="Aptos" w:hAnsiTheme="majorHAnsi" w:cstheme="majorHAnsi"/>
          <w:color w:val="000000" w:themeColor="text1"/>
        </w:rPr>
        <w:t xml:space="preserve">rinalysis </w:t>
      </w:r>
      <w:r w:rsidRPr="00380BFF">
        <w:rPr>
          <w:rFonts w:asciiTheme="majorHAnsi" w:eastAsia="Aptos" w:hAnsiTheme="majorHAnsi" w:cstheme="majorHAnsi"/>
          <w:color w:val="000000" w:themeColor="text1"/>
        </w:rPr>
        <w:t>(how it is measured: physiological measure, but what is measured: behavior of drug consumption)</w:t>
      </w:r>
    </w:p>
    <w:p w14:paraId="515175BE" w14:textId="3A8FF0DB" w:rsidR="006C4A15" w:rsidRPr="001E7C35" w:rsidRDefault="006C4A15" w:rsidP="00767297">
      <w:pPr>
        <w:spacing w:after="160" w:line="276" w:lineRule="auto"/>
        <w:rPr>
          <w:rFonts w:asciiTheme="majorHAnsi" w:eastAsiaTheme="majorEastAsia" w:hAnsiTheme="majorHAnsi" w:cstheme="majorHAnsi"/>
          <w:color w:val="000000" w:themeColor="text1"/>
          <w:sz w:val="26"/>
          <w:szCs w:val="26"/>
        </w:rPr>
      </w:pPr>
      <w:bookmarkStart w:id="221" w:name="_Toc208510427"/>
      <w:r w:rsidRPr="001E7C35">
        <w:rPr>
          <w:rFonts w:cstheme="majorHAnsi"/>
          <w:color w:val="000000" w:themeColor="text1"/>
        </w:rPr>
        <w:br w:type="page"/>
      </w:r>
    </w:p>
    <w:p w14:paraId="2EEBC269" w14:textId="1AB29D83" w:rsidR="00CF726C" w:rsidRPr="00750A7A" w:rsidRDefault="009155E4" w:rsidP="00767297">
      <w:pPr>
        <w:pStyle w:val="Heading3"/>
        <w:spacing w:line="276" w:lineRule="auto"/>
        <w:rPr>
          <w:rFonts w:cstheme="majorHAnsi"/>
          <w:color w:val="000000" w:themeColor="text1"/>
        </w:rPr>
      </w:pPr>
      <w:bookmarkStart w:id="222" w:name="_Toc224681554"/>
      <w:r w:rsidRPr="00750A7A">
        <w:rPr>
          <w:rFonts w:cstheme="majorHAnsi"/>
          <w:color w:val="000000" w:themeColor="text1"/>
        </w:rPr>
        <w:lastRenderedPageBreak/>
        <w:t>Neuro/Bio/Physiology</w:t>
      </w:r>
      <w:bookmarkEnd w:id="221"/>
      <w:bookmarkEnd w:id="222"/>
    </w:p>
    <w:tbl>
      <w:tblPr>
        <w:tblStyle w:val="TableGrid"/>
        <w:tblpPr w:leftFromText="141" w:rightFromText="141" w:vertAnchor="text" w:horzAnchor="margin" w:tblpY="190"/>
        <w:tblW w:w="9224" w:type="dxa"/>
        <w:tblLook w:val="04A0" w:firstRow="1" w:lastRow="0" w:firstColumn="1" w:lastColumn="0" w:noHBand="0" w:noVBand="1"/>
      </w:tblPr>
      <w:tblGrid>
        <w:gridCol w:w="2305"/>
        <w:gridCol w:w="2306"/>
        <w:gridCol w:w="2305"/>
        <w:gridCol w:w="2308"/>
      </w:tblGrid>
      <w:tr w:rsidR="00B95508" w:rsidRPr="00750A7A" w14:paraId="5B7EDFA9" w14:textId="77777777" w:rsidTr="05F8700A">
        <w:trPr>
          <w:trHeight w:val="386"/>
        </w:trPr>
        <w:tc>
          <w:tcPr>
            <w:tcW w:w="9224" w:type="dxa"/>
            <w:gridSpan w:val="4"/>
          </w:tcPr>
          <w:p w14:paraId="52106EFE" w14:textId="77777777" w:rsidR="00DD5D39" w:rsidRPr="00750A7A" w:rsidRDefault="00DD5D39" w:rsidP="00767297">
            <w:pPr>
              <w:spacing w:line="276" w:lineRule="auto"/>
              <w:jc w:val="center"/>
              <w:rPr>
                <w:rFonts w:asciiTheme="majorHAnsi" w:hAnsiTheme="majorHAnsi" w:cstheme="majorHAnsi"/>
                <w:b/>
                <w:bCs/>
                <w:color w:val="000000" w:themeColor="text1"/>
              </w:rPr>
            </w:pPr>
            <w:r w:rsidRPr="00750A7A">
              <w:rPr>
                <w:rFonts w:asciiTheme="majorHAnsi" w:hAnsiTheme="majorHAnsi" w:cstheme="majorHAnsi"/>
                <w:b/>
                <w:bCs/>
                <w:color w:val="000000" w:themeColor="text1"/>
                <w:sz w:val="20"/>
                <w:szCs w:val="20"/>
              </w:rPr>
              <w:t>What is being measured</w:t>
            </w:r>
          </w:p>
        </w:tc>
      </w:tr>
      <w:tr w:rsidR="00B95508" w:rsidRPr="00750A7A" w14:paraId="6D107967" w14:textId="77777777" w:rsidTr="00290BB2">
        <w:trPr>
          <w:trHeight w:val="1305"/>
        </w:trPr>
        <w:tc>
          <w:tcPr>
            <w:tcW w:w="2305" w:type="dxa"/>
            <w:vAlign w:val="center"/>
          </w:tcPr>
          <w:p w14:paraId="2D574AFC" w14:textId="77777777" w:rsidR="00DD5D39" w:rsidRPr="00750A7A" w:rsidRDefault="05F8700A"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b/>
                <w:bCs/>
                <w:color w:val="000000" w:themeColor="text1"/>
                <w:sz w:val="18"/>
                <w:szCs w:val="18"/>
              </w:rPr>
              <w:t>Subjective experience</w:t>
            </w:r>
            <w:r w:rsidRPr="00750A7A">
              <w:rPr>
                <w:rFonts w:asciiTheme="majorHAnsi" w:hAnsiTheme="majorHAnsi" w:cstheme="majorHAnsi"/>
                <w:color w:val="000000" w:themeColor="text1"/>
                <w:sz w:val="18"/>
                <w:szCs w:val="18"/>
              </w:rPr>
              <w:t xml:space="preserve"> </w:t>
            </w:r>
            <w:r w:rsidR="00DD5D39" w:rsidRPr="00750A7A">
              <w:rPr>
                <w:rFonts w:asciiTheme="majorHAnsi" w:hAnsiTheme="majorHAnsi" w:cstheme="majorHAnsi"/>
              </w:rPr>
              <w:br/>
            </w:r>
            <w:r w:rsidRPr="00750A7A">
              <w:rPr>
                <w:rFonts w:asciiTheme="majorHAnsi" w:hAnsiTheme="majorHAnsi" w:cstheme="majorHAnsi"/>
                <w:color w:val="000000" w:themeColor="text1"/>
                <w:sz w:val="18"/>
                <w:szCs w:val="18"/>
              </w:rPr>
              <w:t>(mental content, often self-perceived)</w:t>
            </w:r>
          </w:p>
        </w:tc>
        <w:tc>
          <w:tcPr>
            <w:tcW w:w="2306" w:type="dxa"/>
            <w:vAlign w:val="center"/>
          </w:tcPr>
          <w:p w14:paraId="3EDB62F3" w14:textId="0C198A1E" w:rsidR="00DD5D39" w:rsidRPr="00750A7A" w:rsidRDefault="05F8700A"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Mental ability or cognitive process</w:t>
            </w:r>
          </w:p>
        </w:tc>
        <w:tc>
          <w:tcPr>
            <w:tcW w:w="2305" w:type="dxa"/>
            <w:vAlign w:val="center"/>
          </w:tcPr>
          <w:p w14:paraId="3CB72A6A" w14:textId="77777777" w:rsidR="00DD5D39" w:rsidRPr="00750A7A" w:rsidRDefault="00DD5D39"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Behavior</w:t>
            </w:r>
          </w:p>
          <w:p w14:paraId="59E2FA27" w14:textId="77777777" w:rsidR="00DD5D39" w:rsidRPr="00750A7A" w:rsidRDefault="00DD5D39" w:rsidP="00767297">
            <w:pPr>
              <w:spacing w:line="276" w:lineRule="auto"/>
              <w:jc w:val="center"/>
              <w:rPr>
                <w:rFonts w:asciiTheme="majorHAnsi" w:hAnsiTheme="majorHAnsi" w:cstheme="majorHAnsi"/>
                <w:color w:val="000000" w:themeColor="text1"/>
                <w:sz w:val="18"/>
                <w:szCs w:val="18"/>
              </w:rPr>
            </w:pPr>
            <w:r w:rsidRPr="00750A7A">
              <w:rPr>
                <w:rFonts w:asciiTheme="majorHAnsi" w:hAnsiTheme="majorHAnsi" w:cstheme="majorHAnsi"/>
                <w:color w:val="000000" w:themeColor="text1"/>
                <w:sz w:val="18"/>
                <w:szCs w:val="18"/>
              </w:rPr>
              <w:t>(specific overt behavior)</w:t>
            </w:r>
          </w:p>
        </w:tc>
        <w:tc>
          <w:tcPr>
            <w:tcW w:w="2306" w:type="dxa"/>
            <w:shd w:val="clear" w:color="auto" w:fill="D9D9D9" w:themeFill="background1" w:themeFillShade="D9"/>
            <w:vAlign w:val="center"/>
          </w:tcPr>
          <w:p w14:paraId="628D9816" w14:textId="77777777" w:rsidR="00DD5D39" w:rsidRPr="00750A7A" w:rsidRDefault="00DD5D39" w:rsidP="00767297">
            <w:pPr>
              <w:spacing w:line="276" w:lineRule="auto"/>
              <w:jc w:val="center"/>
              <w:rPr>
                <w:rFonts w:asciiTheme="majorHAnsi" w:hAnsiTheme="majorHAnsi" w:cstheme="majorHAnsi"/>
                <w:b/>
                <w:bCs/>
                <w:color w:val="000000" w:themeColor="text1"/>
                <w:sz w:val="18"/>
                <w:szCs w:val="18"/>
              </w:rPr>
            </w:pPr>
            <w:r w:rsidRPr="00750A7A">
              <w:rPr>
                <w:rFonts w:asciiTheme="majorHAnsi" w:hAnsiTheme="majorHAnsi" w:cstheme="majorHAnsi"/>
                <w:b/>
                <w:bCs/>
                <w:color w:val="000000" w:themeColor="text1"/>
                <w:sz w:val="18"/>
                <w:szCs w:val="18"/>
              </w:rPr>
              <w:t>Neuro/bio/physiology</w:t>
            </w:r>
          </w:p>
        </w:tc>
      </w:tr>
    </w:tbl>
    <w:p w14:paraId="2057597A" w14:textId="77777777" w:rsidR="00DD5D39" w:rsidRPr="00750A7A" w:rsidRDefault="00DD5D39" w:rsidP="00767297">
      <w:pPr>
        <w:spacing w:line="276" w:lineRule="auto"/>
        <w:rPr>
          <w:rFonts w:asciiTheme="majorHAnsi" w:hAnsiTheme="majorHAnsi" w:cstheme="majorHAnsi"/>
          <w:color w:val="000000" w:themeColor="text1"/>
        </w:rPr>
      </w:pPr>
    </w:p>
    <w:p w14:paraId="2EEBC26A" w14:textId="366E153B" w:rsidR="00CF726C" w:rsidRPr="00750A7A" w:rsidRDefault="009155E4"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Direct or indirect measures of neurological, biological or physiological processes, for example, brain activity, hormone levels or cardiovascular function.</w:t>
      </w:r>
    </w:p>
    <w:p w14:paraId="72D25478" w14:textId="77777777" w:rsidR="008922DD" w:rsidRPr="00750A7A" w:rsidRDefault="008922DD" w:rsidP="00767297">
      <w:pPr>
        <w:spacing w:line="276" w:lineRule="auto"/>
        <w:jc w:val="both"/>
        <w:rPr>
          <w:rFonts w:asciiTheme="majorHAnsi" w:hAnsiTheme="majorHAnsi" w:cstheme="majorHAnsi"/>
          <w:color w:val="000000" w:themeColor="text1"/>
        </w:rPr>
      </w:pPr>
    </w:p>
    <w:p w14:paraId="2EEBC26C" w14:textId="77777777" w:rsidR="00CF726C" w:rsidRPr="00750A7A" w:rsidRDefault="009155E4"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Keywords to look out for</w:t>
      </w:r>
    </w:p>
    <w:p w14:paraId="2EEBC26D" w14:textId="34E50E3F" w:rsidR="00CF726C" w:rsidRPr="00750A7A" w:rsidRDefault="009155E4" w:rsidP="00912380">
      <w:pPr>
        <w:numPr>
          <w:ilvl w:val="0"/>
          <w:numId w:val="3"/>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“fMRI”</w:t>
      </w:r>
      <w:r w:rsidR="005C4364">
        <w:rPr>
          <w:rFonts w:asciiTheme="majorHAnsi" w:hAnsiTheme="majorHAnsi" w:cstheme="majorHAnsi"/>
          <w:color w:val="000000" w:themeColor="text1"/>
        </w:rPr>
        <w:t xml:space="preserve">, </w:t>
      </w:r>
      <w:r w:rsidRPr="00750A7A">
        <w:rPr>
          <w:rFonts w:asciiTheme="majorHAnsi" w:hAnsiTheme="majorHAnsi" w:cstheme="majorHAnsi"/>
          <w:color w:val="000000" w:themeColor="text1"/>
        </w:rPr>
        <w:t>“EEG”</w:t>
      </w:r>
      <w:r w:rsidR="001C6F97">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“ERP”</w:t>
      </w:r>
      <w:r w:rsidR="005C4364">
        <w:rPr>
          <w:rFonts w:asciiTheme="majorHAnsi" w:hAnsiTheme="majorHAnsi" w:cstheme="majorHAnsi"/>
          <w:color w:val="000000" w:themeColor="text1"/>
        </w:rPr>
        <w:t xml:space="preserve">, </w:t>
      </w:r>
      <w:r w:rsidRPr="00750A7A">
        <w:rPr>
          <w:rFonts w:asciiTheme="majorHAnsi" w:hAnsiTheme="majorHAnsi" w:cstheme="majorHAnsi"/>
          <w:color w:val="000000" w:themeColor="text1"/>
        </w:rPr>
        <w:t>“structural</w:t>
      </w:r>
      <w:r w:rsidR="005C4364">
        <w:rPr>
          <w:rFonts w:asciiTheme="majorHAnsi" w:hAnsiTheme="majorHAnsi" w:cstheme="majorHAnsi"/>
          <w:color w:val="000000" w:themeColor="text1"/>
        </w:rPr>
        <w:t xml:space="preserve"> </w:t>
      </w:r>
      <w:r w:rsidRPr="00750A7A">
        <w:rPr>
          <w:rFonts w:asciiTheme="majorHAnsi" w:hAnsiTheme="majorHAnsi" w:cstheme="majorHAnsi"/>
          <w:color w:val="000000" w:themeColor="text1"/>
        </w:rPr>
        <w:t>MRI”</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“DTI”</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“PET”</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“magnetic resonance spectroscopy (MRS)”</w:t>
      </w:r>
      <w:r w:rsidR="008922DD" w:rsidRPr="00750A7A">
        <w:rPr>
          <w:rFonts w:asciiTheme="majorHAnsi" w:hAnsiTheme="majorHAnsi" w:cstheme="majorHAnsi"/>
          <w:color w:val="000000" w:themeColor="text1"/>
        </w:rPr>
        <w:t xml:space="preserve"> – these </w:t>
      </w:r>
      <w:r w:rsidR="001C6F97">
        <w:rPr>
          <w:rFonts w:asciiTheme="majorHAnsi" w:hAnsiTheme="majorHAnsi" w:cstheme="majorHAnsi"/>
          <w:color w:val="000000" w:themeColor="text1"/>
        </w:rPr>
        <w:t xml:space="preserve">terms only describe the </w:t>
      </w:r>
      <w:r w:rsidR="008922DD" w:rsidRPr="00750A7A">
        <w:rPr>
          <w:rFonts w:asciiTheme="majorHAnsi" w:hAnsiTheme="majorHAnsi" w:cstheme="majorHAnsi"/>
          <w:color w:val="000000" w:themeColor="text1"/>
        </w:rPr>
        <w:t>‘how’</w:t>
      </w:r>
      <w:r w:rsidR="00EA1D7E">
        <w:rPr>
          <w:rFonts w:asciiTheme="majorHAnsi" w:hAnsiTheme="majorHAnsi" w:cstheme="majorHAnsi"/>
          <w:color w:val="000000" w:themeColor="text1"/>
        </w:rPr>
        <w:t>,</w:t>
      </w:r>
      <w:r w:rsidR="008922DD" w:rsidRPr="00750A7A">
        <w:rPr>
          <w:rFonts w:asciiTheme="majorHAnsi" w:hAnsiTheme="majorHAnsi" w:cstheme="majorHAnsi"/>
          <w:color w:val="000000" w:themeColor="text1"/>
        </w:rPr>
        <w:t xml:space="preserve"> but they are </w:t>
      </w:r>
      <w:r w:rsidR="001C6F97">
        <w:rPr>
          <w:rFonts w:asciiTheme="majorHAnsi" w:hAnsiTheme="majorHAnsi" w:cstheme="majorHAnsi"/>
          <w:color w:val="000000" w:themeColor="text1"/>
        </w:rPr>
        <w:t>important</w:t>
      </w:r>
      <w:r w:rsidR="001C6F97" w:rsidRPr="00750A7A">
        <w:rPr>
          <w:rFonts w:asciiTheme="majorHAnsi" w:hAnsiTheme="majorHAnsi" w:cstheme="majorHAnsi"/>
          <w:color w:val="000000" w:themeColor="text1"/>
        </w:rPr>
        <w:t xml:space="preserve"> </w:t>
      </w:r>
      <w:r w:rsidR="008922DD" w:rsidRPr="00750A7A">
        <w:rPr>
          <w:rFonts w:asciiTheme="majorHAnsi" w:hAnsiTheme="majorHAnsi" w:cstheme="majorHAnsi"/>
          <w:color w:val="000000" w:themeColor="text1"/>
        </w:rPr>
        <w:t xml:space="preserve">clues that they </w:t>
      </w:r>
      <w:r w:rsidR="001C6F97">
        <w:rPr>
          <w:rFonts w:asciiTheme="majorHAnsi" w:hAnsiTheme="majorHAnsi" w:cstheme="majorHAnsi"/>
          <w:color w:val="000000" w:themeColor="text1"/>
        </w:rPr>
        <w:t xml:space="preserve">also </w:t>
      </w:r>
      <w:r w:rsidR="008922DD" w:rsidRPr="00750A7A">
        <w:rPr>
          <w:rFonts w:asciiTheme="majorHAnsi" w:hAnsiTheme="majorHAnsi" w:cstheme="majorHAnsi"/>
          <w:color w:val="000000" w:themeColor="text1"/>
        </w:rPr>
        <w:t xml:space="preserve">measure </w:t>
      </w:r>
      <w:r w:rsidR="001C6F97">
        <w:rPr>
          <w:rFonts w:asciiTheme="majorHAnsi" w:hAnsiTheme="majorHAnsi" w:cstheme="majorHAnsi"/>
          <w:color w:val="000000" w:themeColor="text1"/>
        </w:rPr>
        <w:t xml:space="preserve">the </w:t>
      </w:r>
      <w:r w:rsidR="008922DD" w:rsidRPr="00750A7A">
        <w:rPr>
          <w:rFonts w:asciiTheme="majorHAnsi" w:hAnsiTheme="majorHAnsi" w:cstheme="majorHAnsi"/>
          <w:color w:val="000000" w:themeColor="text1"/>
        </w:rPr>
        <w:t>‘</w:t>
      </w:r>
      <w:r w:rsidR="005C4364" w:rsidRPr="00750A7A">
        <w:rPr>
          <w:rFonts w:asciiTheme="majorHAnsi" w:hAnsiTheme="majorHAnsi" w:cstheme="majorHAnsi"/>
          <w:color w:val="000000" w:themeColor="text1"/>
        </w:rPr>
        <w:t>what’</w:t>
      </w:r>
      <w:r w:rsidR="008922DD" w:rsidRPr="00750A7A">
        <w:rPr>
          <w:rFonts w:asciiTheme="majorHAnsi" w:hAnsiTheme="majorHAnsi" w:cstheme="majorHAnsi"/>
          <w:color w:val="000000" w:themeColor="text1"/>
        </w:rPr>
        <w:t>.</w:t>
      </w:r>
    </w:p>
    <w:p w14:paraId="2EEBC26E" w14:textId="5522BFE4" w:rsidR="00CF726C" w:rsidRPr="00750A7A" w:rsidRDefault="1B511046" w:rsidP="00912380">
      <w:pPr>
        <w:numPr>
          <w:ilvl w:val="0"/>
          <w:numId w:val="3"/>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“Heart rate”</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“HRV”</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“blood pressure”</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“respiration”</w:t>
      </w:r>
      <w:r w:rsidR="005C4364">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“skin conductance”</w:t>
      </w:r>
    </w:p>
    <w:p w14:paraId="2EEBC26F" w14:textId="3C852824" w:rsidR="00CF726C" w:rsidRPr="00750A7A" w:rsidRDefault="1B511046" w:rsidP="00912380">
      <w:pPr>
        <w:numPr>
          <w:ilvl w:val="0"/>
          <w:numId w:val="3"/>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“Cortisol”</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“testosterone”</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“oxytocin”</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“cytokine levels”</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“CRP”</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“insulin”</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“glucose”</w:t>
      </w:r>
    </w:p>
    <w:p w14:paraId="2EEBC271" w14:textId="0D461DF0" w:rsidR="00CF726C" w:rsidRPr="00750A7A" w:rsidRDefault="1B511046" w:rsidP="00912380">
      <w:pPr>
        <w:numPr>
          <w:ilvl w:val="0"/>
          <w:numId w:val="3"/>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“Heart pounding”</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“muscle tension”</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“temperature”</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“breathing fast”</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“my palms were sweating”</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“my stomach was in knots”</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“height”</w:t>
      </w:r>
      <w:r w:rsidR="00885A28">
        <w:rPr>
          <w:rFonts w:asciiTheme="majorHAnsi" w:hAnsiTheme="majorHAnsi" w:cstheme="majorHAnsi"/>
          <w:color w:val="000000" w:themeColor="text1"/>
        </w:rPr>
        <w:t>,</w:t>
      </w:r>
      <w:r w:rsidRPr="00750A7A">
        <w:rPr>
          <w:rFonts w:asciiTheme="majorHAnsi" w:hAnsiTheme="majorHAnsi" w:cstheme="majorHAnsi"/>
          <w:color w:val="000000" w:themeColor="text1"/>
        </w:rPr>
        <w:t xml:space="preserve"> “weight”</w:t>
      </w:r>
    </w:p>
    <w:p w14:paraId="07F4E5C2" w14:textId="77777777" w:rsidR="001C6F97" w:rsidRDefault="001C6F97" w:rsidP="00767297">
      <w:pPr>
        <w:spacing w:line="276" w:lineRule="auto"/>
        <w:jc w:val="both"/>
        <w:rPr>
          <w:rFonts w:asciiTheme="majorHAnsi" w:hAnsiTheme="majorHAnsi" w:cstheme="majorHAnsi"/>
          <w:b/>
          <w:color w:val="000000" w:themeColor="text1"/>
        </w:rPr>
      </w:pPr>
    </w:p>
    <w:p w14:paraId="2EEBC272" w14:textId="5A6FA409" w:rsidR="00CF726C" w:rsidRPr="00750A7A" w:rsidRDefault="009155E4" w:rsidP="00767297">
      <w:pPr>
        <w:spacing w:line="276" w:lineRule="auto"/>
        <w:jc w:val="both"/>
        <w:rPr>
          <w:rFonts w:asciiTheme="majorHAnsi" w:hAnsiTheme="majorHAnsi" w:cstheme="majorHAnsi"/>
          <w:b/>
          <w:color w:val="000000" w:themeColor="text1"/>
        </w:rPr>
      </w:pPr>
      <w:r w:rsidRPr="00750A7A">
        <w:rPr>
          <w:rFonts w:asciiTheme="majorHAnsi" w:hAnsiTheme="majorHAnsi" w:cstheme="majorHAnsi"/>
          <w:b/>
          <w:color w:val="000000" w:themeColor="text1"/>
        </w:rPr>
        <w:t>Examples</w:t>
      </w:r>
    </w:p>
    <w:p w14:paraId="6BFF0F9E" w14:textId="77777777" w:rsidR="008922DD" w:rsidRPr="001E7C35" w:rsidRDefault="009155E4" w:rsidP="00912380">
      <w:pPr>
        <w:pStyle w:val="ListParagraph"/>
        <w:numPr>
          <w:ilvl w:val="0"/>
          <w:numId w:val="28"/>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Self-reported height, weight, or amygdala activation</w:t>
      </w:r>
    </w:p>
    <w:p w14:paraId="2EEBC273" w14:textId="0B37009E" w:rsidR="00CF726C" w:rsidRPr="001E7C35" w:rsidRDefault="008922DD" w:rsidP="00912380">
      <w:pPr>
        <w:pStyle w:val="ListParagraph"/>
        <w:numPr>
          <w:ilvl w:val="0"/>
          <w:numId w:val="28"/>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S</w:t>
      </w:r>
      <w:r w:rsidR="009155E4" w:rsidRPr="001E7C35">
        <w:rPr>
          <w:rFonts w:asciiTheme="majorHAnsi" w:hAnsiTheme="majorHAnsi" w:cstheme="majorHAnsi"/>
          <w:color w:val="000000" w:themeColor="text1"/>
        </w:rPr>
        <w:t>elf-reported heart rate (</w:t>
      </w:r>
      <w:r w:rsidR="006C07DE" w:rsidRPr="001E7C35">
        <w:rPr>
          <w:rFonts w:asciiTheme="majorHAnsi" w:hAnsiTheme="majorHAnsi" w:cstheme="majorHAnsi"/>
          <w:color w:val="000000" w:themeColor="text1"/>
        </w:rPr>
        <w:t>Heartbeat</w:t>
      </w:r>
      <w:r w:rsidRPr="001E7C35">
        <w:rPr>
          <w:rFonts w:asciiTheme="majorHAnsi" w:hAnsiTheme="majorHAnsi" w:cstheme="majorHAnsi"/>
          <w:color w:val="000000" w:themeColor="text1"/>
        </w:rPr>
        <w:t xml:space="preserve"> </w:t>
      </w:r>
      <w:r w:rsidR="009155E4" w:rsidRPr="001E7C35">
        <w:rPr>
          <w:rFonts w:asciiTheme="majorHAnsi" w:hAnsiTheme="majorHAnsi" w:cstheme="majorHAnsi"/>
          <w:color w:val="000000" w:themeColor="text1"/>
        </w:rPr>
        <w:t>C</w:t>
      </w:r>
      <w:r w:rsidRPr="001E7C35">
        <w:rPr>
          <w:rFonts w:asciiTheme="majorHAnsi" w:hAnsiTheme="majorHAnsi" w:cstheme="majorHAnsi"/>
          <w:color w:val="000000" w:themeColor="text1"/>
        </w:rPr>
        <w:t xml:space="preserve">ounting </w:t>
      </w:r>
      <w:r w:rsidR="009155E4" w:rsidRPr="001E7C35">
        <w:rPr>
          <w:rFonts w:asciiTheme="majorHAnsi" w:hAnsiTheme="majorHAnsi" w:cstheme="majorHAnsi"/>
          <w:color w:val="000000" w:themeColor="text1"/>
        </w:rPr>
        <w:t>T</w:t>
      </w:r>
      <w:r w:rsidRPr="001E7C35">
        <w:rPr>
          <w:rFonts w:asciiTheme="majorHAnsi" w:hAnsiTheme="majorHAnsi" w:cstheme="majorHAnsi"/>
          <w:color w:val="000000" w:themeColor="text1"/>
        </w:rPr>
        <w:t>ask</w:t>
      </w:r>
      <w:r w:rsidR="009155E4" w:rsidRPr="001E7C35">
        <w:rPr>
          <w:rFonts w:asciiTheme="majorHAnsi" w:hAnsiTheme="majorHAnsi" w:cstheme="majorHAnsi"/>
          <w:color w:val="000000" w:themeColor="text1"/>
        </w:rPr>
        <w:t>)</w:t>
      </w:r>
    </w:p>
    <w:p w14:paraId="75E263E8" w14:textId="27C938B7" w:rsidR="008922DD" w:rsidRPr="001E7C35" w:rsidRDefault="008922DD" w:rsidP="00912380">
      <w:pPr>
        <w:pStyle w:val="ListParagraph"/>
        <w:numPr>
          <w:ilvl w:val="0"/>
          <w:numId w:val="28"/>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Heart rate measured via EKG or heart rate monitor</w:t>
      </w:r>
    </w:p>
    <w:p w14:paraId="2EEBC274" w14:textId="42DE3CA3" w:rsidR="00CF726C" w:rsidRPr="001E7C35" w:rsidRDefault="009155E4" w:rsidP="00912380">
      <w:pPr>
        <w:pStyle w:val="ListParagraph"/>
        <w:numPr>
          <w:ilvl w:val="0"/>
          <w:numId w:val="28"/>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Beighton Score to assess joint hypermobility syndrome</w:t>
      </w:r>
      <w:r w:rsidR="008922DD" w:rsidRPr="001E7C35">
        <w:rPr>
          <w:rFonts w:asciiTheme="majorHAnsi" w:hAnsiTheme="majorHAnsi" w:cstheme="majorHAnsi"/>
          <w:color w:val="000000" w:themeColor="text1"/>
        </w:rPr>
        <w:t xml:space="preserve"> (how it is measured: test with required physical responses; what is measured is physiological)</w:t>
      </w:r>
    </w:p>
    <w:p w14:paraId="2EEBC275" w14:textId="3A88062A" w:rsidR="00CF726C" w:rsidRPr="001E7C35" w:rsidRDefault="009155E4" w:rsidP="00912380">
      <w:pPr>
        <w:pStyle w:val="ListParagraph"/>
        <w:numPr>
          <w:ilvl w:val="0"/>
          <w:numId w:val="28"/>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Gait variability to measure the integrity of CNS timing and motor control systems</w:t>
      </w:r>
      <w:r w:rsidR="008922DD" w:rsidRPr="001E7C35">
        <w:rPr>
          <w:rFonts w:asciiTheme="majorHAnsi" w:hAnsiTheme="majorHAnsi" w:cstheme="majorHAnsi"/>
          <w:color w:val="000000" w:themeColor="text1"/>
        </w:rPr>
        <w:t xml:space="preserve"> (how it is measured: behavioral measure; what is measured is physiological)</w:t>
      </w:r>
    </w:p>
    <w:p w14:paraId="6C114415" w14:textId="77777777" w:rsidR="009837BD" w:rsidRPr="001E7C35" w:rsidRDefault="009155E4" w:rsidP="00912380">
      <w:pPr>
        <w:pStyle w:val="ListParagraph"/>
        <w:numPr>
          <w:ilvl w:val="0"/>
          <w:numId w:val="28"/>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Structural MRI</w:t>
      </w:r>
      <w:r w:rsidR="009837BD" w:rsidRPr="001E7C35">
        <w:rPr>
          <w:rFonts w:asciiTheme="majorHAnsi" w:hAnsiTheme="majorHAnsi" w:cstheme="majorHAnsi"/>
          <w:color w:val="000000" w:themeColor="text1"/>
        </w:rPr>
        <w:t xml:space="preserve"> to measure brain structure</w:t>
      </w:r>
    </w:p>
    <w:p w14:paraId="240E09AD" w14:textId="53C72049" w:rsidR="009441CC" w:rsidRPr="001E7C35" w:rsidRDefault="009155E4" w:rsidP="00912380">
      <w:pPr>
        <w:pStyle w:val="ListParagraph"/>
        <w:numPr>
          <w:ilvl w:val="0"/>
          <w:numId w:val="28"/>
        </w:numPr>
        <w:spacing w:line="276" w:lineRule="auto"/>
        <w:jc w:val="both"/>
        <w:rPr>
          <w:rFonts w:asciiTheme="majorHAnsi" w:hAnsiTheme="majorHAnsi" w:cstheme="majorHAnsi"/>
          <w:color w:val="000000" w:themeColor="text1"/>
        </w:rPr>
      </w:pPr>
      <w:r w:rsidRPr="001E7C35">
        <w:rPr>
          <w:rFonts w:asciiTheme="majorHAnsi" w:hAnsiTheme="majorHAnsi" w:cstheme="majorHAnsi"/>
          <w:color w:val="000000" w:themeColor="text1"/>
        </w:rPr>
        <w:t>Salivatory immunoassays to measure menstrual cycle phase</w:t>
      </w:r>
    </w:p>
    <w:p w14:paraId="024690B0" w14:textId="77777777" w:rsidR="00C14081" w:rsidRPr="00750A7A" w:rsidRDefault="00C14081" w:rsidP="00767297">
      <w:pPr>
        <w:spacing w:line="276" w:lineRule="auto"/>
        <w:rPr>
          <w:rFonts w:asciiTheme="majorHAnsi" w:eastAsiaTheme="majorEastAsia" w:hAnsiTheme="majorHAnsi" w:cstheme="majorHAnsi"/>
          <w:color w:val="000000" w:themeColor="text1"/>
          <w:sz w:val="28"/>
          <w:szCs w:val="28"/>
        </w:rPr>
      </w:pPr>
      <w:r w:rsidRPr="00750A7A">
        <w:rPr>
          <w:rFonts w:asciiTheme="majorHAnsi" w:hAnsiTheme="majorHAnsi" w:cstheme="majorHAnsi"/>
          <w:color w:val="000000" w:themeColor="text1"/>
        </w:rPr>
        <w:br w:type="page"/>
      </w:r>
    </w:p>
    <w:p w14:paraId="464F35F3" w14:textId="77777777" w:rsidR="00912380" w:rsidRPr="00912380" w:rsidRDefault="00912380" w:rsidP="00761702">
      <w:pPr>
        <w:pStyle w:val="Heading1"/>
        <w:rPr>
          <w:ins w:id="223" w:author="ian hussey" w:date="2026-03-17T22:08:00Z"/>
        </w:rPr>
        <w:pPrChange w:id="224" w:author="ian hussey" w:date="2026-03-17T22:15:00Z" w16du:dateUtc="2026-03-17T21:15:00Z">
          <w:pPr>
            <w:spacing w:line="276" w:lineRule="auto"/>
          </w:pPr>
        </w:pPrChange>
      </w:pPr>
      <w:bookmarkStart w:id="225" w:name="_Toc224681555"/>
      <w:ins w:id="226" w:author="ian hussey" w:date="2026-03-17T22:08:00Z">
        <w:r w:rsidRPr="00912380">
          <w:lastRenderedPageBreak/>
          <w:t>Measures of Behavior as Dependent Variable</w:t>
        </w:r>
        <w:bookmarkEnd w:id="225"/>
      </w:ins>
    </w:p>
    <w:p w14:paraId="627D5D70" w14:textId="0462331B" w:rsidR="00EA1D7E" w:rsidDel="00761702" w:rsidRDefault="00EA1D7E" w:rsidP="00761702">
      <w:pPr>
        <w:rPr>
          <w:del w:id="227" w:author="ian hussey" w:date="2026-03-17T22:08:00Z" w16du:dateUtc="2026-03-17T21:08:00Z"/>
        </w:rPr>
      </w:pPr>
      <w:del w:id="228" w:author="ian hussey" w:date="2026-03-17T22:08:00Z" w16du:dateUtc="2026-03-17T21:08:00Z">
        <w:r w:rsidRPr="00313E04" w:rsidDel="00912380">
          <w:delText>Further Categorization of Behavioral Measures</w:delText>
        </w:r>
      </w:del>
    </w:p>
    <w:p w14:paraId="2B195729" w14:textId="77777777" w:rsidR="00761702" w:rsidRDefault="00761702" w:rsidP="00761702">
      <w:pPr>
        <w:rPr>
          <w:ins w:id="229" w:author="ian hussey" w:date="2026-03-17T22:15:00Z" w16du:dateUtc="2026-03-17T21:15:00Z"/>
        </w:rPr>
        <w:pPrChange w:id="230" w:author="ian hussey" w:date="2026-03-17T22:15:00Z" w16du:dateUtc="2026-03-17T21:15:00Z">
          <w:pPr>
            <w:spacing w:after="120" w:line="276" w:lineRule="auto"/>
            <w:jc w:val="both"/>
          </w:pPr>
        </w:pPrChange>
      </w:pPr>
    </w:p>
    <w:p w14:paraId="7E767ACF" w14:textId="051235C7" w:rsidR="00EA1D7E" w:rsidRPr="00313E04" w:rsidDel="009D2F2D" w:rsidRDefault="00EA1D7E" w:rsidP="00761702">
      <w:pPr>
        <w:rPr>
          <w:del w:id="231" w:author="ian hussey" w:date="2026-03-16T12:24:00Z" w16du:dateUtc="2026-03-16T11:24:00Z"/>
        </w:rPr>
        <w:pPrChange w:id="232" w:author="ian hussey" w:date="2026-03-17T22:15:00Z" w16du:dateUtc="2026-03-17T21:15:00Z">
          <w:pPr>
            <w:pStyle w:val="Heading2"/>
            <w:spacing w:after="120" w:line="276" w:lineRule="auto"/>
            <w:jc w:val="both"/>
          </w:pPr>
        </w:pPrChange>
      </w:pPr>
      <w:bookmarkStart w:id="233" w:name="_Ref211116101"/>
      <w:del w:id="234" w:author="ian hussey" w:date="2026-03-16T12:24:00Z" w16du:dateUtc="2026-03-16T11:24:00Z">
        <w:r w:rsidRPr="00313E04" w:rsidDel="009D2F2D">
          <w:delText>Technology-Enhanced Behavioral Measure</w:delText>
        </w:r>
        <w:bookmarkEnd w:id="233"/>
        <w:r w:rsidRPr="00313E04" w:rsidDel="009D2F2D">
          <w:delText xml:space="preserve"> </w:delText>
        </w:r>
      </w:del>
    </w:p>
    <w:p w14:paraId="0809F888" w14:textId="2751B601" w:rsidR="009029DB" w:rsidRPr="00313E04" w:rsidDel="009D2F2D" w:rsidRDefault="009029DB" w:rsidP="00761702">
      <w:pPr>
        <w:rPr>
          <w:del w:id="235" w:author="ian hussey" w:date="2026-03-16T12:24:00Z" w16du:dateUtc="2026-03-16T11:24:00Z"/>
          <w:rFonts w:asciiTheme="majorHAnsi" w:hAnsiTheme="majorHAnsi"/>
        </w:rPr>
        <w:pPrChange w:id="236" w:author="ian hussey" w:date="2026-03-17T22:15:00Z" w16du:dateUtc="2026-03-17T21:15:00Z">
          <w:pPr>
            <w:spacing w:after="120" w:line="276" w:lineRule="auto"/>
            <w:jc w:val="both"/>
          </w:pPr>
        </w:pPrChange>
      </w:pPr>
      <w:del w:id="237" w:author="ian hussey" w:date="2026-03-16T12:24:00Z" w16du:dateUtc="2026-03-16T11:24:00Z">
        <w:r w:rsidRPr="00313E04" w:rsidDel="009D2F2D">
          <w:rPr>
            <w:rFonts w:asciiTheme="majorHAnsi" w:hAnsiTheme="majorHAnsi"/>
          </w:rPr>
          <w:delText xml:space="preserve">Further classification of the category 'What is being measured' is </w:delText>
        </w:r>
        <w:r w:rsidRPr="00313E04" w:rsidDel="009D2F2D">
          <w:rPr>
            <w:rFonts w:asciiTheme="majorHAnsi" w:hAnsiTheme="majorHAnsi"/>
            <w:b/>
            <w:bCs/>
          </w:rPr>
          <w:delText>only required for behavioral measures.</w:delText>
        </w:r>
        <w:r w:rsidRPr="00313E04" w:rsidDel="009D2F2D">
          <w:rPr>
            <w:rFonts w:asciiTheme="majorHAnsi" w:hAnsiTheme="majorHAnsi"/>
          </w:rPr>
          <w:delText xml:space="preserve"> In this step, please indicate whether behavioral data were collected using a recent technological device or digital method. Select 'TRUE', 'FALSE' or 'indeterminable' in the 'Used recent technology' column.</w:delText>
        </w:r>
      </w:del>
    </w:p>
    <w:p w14:paraId="4B0706B7" w14:textId="010C3690" w:rsidR="00EA1D7E" w:rsidRPr="00313E04" w:rsidDel="009D2F2D" w:rsidRDefault="00EA1D7E" w:rsidP="00761702">
      <w:pPr>
        <w:rPr>
          <w:del w:id="238" w:author="ian hussey" w:date="2026-03-16T12:24:00Z" w16du:dateUtc="2026-03-16T11:24:00Z"/>
          <w:rFonts w:asciiTheme="majorHAnsi" w:hAnsiTheme="majorHAnsi"/>
        </w:rPr>
        <w:pPrChange w:id="239" w:author="ian hussey" w:date="2026-03-17T22:15:00Z" w16du:dateUtc="2026-03-17T21:15:00Z">
          <w:pPr>
            <w:spacing w:after="120" w:line="276" w:lineRule="auto"/>
            <w:jc w:val="both"/>
          </w:pPr>
        </w:pPrChange>
      </w:pPr>
      <w:del w:id="240" w:author="ian hussey" w:date="2026-03-16T12:24:00Z" w16du:dateUtc="2026-03-16T11:24:00Z">
        <w:r w:rsidRPr="00313E04" w:rsidDel="009D2F2D">
          <w:rPr>
            <w:rFonts w:asciiTheme="majorHAnsi" w:hAnsiTheme="majorHAnsi"/>
          </w:rPr>
          <w:delText xml:space="preserve">A measure should be coded as TRUE if the behavioral data were captured primarily through </w:delText>
        </w:r>
        <w:r w:rsidRPr="00313E04" w:rsidDel="009D2F2D">
          <w:rPr>
            <w:rFonts w:asciiTheme="majorHAnsi" w:hAnsiTheme="majorHAnsi"/>
            <w:b/>
            <w:bCs/>
          </w:rPr>
          <w:delText>hardware or software technologies</w:delText>
        </w:r>
        <w:r w:rsidRPr="00313E04" w:rsidDel="009D2F2D">
          <w:rPr>
            <w:rFonts w:asciiTheme="majorHAnsi" w:hAnsiTheme="majorHAnsi"/>
          </w:rPr>
          <w:delText xml:space="preserve"> beyond traditional lab-based observation (e.g., a researcher’s stopwatch, pen-and-paper tally, or human coding of real-time behavior or videos of behavior).</w:delText>
        </w:r>
      </w:del>
    </w:p>
    <w:p w14:paraId="67997657" w14:textId="4C95F1A0" w:rsidR="00EA1D7E" w:rsidRPr="00313E04" w:rsidDel="009D2F2D" w:rsidRDefault="00EA1D7E" w:rsidP="00761702">
      <w:pPr>
        <w:rPr>
          <w:del w:id="241" w:author="ian hussey" w:date="2026-03-16T12:24:00Z" w16du:dateUtc="2026-03-16T11:24:00Z"/>
          <w:rFonts w:asciiTheme="majorHAnsi" w:hAnsiTheme="majorHAnsi"/>
        </w:rPr>
        <w:pPrChange w:id="242" w:author="ian hussey" w:date="2026-03-17T22:15:00Z" w16du:dateUtc="2026-03-17T21:15:00Z">
          <w:pPr>
            <w:spacing w:after="120" w:line="276" w:lineRule="auto"/>
            <w:jc w:val="both"/>
          </w:pPr>
        </w:pPrChange>
      </w:pPr>
    </w:p>
    <w:p w14:paraId="055DDBF9" w14:textId="58EFD4CB" w:rsidR="00EA1D7E" w:rsidRPr="00313E04" w:rsidDel="009D2F2D" w:rsidRDefault="00EA1D7E" w:rsidP="00761702">
      <w:pPr>
        <w:rPr>
          <w:del w:id="243" w:author="ian hussey" w:date="2026-03-16T12:24:00Z" w16du:dateUtc="2026-03-16T11:24:00Z"/>
          <w:rFonts w:asciiTheme="majorHAnsi" w:hAnsiTheme="majorHAnsi"/>
        </w:rPr>
        <w:pPrChange w:id="244" w:author="ian hussey" w:date="2026-03-17T22:15:00Z" w16du:dateUtc="2026-03-17T21:15:00Z">
          <w:pPr>
            <w:spacing w:line="276" w:lineRule="auto"/>
            <w:jc w:val="both"/>
          </w:pPr>
        </w:pPrChange>
      </w:pPr>
      <w:del w:id="245" w:author="ian hussey" w:date="2026-03-16T12:24:00Z" w16du:dateUtc="2026-03-16T11:24:00Z">
        <w:r w:rsidRPr="00313E04" w:rsidDel="009D2F2D">
          <w:rPr>
            <w:rFonts w:asciiTheme="majorHAnsi" w:hAnsiTheme="majorHAnsi"/>
            <w:b/>
            <w:bCs/>
          </w:rPr>
          <w:delText>Reminder:</w:delText>
        </w:r>
        <w:r w:rsidRPr="00313E04" w:rsidDel="009D2F2D">
          <w:rPr>
            <w:rFonts w:asciiTheme="majorHAnsi" w:hAnsiTheme="majorHAnsi"/>
          </w:rPr>
          <w:delText xml:space="preserve"> Only measures of behavior (What is measured) should be coded.</w:delText>
        </w:r>
      </w:del>
    </w:p>
    <w:p w14:paraId="7CCC964D" w14:textId="03C36430" w:rsidR="00EA1D7E" w:rsidRPr="00313E04" w:rsidDel="009D2F2D" w:rsidRDefault="00EA1D7E" w:rsidP="00761702">
      <w:pPr>
        <w:rPr>
          <w:del w:id="246" w:author="ian hussey" w:date="2026-03-16T12:24:00Z" w16du:dateUtc="2026-03-16T11:24:00Z"/>
          <w:rFonts w:asciiTheme="majorHAnsi" w:hAnsiTheme="majorHAnsi"/>
        </w:rPr>
        <w:pPrChange w:id="247" w:author="ian hussey" w:date="2026-03-17T22:15:00Z" w16du:dateUtc="2026-03-17T21:15:00Z">
          <w:pPr>
            <w:spacing w:line="276" w:lineRule="auto"/>
            <w:jc w:val="both"/>
          </w:pPr>
        </w:pPrChange>
      </w:pPr>
    </w:p>
    <w:p w14:paraId="4FAF06AD" w14:textId="380BE8D5" w:rsidR="00EA1D7E" w:rsidRPr="00313E04" w:rsidDel="009D2F2D" w:rsidRDefault="00EA1D7E" w:rsidP="00761702">
      <w:pPr>
        <w:rPr>
          <w:del w:id="248" w:author="ian hussey" w:date="2026-03-16T12:24:00Z" w16du:dateUtc="2026-03-16T11:24:00Z"/>
          <w:rFonts w:asciiTheme="majorHAnsi" w:hAnsiTheme="majorHAnsi"/>
          <w:b/>
          <w:bCs/>
        </w:rPr>
        <w:pPrChange w:id="249" w:author="ian hussey" w:date="2026-03-17T22:15:00Z" w16du:dateUtc="2026-03-17T21:15:00Z">
          <w:pPr>
            <w:spacing w:line="276" w:lineRule="auto"/>
            <w:jc w:val="both"/>
          </w:pPr>
        </w:pPrChange>
      </w:pPr>
      <w:del w:id="250" w:author="ian hussey" w:date="2026-03-16T12:24:00Z" w16du:dateUtc="2026-03-16T11:24:00Z">
        <w:r w:rsidRPr="00313E04" w:rsidDel="009D2F2D">
          <w:rPr>
            <w:rFonts w:asciiTheme="majorHAnsi" w:hAnsiTheme="majorHAnsi"/>
            <w:b/>
            <w:bCs/>
          </w:rPr>
          <w:delText>Examples of recent technologies (‘TRUE’)</w:delText>
        </w:r>
      </w:del>
    </w:p>
    <w:p w14:paraId="7C60CB43" w14:textId="04296428" w:rsidR="00EA1D7E" w:rsidRPr="00313E04" w:rsidDel="009D2F2D" w:rsidRDefault="00EA1D7E" w:rsidP="00761702">
      <w:pPr>
        <w:rPr>
          <w:del w:id="251" w:author="ian hussey" w:date="2026-03-16T12:24:00Z" w16du:dateUtc="2026-03-16T11:24:00Z"/>
          <w:rFonts w:asciiTheme="majorHAnsi" w:hAnsiTheme="majorHAnsi"/>
        </w:rPr>
        <w:pPrChange w:id="252" w:author="ian hussey" w:date="2026-03-17T22:15:00Z" w16du:dateUtc="2026-03-17T21:15:00Z">
          <w:pPr>
            <w:pStyle w:val="ListParagraph"/>
            <w:numPr>
              <w:numId w:val="30"/>
            </w:numPr>
            <w:spacing w:line="276" w:lineRule="auto"/>
            <w:ind w:hanging="360"/>
            <w:jc w:val="both"/>
          </w:pPr>
        </w:pPrChange>
      </w:pPr>
      <w:del w:id="253" w:author="ian hussey" w:date="2026-03-16T12:24:00Z" w16du:dateUtc="2026-03-16T11:24:00Z">
        <w:r w:rsidRPr="00313E04" w:rsidDel="009D2F2D">
          <w:rPr>
            <w:rFonts w:asciiTheme="majorHAnsi" w:hAnsiTheme="majorHAnsi"/>
          </w:rPr>
          <w:delText>Mobile &amp; wearable sensors: smartphone logs of app use, accelerometers, pedometers, GPS trackers, sleep trackers, smartwatches.</w:delText>
        </w:r>
      </w:del>
    </w:p>
    <w:p w14:paraId="6D5F9355" w14:textId="26638EBA" w:rsidR="00EA1D7E" w:rsidRPr="00313E04" w:rsidDel="009D2F2D" w:rsidRDefault="00EA1D7E" w:rsidP="00761702">
      <w:pPr>
        <w:rPr>
          <w:del w:id="254" w:author="ian hussey" w:date="2026-03-16T12:24:00Z" w16du:dateUtc="2026-03-16T11:24:00Z"/>
          <w:rFonts w:asciiTheme="majorHAnsi" w:hAnsiTheme="majorHAnsi"/>
        </w:rPr>
        <w:pPrChange w:id="255" w:author="ian hussey" w:date="2026-03-17T22:15:00Z" w16du:dateUtc="2026-03-17T21:15:00Z">
          <w:pPr>
            <w:pStyle w:val="ListParagraph"/>
            <w:numPr>
              <w:numId w:val="30"/>
            </w:numPr>
            <w:spacing w:line="276" w:lineRule="auto"/>
            <w:ind w:hanging="360"/>
            <w:jc w:val="both"/>
          </w:pPr>
        </w:pPrChange>
      </w:pPr>
      <w:del w:id="256" w:author="ian hussey" w:date="2026-03-16T12:24:00Z" w16du:dateUtc="2026-03-16T11:24:00Z">
        <w:r w:rsidRPr="00313E04" w:rsidDel="009D2F2D">
          <w:rPr>
            <w:rFonts w:asciiTheme="majorHAnsi" w:hAnsiTheme="majorHAnsi"/>
          </w:rPr>
          <w:delText>Smart home devices/environments/IoT: devices like Alexa, sensors recording movement, speech, or appliance use, smart TVs, smart fridges, etc.</w:delText>
        </w:r>
      </w:del>
    </w:p>
    <w:p w14:paraId="06A40FC8" w14:textId="19EB45FE" w:rsidR="00EA1D7E" w:rsidRPr="00313E04" w:rsidDel="009D2F2D" w:rsidRDefault="00EA1D7E" w:rsidP="00761702">
      <w:pPr>
        <w:rPr>
          <w:del w:id="257" w:author="ian hussey" w:date="2026-03-16T12:24:00Z" w16du:dateUtc="2026-03-16T11:24:00Z"/>
          <w:rFonts w:asciiTheme="majorHAnsi" w:hAnsiTheme="majorHAnsi"/>
        </w:rPr>
        <w:pPrChange w:id="258" w:author="ian hussey" w:date="2026-03-17T22:15:00Z" w16du:dateUtc="2026-03-17T21:15:00Z">
          <w:pPr>
            <w:pStyle w:val="ListParagraph"/>
            <w:numPr>
              <w:numId w:val="30"/>
            </w:numPr>
            <w:spacing w:line="276" w:lineRule="auto"/>
            <w:ind w:hanging="360"/>
            <w:jc w:val="both"/>
          </w:pPr>
        </w:pPrChange>
      </w:pPr>
      <w:del w:id="259" w:author="ian hussey" w:date="2026-03-16T12:24:00Z" w16du:dateUtc="2026-03-16T11:24:00Z">
        <w:r w:rsidRPr="00313E04" w:rsidDel="009D2F2D">
          <w:rPr>
            <w:rFonts w:asciiTheme="majorHAnsi" w:hAnsiTheme="majorHAnsi"/>
          </w:rPr>
          <w:delText>Digital trace data: social media usage logs, browser histories, app-opening logs, video games, keystroke data, clickstream data, server-side logs.</w:delText>
        </w:r>
      </w:del>
    </w:p>
    <w:p w14:paraId="5EFE0E59" w14:textId="0DDA488B" w:rsidR="00EA1D7E" w:rsidRPr="00313E04" w:rsidDel="009D2F2D" w:rsidRDefault="00EA1D7E" w:rsidP="00761702">
      <w:pPr>
        <w:rPr>
          <w:del w:id="260" w:author="ian hussey" w:date="2026-03-16T12:24:00Z" w16du:dateUtc="2026-03-16T11:24:00Z"/>
          <w:rFonts w:asciiTheme="majorHAnsi" w:hAnsiTheme="majorHAnsi"/>
        </w:rPr>
        <w:pPrChange w:id="261" w:author="ian hussey" w:date="2026-03-17T22:15:00Z" w16du:dateUtc="2026-03-17T21:15:00Z">
          <w:pPr>
            <w:pStyle w:val="ListParagraph"/>
            <w:numPr>
              <w:numId w:val="30"/>
            </w:numPr>
            <w:spacing w:line="276" w:lineRule="auto"/>
            <w:ind w:hanging="360"/>
            <w:jc w:val="both"/>
          </w:pPr>
        </w:pPrChange>
      </w:pPr>
      <w:del w:id="262" w:author="ian hussey" w:date="2026-03-16T12:24:00Z" w16du:dateUtc="2026-03-16T11:24:00Z">
        <w:r w:rsidRPr="00313E04" w:rsidDel="009D2F2D">
          <w:rPr>
            <w:rFonts w:asciiTheme="majorHAnsi" w:hAnsiTheme="majorHAnsi"/>
          </w:rPr>
          <w:delText>Virtual / augmented reality: VR-based tasks, AR simulations that record behavior.</w:delText>
        </w:r>
      </w:del>
    </w:p>
    <w:p w14:paraId="537949FE" w14:textId="31B520F5" w:rsidR="00EA1D7E" w:rsidRPr="00313E04" w:rsidDel="009D2F2D" w:rsidRDefault="00EA1D7E" w:rsidP="00761702">
      <w:pPr>
        <w:rPr>
          <w:del w:id="263" w:author="ian hussey" w:date="2026-03-16T12:24:00Z" w16du:dateUtc="2026-03-16T11:24:00Z"/>
          <w:rFonts w:asciiTheme="majorHAnsi" w:hAnsiTheme="majorHAnsi"/>
        </w:rPr>
        <w:pPrChange w:id="264" w:author="ian hussey" w:date="2026-03-17T22:15:00Z" w16du:dateUtc="2026-03-17T21:15:00Z">
          <w:pPr>
            <w:pStyle w:val="ListParagraph"/>
            <w:numPr>
              <w:numId w:val="30"/>
            </w:numPr>
            <w:spacing w:line="276" w:lineRule="auto"/>
            <w:ind w:hanging="360"/>
            <w:jc w:val="both"/>
          </w:pPr>
        </w:pPrChange>
      </w:pPr>
      <w:del w:id="265" w:author="ian hussey" w:date="2026-03-16T12:24:00Z" w16du:dateUtc="2026-03-16T11:24:00Z">
        <w:r w:rsidRPr="00313E04" w:rsidDel="009D2F2D">
          <w:rPr>
            <w:rFonts w:asciiTheme="majorHAnsi" w:hAnsiTheme="majorHAnsi"/>
          </w:rPr>
          <w:delText>Computer-vision or automated coding: facial expression recognition software, automated motion tracking.</w:delText>
        </w:r>
      </w:del>
    </w:p>
    <w:p w14:paraId="6F18710F" w14:textId="72F81318" w:rsidR="00EA1D7E" w:rsidRPr="00313E04" w:rsidDel="009D2F2D" w:rsidRDefault="00EA1D7E" w:rsidP="00761702">
      <w:pPr>
        <w:rPr>
          <w:del w:id="266" w:author="ian hussey" w:date="2026-03-16T12:24:00Z" w16du:dateUtc="2026-03-16T11:24:00Z"/>
          <w:rFonts w:asciiTheme="majorHAnsi" w:hAnsiTheme="majorHAnsi"/>
        </w:rPr>
        <w:pPrChange w:id="267" w:author="ian hussey" w:date="2026-03-17T22:15:00Z" w16du:dateUtc="2026-03-17T21:15:00Z">
          <w:pPr>
            <w:pStyle w:val="ListParagraph"/>
            <w:numPr>
              <w:numId w:val="30"/>
            </w:numPr>
            <w:spacing w:line="276" w:lineRule="auto"/>
            <w:ind w:hanging="360"/>
            <w:jc w:val="both"/>
          </w:pPr>
        </w:pPrChange>
      </w:pPr>
      <w:del w:id="268" w:author="ian hussey" w:date="2026-03-16T12:24:00Z" w16du:dateUtc="2026-03-16T11:24:00Z">
        <w:r w:rsidRPr="00313E04" w:rsidDel="009D2F2D">
          <w:rPr>
            <w:rFonts w:asciiTheme="majorHAnsi" w:hAnsiTheme="majorHAnsi"/>
          </w:rPr>
          <w:delText>Other automated recordings: credit/debit card transaction logs for spending, electronic ticketing records for travel, RFID tracking.</w:delText>
        </w:r>
      </w:del>
    </w:p>
    <w:p w14:paraId="17B639D9" w14:textId="7AA18000" w:rsidR="00EA1D7E" w:rsidRPr="00313E04" w:rsidDel="009D2F2D" w:rsidRDefault="00EA1D7E" w:rsidP="00761702">
      <w:pPr>
        <w:rPr>
          <w:del w:id="269" w:author="ian hussey" w:date="2026-03-16T12:24:00Z" w16du:dateUtc="2026-03-16T11:24:00Z"/>
          <w:rFonts w:asciiTheme="majorHAnsi" w:hAnsiTheme="majorHAnsi"/>
        </w:rPr>
        <w:pPrChange w:id="270" w:author="ian hussey" w:date="2026-03-17T22:15:00Z" w16du:dateUtc="2026-03-17T21:15:00Z">
          <w:pPr>
            <w:pStyle w:val="ListParagraph"/>
            <w:numPr>
              <w:numId w:val="30"/>
            </w:numPr>
            <w:spacing w:line="276" w:lineRule="auto"/>
            <w:ind w:hanging="360"/>
            <w:jc w:val="both"/>
          </w:pPr>
        </w:pPrChange>
      </w:pPr>
      <w:del w:id="271" w:author="ian hussey" w:date="2026-03-16T12:24:00Z" w16du:dateUtc="2026-03-16T11:24:00Z">
        <w:r w:rsidRPr="00313E04" w:rsidDel="009D2F2D">
          <w:rPr>
            <w:rFonts w:asciiTheme="majorHAnsi" w:hAnsiTheme="majorHAnsi"/>
          </w:rPr>
          <w:delText>Ecological Momentary Assessment (EMA)</w:delText>
        </w:r>
      </w:del>
    </w:p>
    <w:p w14:paraId="44D5F4CD" w14:textId="20B87F88" w:rsidR="00EA1D7E" w:rsidRPr="00313E04" w:rsidDel="009D2F2D" w:rsidRDefault="00EA1D7E" w:rsidP="00761702">
      <w:pPr>
        <w:rPr>
          <w:del w:id="272" w:author="ian hussey" w:date="2026-03-16T12:24:00Z" w16du:dateUtc="2026-03-16T11:24:00Z"/>
          <w:rFonts w:asciiTheme="majorHAnsi" w:hAnsiTheme="majorHAnsi"/>
        </w:rPr>
        <w:pPrChange w:id="273" w:author="ian hussey" w:date="2026-03-17T22:15:00Z" w16du:dateUtc="2026-03-17T21:15:00Z">
          <w:pPr>
            <w:spacing w:line="276" w:lineRule="auto"/>
            <w:jc w:val="both"/>
          </w:pPr>
        </w:pPrChange>
      </w:pPr>
    </w:p>
    <w:p w14:paraId="5F1D3470" w14:textId="07A9E0B1" w:rsidR="00EA1D7E" w:rsidRPr="00313E04" w:rsidDel="009D2F2D" w:rsidRDefault="00EA1D7E" w:rsidP="00761702">
      <w:pPr>
        <w:rPr>
          <w:del w:id="274" w:author="ian hussey" w:date="2026-03-16T12:24:00Z" w16du:dateUtc="2026-03-16T11:24:00Z"/>
          <w:rFonts w:asciiTheme="majorHAnsi" w:hAnsiTheme="majorHAnsi"/>
          <w:b/>
          <w:bCs/>
        </w:rPr>
        <w:pPrChange w:id="275" w:author="ian hussey" w:date="2026-03-17T22:15:00Z" w16du:dateUtc="2026-03-17T21:15:00Z">
          <w:pPr>
            <w:spacing w:line="276" w:lineRule="auto"/>
            <w:jc w:val="both"/>
          </w:pPr>
        </w:pPrChange>
      </w:pPr>
      <w:del w:id="276" w:author="ian hussey" w:date="2026-03-16T12:24:00Z" w16du:dateUtc="2026-03-16T11:24:00Z">
        <w:r w:rsidRPr="00313E04" w:rsidDel="009D2F2D">
          <w:rPr>
            <w:rFonts w:asciiTheme="majorHAnsi" w:hAnsiTheme="majorHAnsi"/>
            <w:b/>
            <w:bCs/>
          </w:rPr>
          <w:delText>Examples of measures to exclude (‘FALSE’)</w:delText>
        </w:r>
      </w:del>
    </w:p>
    <w:p w14:paraId="7E718FF7" w14:textId="576252D4" w:rsidR="00EA1D7E" w:rsidRPr="00313E04" w:rsidDel="009D2F2D" w:rsidRDefault="00EA1D7E" w:rsidP="00761702">
      <w:pPr>
        <w:rPr>
          <w:del w:id="277" w:author="ian hussey" w:date="2026-03-16T12:24:00Z" w16du:dateUtc="2026-03-16T11:24:00Z"/>
          <w:rFonts w:asciiTheme="majorHAnsi" w:hAnsiTheme="majorHAnsi"/>
        </w:rPr>
        <w:pPrChange w:id="278" w:author="ian hussey" w:date="2026-03-17T22:15:00Z" w16du:dateUtc="2026-03-17T21:15:00Z">
          <w:pPr>
            <w:pStyle w:val="ListParagraph"/>
            <w:numPr>
              <w:numId w:val="31"/>
            </w:numPr>
            <w:spacing w:line="276" w:lineRule="auto"/>
            <w:ind w:hanging="360"/>
            <w:jc w:val="both"/>
          </w:pPr>
        </w:pPrChange>
      </w:pPr>
      <w:del w:id="279" w:author="ian hussey" w:date="2026-03-16T12:24:00Z" w16du:dateUtc="2026-03-16T11:24:00Z">
        <w:r w:rsidRPr="00313E04" w:rsidDel="009D2F2D">
          <w:rPr>
            <w:rFonts w:asciiTheme="majorHAnsi" w:hAnsiTheme="majorHAnsi"/>
          </w:rPr>
          <w:delText>Traditional lab tasks without tech augmentation: experimenter counting lever presses, time to complete a puzzle, duration of hand in cold pressor (when recorded by human observer), eye tracking (given this tech has existed for decades and is lab-based).</w:delText>
        </w:r>
      </w:del>
    </w:p>
    <w:p w14:paraId="65ACEA6B" w14:textId="7D4B0BEE" w:rsidR="00EA1D7E" w:rsidRPr="00313E04" w:rsidDel="009D2F2D" w:rsidRDefault="00EA1D7E" w:rsidP="00761702">
      <w:pPr>
        <w:rPr>
          <w:del w:id="280" w:author="ian hussey" w:date="2026-03-16T12:24:00Z" w16du:dateUtc="2026-03-16T11:24:00Z"/>
          <w:rFonts w:asciiTheme="majorHAnsi" w:hAnsiTheme="majorHAnsi"/>
        </w:rPr>
        <w:pPrChange w:id="281" w:author="ian hussey" w:date="2026-03-17T22:15:00Z" w16du:dateUtc="2026-03-17T21:15:00Z">
          <w:pPr>
            <w:pStyle w:val="ListParagraph"/>
            <w:numPr>
              <w:numId w:val="31"/>
            </w:numPr>
            <w:spacing w:line="276" w:lineRule="auto"/>
            <w:ind w:hanging="360"/>
            <w:jc w:val="both"/>
          </w:pPr>
        </w:pPrChange>
      </w:pPr>
      <w:del w:id="282" w:author="ian hussey" w:date="2026-03-16T12:24:00Z" w16du:dateUtc="2026-03-16T11:24:00Z">
        <w:r w:rsidRPr="00313E04" w:rsidDel="009D2F2D">
          <w:rPr>
            <w:rFonts w:asciiTheme="majorHAnsi" w:hAnsiTheme="majorHAnsi"/>
          </w:rPr>
          <w:delText>Manual video coding: behaviors coded frame-by-frame by human raters (unless computer vision classification software is used).</w:delText>
        </w:r>
      </w:del>
    </w:p>
    <w:p w14:paraId="35A9F618" w14:textId="310F3106" w:rsidR="00EA1D7E" w:rsidRPr="00313E04" w:rsidDel="009D2F2D" w:rsidRDefault="00EA1D7E" w:rsidP="00761702">
      <w:pPr>
        <w:rPr>
          <w:del w:id="283" w:author="ian hussey" w:date="2026-03-16T12:24:00Z" w16du:dateUtc="2026-03-16T11:24:00Z"/>
          <w:rFonts w:asciiTheme="majorHAnsi" w:hAnsiTheme="majorHAnsi"/>
        </w:rPr>
        <w:pPrChange w:id="284" w:author="ian hussey" w:date="2026-03-17T22:15:00Z" w16du:dateUtc="2026-03-17T21:15:00Z">
          <w:pPr>
            <w:pStyle w:val="ListParagraph"/>
            <w:numPr>
              <w:numId w:val="31"/>
            </w:numPr>
            <w:spacing w:line="276" w:lineRule="auto"/>
            <w:ind w:hanging="360"/>
            <w:jc w:val="both"/>
          </w:pPr>
        </w:pPrChange>
      </w:pPr>
      <w:del w:id="285" w:author="ian hussey" w:date="2026-03-16T12:24:00Z" w16du:dateUtc="2026-03-16T11:24:00Z">
        <w:r w:rsidRPr="00313E04" w:rsidDel="009D2F2D">
          <w:rPr>
            <w:rFonts w:asciiTheme="majorHAnsi" w:hAnsiTheme="majorHAnsi"/>
          </w:rPr>
          <w:delText>Self-reported use of technology: e.g., “How many hours did you use your phone yesterday?” (this is a self-report not a tech-enhanced behavioral measure).</w:delText>
        </w:r>
      </w:del>
    </w:p>
    <w:p w14:paraId="5452CDC9" w14:textId="42598500" w:rsidR="00EA1D7E" w:rsidRPr="00313E04" w:rsidDel="009D2F2D" w:rsidRDefault="00EA1D7E" w:rsidP="00761702">
      <w:pPr>
        <w:rPr>
          <w:del w:id="286" w:author="ian hussey" w:date="2026-03-16T12:24:00Z" w16du:dateUtc="2026-03-16T11:24:00Z"/>
          <w:rFonts w:asciiTheme="majorHAnsi" w:hAnsiTheme="majorHAnsi"/>
        </w:rPr>
        <w:pPrChange w:id="287" w:author="ian hussey" w:date="2026-03-17T22:15:00Z" w16du:dateUtc="2026-03-17T21:15:00Z">
          <w:pPr>
            <w:pStyle w:val="ListParagraph"/>
            <w:numPr>
              <w:numId w:val="31"/>
            </w:numPr>
            <w:spacing w:line="276" w:lineRule="auto"/>
            <w:ind w:hanging="360"/>
            <w:jc w:val="both"/>
          </w:pPr>
        </w:pPrChange>
      </w:pPr>
      <w:del w:id="288" w:author="ian hussey" w:date="2026-03-16T12:24:00Z" w16du:dateUtc="2026-03-16T11:24:00Z">
        <w:r w:rsidRPr="00313E04" w:rsidDel="009D2F2D">
          <w:rPr>
            <w:rFonts w:asciiTheme="majorHAnsi" w:hAnsiTheme="majorHAnsi"/>
          </w:rPr>
          <w:delText>Physiological-only measures: EEG, fMRI, GSR, etc. (these are coded under Neuro/Bio/Physiology, not here).</w:delText>
        </w:r>
      </w:del>
    </w:p>
    <w:p w14:paraId="07AD7469" w14:textId="6BE8C4FA" w:rsidR="00EA1D7E" w:rsidDel="00912380" w:rsidRDefault="00EA1D7E" w:rsidP="00761702">
      <w:pPr>
        <w:rPr>
          <w:del w:id="289" w:author="ian hussey" w:date="2026-03-17T22:08:00Z" w16du:dateUtc="2026-03-17T21:08:00Z"/>
        </w:rPr>
        <w:pPrChange w:id="290" w:author="ian hussey" w:date="2026-03-17T22:15:00Z" w16du:dateUtc="2026-03-17T21:15:00Z">
          <w:pPr>
            <w:spacing w:after="120" w:line="276" w:lineRule="auto"/>
            <w:jc w:val="both"/>
          </w:pPr>
        </w:pPrChange>
      </w:pPr>
      <w:del w:id="291" w:author="ian hussey" w:date="2026-03-17T22:08:00Z" w16du:dateUtc="2026-03-17T21:08:00Z">
        <w:r w:rsidRPr="00313E04" w:rsidDel="00912380">
          <w:delText>Measures of Behavior as Dependent Variable</w:delText>
        </w:r>
      </w:del>
    </w:p>
    <w:p w14:paraId="24579233" w14:textId="7FCE1270" w:rsidR="00EA1D7E" w:rsidRPr="00313E04" w:rsidRDefault="00043D62" w:rsidP="00761702">
      <w:pPr>
        <w:rPr>
          <w:rFonts w:asciiTheme="majorHAnsi" w:hAnsiTheme="majorHAnsi"/>
        </w:rPr>
        <w:pPrChange w:id="292" w:author="ian hussey" w:date="2026-03-17T22:15:00Z" w16du:dateUtc="2026-03-17T21:15:00Z">
          <w:pPr>
            <w:spacing w:after="120" w:line="276" w:lineRule="auto"/>
            <w:jc w:val="both"/>
          </w:pPr>
        </w:pPrChange>
      </w:pPr>
      <w:r w:rsidRPr="00313E04">
        <w:rPr>
          <w:rFonts w:asciiTheme="majorHAnsi" w:hAnsiTheme="majorHAnsi"/>
        </w:rPr>
        <w:t>W</w:t>
      </w:r>
      <w:r w:rsidR="00EA1D7E" w:rsidRPr="00313E04">
        <w:rPr>
          <w:rFonts w:asciiTheme="majorHAnsi" w:hAnsiTheme="majorHAnsi"/>
        </w:rPr>
        <w:t xml:space="preserve">hen </w:t>
      </w:r>
      <w:r w:rsidR="009029DB" w:rsidRPr="00313E04">
        <w:rPr>
          <w:rFonts w:asciiTheme="majorHAnsi" w:hAnsiTheme="majorHAnsi"/>
        </w:rPr>
        <w:t>‘</w:t>
      </w:r>
      <w:r w:rsidR="00EA1D7E" w:rsidRPr="00313E04">
        <w:rPr>
          <w:rFonts w:asciiTheme="majorHAnsi" w:hAnsiTheme="majorHAnsi"/>
        </w:rPr>
        <w:t>What is being measured</w:t>
      </w:r>
      <w:r w:rsidR="009029DB" w:rsidRPr="00313E04">
        <w:rPr>
          <w:rFonts w:asciiTheme="majorHAnsi" w:hAnsiTheme="majorHAnsi"/>
        </w:rPr>
        <w:t>’</w:t>
      </w:r>
      <w:r w:rsidR="00EA1D7E" w:rsidRPr="00313E04">
        <w:rPr>
          <w:rFonts w:asciiTheme="majorHAnsi" w:hAnsiTheme="majorHAnsi"/>
        </w:rPr>
        <w:t xml:space="preserve"> </w:t>
      </w:r>
      <w:r w:rsidR="00C57731">
        <w:rPr>
          <w:rFonts w:asciiTheme="majorHAnsi" w:hAnsiTheme="majorHAnsi"/>
        </w:rPr>
        <w:t>has</w:t>
      </w:r>
      <w:r w:rsidR="00C57731" w:rsidRPr="00313E04">
        <w:rPr>
          <w:rFonts w:asciiTheme="majorHAnsi" w:hAnsiTheme="majorHAnsi"/>
        </w:rPr>
        <w:t xml:space="preserve"> </w:t>
      </w:r>
      <w:r w:rsidR="00EA1D7E" w:rsidRPr="00313E04">
        <w:rPr>
          <w:rFonts w:asciiTheme="majorHAnsi" w:hAnsiTheme="majorHAnsi"/>
        </w:rPr>
        <w:t>been coded as behavior</w:t>
      </w:r>
      <w:r w:rsidR="00C57731">
        <w:rPr>
          <w:rFonts w:asciiTheme="majorHAnsi" w:hAnsiTheme="majorHAnsi"/>
        </w:rPr>
        <w:t>, a further classification is required.</w:t>
      </w:r>
      <w:r w:rsidR="00EA1D7E" w:rsidRPr="00313E04">
        <w:rPr>
          <w:rFonts w:asciiTheme="majorHAnsi" w:hAnsiTheme="majorHAnsi"/>
        </w:rPr>
        <w:t xml:space="preserve"> </w:t>
      </w:r>
      <w:r w:rsidR="00C57731">
        <w:rPr>
          <w:rFonts w:asciiTheme="majorHAnsi" w:hAnsiTheme="majorHAnsi"/>
        </w:rPr>
        <w:t xml:space="preserve">In this case, please determine whether the measure was used as </w:t>
      </w:r>
      <w:r w:rsidR="00EA1D7E" w:rsidRPr="00313E04">
        <w:rPr>
          <w:rFonts w:asciiTheme="majorHAnsi" w:hAnsiTheme="majorHAnsi"/>
          <w:b/>
          <w:bCs/>
        </w:rPr>
        <w:t>dependent variable (DV)</w:t>
      </w:r>
      <w:r w:rsidR="00EA1D7E" w:rsidRPr="00313E04">
        <w:rPr>
          <w:rFonts w:asciiTheme="majorHAnsi" w:hAnsiTheme="majorHAnsi"/>
        </w:rPr>
        <w:t xml:space="preserve"> in the analysis. A measure is considered a DV if the article tested whether it could be </w:t>
      </w:r>
      <w:r w:rsidR="00EA1D7E" w:rsidRPr="00313E04">
        <w:rPr>
          <w:rFonts w:asciiTheme="majorHAnsi" w:hAnsiTheme="majorHAnsi"/>
          <w:b/>
          <w:bCs/>
        </w:rPr>
        <w:t xml:space="preserve">explained, predicted, or </w:t>
      </w:r>
      <w:r w:rsidR="009029DB" w:rsidRPr="00313E04">
        <w:rPr>
          <w:rFonts w:asciiTheme="majorHAnsi" w:hAnsiTheme="majorHAnsi"/>
          <w:b/>
          <w:bCs/>
        </w:rPr>
        <w:t>affected</w:t>
      </w:r>
      <w:r w:rsidR="00EA1D7E" w:rsidRPr="00313E04">
        <w:rPr>
          <w:rFonts w:asciiTheme="majorHAnsi" w:hAnsiTheme="majorHAnsi"/>
          <w:b/>
          <w:bCs/>
        </w:rPr>
        <w:t xml:space="preserve"> by other variables.</w:t>
      </w:r>
    </w:p>
    <w:p w14:paraId="4E906EE4" w14:textId="77777777" w:rsidR="00EA1D7E" w:rsidRPr="00313E04" w:rsidRDefault="00EA1D7E" w:rsidP="00767297">
      <w:pPr>
        <w:spacing w:line="276" w:lineRule="auto"/>
        <w:jc w:val="both"/>
        <w:rPr>
          <w:rFonts w:asciiTheme="majorHAnsi" w:hAnsiTheme="majorHAnsi" w:cstheme="majorHAnsi"/>
        </w:rPr>
      </w:pPr>
    </w:p>
    <w:p w14:paraId="00E3453D" w14:textId="7FF9787D" w:rsidR="00C57731" w:rsidRPr="00926B08" w:rsidRDefault="00EA1D7E" w:rsidP="00C57731">
      <w:pPr>
        <w:spacing w:line="276" w:lineRule="auto"/>
        <w:jc w:val="both"/>
        <w:rPr>
          <w:rFonts w:asciiTheme="majorHAnsi" w:hAnsiTheme="majorHAnsi" w:cstheme="majorHAnsi"/>
          <w:b/>
          <w:bCs/>
        </w:rPr>
      </w:pPr>
      <w:r w:rsidRPr="00313E04">
        <w:rPr>
          <w:rFonts w:asciiTheme="majorHAnsi" w:hAnsiTheme="majorHAnsi" w:cstheme="majorHAnsi"/>
          <w:b/>
          <w:bCs/>
        </w:rPr>
        <w:t>Reminder:</w:t>
      </w:r>
      <w:r w:rsidRPr="00313E04">
        <w:rPr>
          <w:rFonts w:asciiTheme="majorHAnsi" w:hAnsiTheme="majorHAnsi" w:cstheme="majorHAnsi"/>
        </w:rPr>
        <w:t xml:space="preserve"> </w:t>
      </w:r>
      <w:r w:rsidR="00C57731" w:rsidRPr="00313E04">
        <w:rPr>
          <w:rFonts w:asciiTheme="majorHAnsi" w:hAnsiTheme="majorHAnsi" w:cstheme="majorHAnsi"/>
        </w:rPr>
        <w:t>Only measures of behavior (What is measured) should be coded.</w:t>
      </w:r>
    </w:p>
    <w:p w14:paraId="589A61DA" w14:textId="77777777" w:rsidR="00EA1D7E" w:rsidRPr="00313E04" w:rsidRDefault="00EA1D7E" w:rsidP="00767297">
      <w:pPr>
        <w:spacing w:line="276" w:lineRule="auto"/>
        <w:jc w:val="both"/>
        <w:rPr>
          <w:rFonts w:asciiTheme="majorHAnsi" w:hAnsiTheme="majorHAnsi" w:cstheme="majorHAnsi"/>
        </w:rPr>
      </w:pPr>
    </w:p>
    <w:p w14:paraId="35A8D07F"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Deciding Factors</w:t>
      </w:r>
    </w:p>
    <w:p w14:paraId="28536BFC"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A behavioral measure counts as a DV if:</w:t>
      </w:r>
    </w:p>
    <w:p w14:paraId="23625FD7" w14:textId="2694A965" w:rsidR="00EA1D7E" w:rsidRPr="00313E04" w:rsidRDefault="00EA1D7E" w:rsidP="00912380">
      <w:pPr>
        <w:pStyle w:val="ListParagraph"/>
        <w:numPr>
          <w:ilvl w:val="0"/>
          <w:numId w:val="32"/>
        </w:numPr>
        <w:spacing w:line="276" w:lineRule="auto"/>
        <w:jc w:val="both"/>
        <w:rPr>
          <w:rFonts w:asciiTheme="majorHAnsi" w:hAnsiTheme="majorHAnsi" w:cstheme="majorHAnsi"/>
        </w:rPr>
      </w:pPr>
      <w:r w:rsidRPr="00313E04">
        <w:rPr>
          <w:rFonts w:asciiTheme="majorHAnsi" w:hAnsiTheme="majorHAnsi" w:cstheme="majorHAnsi"/>
        </w:rPr>
        <w:t>I</w:t>
      </w:r>
      <w:r w:rsidR="005C7A21">
        <w:rPr>
          <w:rFonts w:asciiTheme="majorHAnsi" w:hAnsiTheme="majorHAnsi" w:cstheme="majorHAnsi"/>
        </w:rPr>
        <w:t>t</w:t>
      </w:r>
      <w:r w:rsidRPr="00313E04">
        <w:rPr>
          <w:rFonts w:asciiTheme="majorHAnsi" w:hAnsiTheme="majorHAnsi" w:cstheme="majorHAnsi"/>
        </w:rPr>
        <w:t xml:space="preserve"> is the thing to be explained: Analyses assess whether it is influenced, predicted, or explained by other variables. </w:t>
      </w:r>
    </w:p>
    <w:p w14:paraId="100384EA" w14:textId="77777777" w:rsidR="00EA1D7E" w:rsidRPr="00313E04" w:rsidRDefault="00EA1D7E" w:rsidP="00912380">
      <w:pPr>
        <w:pStyle w:val="ListParagraph"/>
        <w:numPr>
          <w:ilvl w:val="0"/>
          <w:numId w:val="32"/>
        </w:numPr>
        <w:spacing w:line="276" w:lineRule="auto"/>
        <w:jc w:val="both"/>
        <w:rPr>
          <w:rFonts w:asciiTheme="majorHAnsi" w:hAnsiTheme="majorHAnsi" w:cstheme="majorHAnsi"/>
        </w:rPr>
      </w:pPr>
      <w:r w:rsidRPr="00313E04">
        <w:rPr>
          <w:rFonts w:asciiTheme="majorHAnsi" w:hAnsiTheme="majorHAnsi" w:cstheme="majorHAnsi"/>
        </w:rPr>
        <w:t>It is the outcome variable (DV, predicted variable) in a regression, ANOVA/ANCOVA, multilevel model, structural equation model, or other inferential test.</w:t>
      </w:r>
    </w:p>
    <w:p w14:paraId="720EB542" w14:textId="77777777" w:rsidR="00EA1D7E" w:rsidRPr="00313E04" w:rsidRDefault="00EA1D7E" w:rsidP="00912380">
      <w:pPr>
        <w:pStyle w:val="ListParagraph"/>
        <w:numPr>
          <w:ilvl w:val="0"/>
          <w:numId w:val="32"/>
        </w:numPr>
        <w:spacing w:line="276" w:lineRule="auto"/>
        <w:jc w:val="both"/>
        <w:rPr>
          <w:rFonts w:asciiTheme="majorHAnsi" w:hAnsiTheme="majorHAnsi" w:cstheme="majorHAnsi"/>
        </w:rPr>
      </w:pPr>
      <w:r w:rsidRPr="00313E04">
        <w:rPr>
          <w:rFonts w:asciiTheme="majorHAnsi" w:hAnsiTheme="majorHAnsi" w:cstheme="majorHAnsi"/>
        </w:rPr>
        <w:t>It is the variable whose variance is being explained (e.g., "Does condition X affect number of aggressive acts [behavior]?", "Do personality traits predict time spent on task?").</w:t>
      </w:r>
    </w:p>
    <w:p w14:paraId="394CA448" w14:textId="77777777" w:rsidR="00EA1D7E" w:rsidRPr="00313E04" w:rsidRDefault="00EA1D7E" w:rsidP="00767297">
      <w:pPr>
        <w:spacing w:line="276" w:lineRule="auto"/>
        <w:jc w:val="both"/>
        <w:rPr>
          <w:rFonts w:asciiTheme="majorHAnsi" w:hAnsiTheme="majorHAnsi" w:cstheme="majorHAnsi"/>
        </w:rPr>
      </w:pPr>
    </w:p>
    <w:p w14:paraId="4C472902"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A behavioral measure does not count as a DV if:</w:t>
      </w:r>
    </w:p>
    <w:p w14:paraId="60FD1D2C" w14:textId="1C86AEAA" w:rsidR="00EA1D7E" w:rsidRPr="00313E04" w:rsidRDefault="005C7A21" w:rsidP="00912380">
      <w:pPr>
        <w:pStyle w:val="ListParagraph"/>
        <w:numPr>
          <w:ilvl w:val="0"/>
          <w:numId w:val="33"/>
        </w:numPr>
        <w:spacing w:line="276" w:lineRule="auto"/>
        <w:jc w:val="both"/>
        <w:rPr>
          <w:rFonts w:asciiTheme="majorHAnsi" w:hAnsiTheme="majorHAnsi" w:cstheme="majorHAnsi"/>
        </w:rPr>
      </w:pPr>
      <w:r>
        <w:rPr>
          <w:rFonts w:asciiTheme="majorHAnsi" w:hAnsiTheme="majorHAnsi" w:cstheme="majorHAnsi"/>
        </w:rPr>
        <w:t>It is</w:t>
      </w:r>
      <w:r w:rsidR="00EA1D7E" w:rsidRPr="00313E04">
        <w:rPr>
          <w:rFonts w:asciiTheme="majorHAnsi" w:hAnsiTheme="majorHAnsi" w:cstheme="majorHAnsi"/>
        </w:rPr>
        <w:t xml:space="preserve"> the thing that explains: Analyses assess whether it influences, predicts, or explains other variables.</w:t>
      </w:r>
    </w:p>
    <w:p w14:paraId="69550CF4" w14:textId="77777777" w:rsidR="00EA1D7E" w:rsidRPr="00313E04" w:rsidRDefault="00EA1D7E" w:rsidP="00912380">
      <w:pPr>
        <w:pStyle w:val="ListParagraph"/>
        <w:numPr>
          <w:ilvl w:val="0"/>
          <w:numId w:val="33"/>
        </w:numPr>
        <w:spacing w:line="276" w:lineRule="auto"/>
        <w:jc w:val="both"/>
        <w:rPr>
          <w:rFonts w:asciiTheme="majorHAnsi" w:hAnsiTheme="majorHAnsi" w:cstheme="majorHAnsi"/>
        </w:rPr>
      </w:pPr>
      <w:r w:rsidRPr="00313E04">
        <w:rPr>
          <w:rFonts w:asciiTheme="majorHAnsi" w:hAnsiTheme="majorHAnsi" w:cstheme="majorHAnsi"/>
        </w:rPr>
        <w:t>It only appears as an Independent Variable (IV), predictor, etc.</w:t>
      </w:r>
    </w:p>
    <w:p w14:paraId="7EDEE306" w14:textId="77777777" w:rsidR="00EA1D7E" w:rsidRPr="00313E04" w:rsidRDefault="00EA1D7E" w:rsidP="00912380">
      <w:pPr>
        <w:pStyle w:val="ListParagraph"/>
        <w:numPr>
          <w:ilvl w:val="0"/>
          <w:numId w:val="33"/>
        </w:numPr>
        <w:spacing w:line="276" w:lineRule="auto"/>
        <w:jc w:val="both"/>
        <w:rPr>
          <w:rFonts w:asciiTheme="majorHAnsi" w:hAnsiTheme="majorHAnsi" w:cstheme="majorHAnsi"/>
        </w:rPr>
      </w:pPr>
      <w:r w:rsidRPr="00313E04">
        <w:rPr>
          <w:rFonts w:asciiTheme="majorHAnsi" w:hAnsiTheme="majorHAnsi" w:cstheme="majorHAnsi"/>
        </w:rPr>
        <w:t>It only appears in correlations (simple Pearson/Spearman/etc. bivariate associations without a directional outcome).</w:t>
      </w:r>
    </w:p>
    <w:p w14:paraId="47B85D15" w14:textId="77777777" w:rsidR="00EA1D7E" w:rsidRPr="00313E04" w:rsidRDefault="00EA1D7E" w:rsidP="00912380">
      <w:pPr>
        <w:pStyle w:val="ListParagraph"/>
        <w:numPr>
          <w:ilvl w:val="0"/>
          <w:numId w:val="33"/>
        </w:numPr>
        <w:spacing w:line="276" w:lineRule="auto"/>
        <w:jc w:val="both"/>
        <w:rPr>
          <w:rFonts w:asciiTheme="majorHAnsi" w:hAnsiTheme="majorHAnsi" w:cstheme="majorHAnsi"/>
        </w:rPr>
      </w:pPr>
      <w:r w:rsidRPr="00313E04">
        <w:rPr>
          <w:rFonts w:asciiTheme="majorHAnsi" w:hAnsiTheme="majorHAnsi" w:cstheme="majorHAnsi"/>
        </w:rPr>
        <w:t>It only appears in descriptive statistics.</w:t>
      </w:r>
    </w:p>
    <w:p w14:paraId="06D7CADF" w14:textId="77777777" w:rsidR="00EA1D7E" w:rsidRPr="00313E04" w:rsidRDefault="00EA1D7E" w:rsidP="00912380">
      <w:pPr>
        <w:pStyle w:val="ListParagraph"/>
        <w:numPr>
          <w:ilvl w:val="0"/>
          <w:numId w:val="33"/>
        </w:numPr>
        <w:spacing w:line="276" w:lineRule="auto"/>
        <w:jc w:val="both"/>
        <w:rPr>
          <w:rFonts w:asciiTheme="majorHAnsi" w:hAnsiTheme="majorHAnsi" w:cstheme="majorHAnsi"/>
        </w:rPr>
      </w:pPr>
      <w:r w:rsidRPr="00313E04">
        <w:rPr>
          <w:rFonts w:asciiTheme="majorHAnsi" w:hAnsiTheme="majorHAnsi" w:cstheme="majorHAnsi"/>
        </w:rPr>
        <w:t>It only serves as a manipulation check or control variable.</w:t>
      </w:r>
    </w:p>
    <w:p w14:paraId="1F8E7121" w14:textId="77777777" w:rsidR="00EA1D7E" w:rsidRPr="00313E04" w:rsidRDefault="00EA1D7E" w:rsidP="00767297">
      <w:pPr>
        <w:spacing w:line="276" w:lineRule="auto"/>
        <w:jc w:val="both"/>
        <w:rPr>
          <w:rFonts w:asciiTheme="majorHAnsi" w:hAnsiTheme="majorHAnsi" w:cstheme="majorHAnsi"/>
        </w:rPr>
      </w:pPr>
    </w:p>
    <w:p w14:paraId="3696C798"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 xml:space="preserve">Examples </w:t>
      </w:r>
    </w:p>
    <w:p w14:paraId="5173EC6F"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Coded ‘TRUE’</w:t>
      </w:r>
    </w:p>
    <w:p w14:paraId="67422C79" w14:textId="77777777" w:rsidR="00EA1D7E" w:rsidRPr="00313E04" w:rsidRDefault="00EA1D7E" w:rsidP="00912380">
      <w:pPr>
        <w:pStyle w:val="ListParagraph"/>
        <w:numPr>
          <w:ilvl w:val="0"/>
          <w:numId w:val="34"/>
        </w:numPr>
        <w:spacing w:line="276" w:lineRule="auto"/>
        <w:jc w:val="both"/>
        <w:rPr>
          <w:rFonts w:asciiTheme="majorHAnsi" w:hAnsiTheme="majorHAnsi" w:cstheme="majorHAnsi"/>
        </w:rPr>
      </w:pPr>
      <w:r w:rsidRPr="00313E04">
        <w:rPr>
          <w:rFonts w:asciiTheme="majorHAnsi" w:hAnsiTheme="majorHAnsi" w:cstheme="majorHAnsi"/>
        </w:rPr>
        <w:t>ANOVA comparing differences in mean number of cigarettes smoked between groups.</w:t>
      </w:r>
    </w:p>
    <w:p w14:paraId="70B1091A" w14:textId="77777777" w:rsidR="00EA1D7E" w:rsidRPr="00313E04" w:rsidRDefault="00EA1D7E" w:rsidP="00912380">
      <w:pPr>
        <w:pStyle w:val="ListParagraph"/>
        <w:numPr>
          <w:ilvl w:val="0"/>
          <w:numId w:val="34"/>
        </w:numPr>
        <w:spacing w:line="276" w:lineRule="auto"/>
        <w:jc w:val="both"/>
        <w:rPr>
          <w:rFonts w:asciiTheme="majorHAnsi" w:hAnsiTheme="majorHAnsi" w:cstheme="majorHAnsi"/>
        </w:rPr>
      </w:pPr>
      <w:r w:rsidRPr="00313E04">
        <w:rPr>
          <w:rFonts w:asciiTheme="majorHAnsi" w:hAnsiTheme="majorHAnsi" w:cstheme="majorHAnsi"/>
        </w:rPr>
        <w:t>Regression predicting time spent helping from empathy scores.</w:t>
      </w:r>
    </w:p>
    <w:p w14:paraId="52B720E8" w14:textId="77777777" w:rsidR="00EA1D7E" w:rsidRPr="00313E04" w:rsidRDefault="00EA1D7E" w:rsidP="00912380">
      <w:pPr>
        <w:pStyle w:val="ListParagraph"/>
        <w:numPr>
          <w:ilvl w:val="0"/>
          <w:numId w:val="34"/>
        </w:numPr>
        <w:spacing w:line="276" w:lineRule="auto"/>
        <w:jc w:val="both"/>
        <w:rPr>
          <w:rFonts w:asciiTheme="majorHAnsi" w:hAnsiTheme="majorHAnsi" w:cstheme="majorHAnsi"/>
        </w:rPr>
      </w:pPr>
      <w:r w:rsidRPr="00313E04">
        <w:rPr>
          <w:rFonts w:asciiTheme="majorHAnsi" w:hAnsiTheme="majorHAnsi" w:cstheme="majorHAnsi"/>
        </w:rPr>
        <w:t>Multi-Level Models predicting logged app-openings from experimental conditions.</w:t>
      </w:r>
    </w:p>
    <w:p w14:paraId="567644DD" w14:textId="77777777" w:rsidR="00EA1D7E" w:rsidRPr="00313E04" w:rsidRDefault="00EA1D7E" w:rsidP="00912380">
      <w:pPr>
        <w:pStyle w:val="ListParagraph"/>
        <w:numPr>
          <w:ilvl w:val="0"/>
          <w:numId w:val="34"/>
        </w:numPr>
        <w:spacing w:line="276" w:lineRule="auto"/>
        <w:jc w:val="both"/>
        <w:rPr>
          <w:rFonts w:asciiTheme="majorHAnsi" w:hAnsiTheme="majorHAnsi" w:cstheme="majorHAnsi"/>
        </w:rPr>
      </w:pPr>
      <w:r w:rsidRPr="00313E04">
        <w:rPr>
          <w:rFonts w:asciiTheme="majorHAnsi" w:hAnsiTheme="majorHAnsi" w:cstheme="majorHAnsi"/>
        </w:rPr>
        <w:t>SEM model where frequency of aggressive behaviors is an endogenous outcome.</w:t>
      </w:r>
    </w:p>
    <w:p w14:paraId="123CB14C" w14:textId="77777777" w:rsidR="00EA1D7E" w:rsidRPr="00313E04" w:rsidRDefault="00EA1D7E" w:rsidP="00912380">
      <w:pPr>
        <w:pStyle w:val="ListParagraph"/>
        <w:numPr>
          <w:ilvl w:val="0"/>
          <w:numId w:val="34"/>
        </w:numPr>
        <w:spacing w:line="276" w:lineRule="auto"/>
        <w:jc w:val="both"/>
        <w:rPr>
          <w:rFonts w:asciiTheme="majorHAnsi" w:hAnsiTheme="majorHAnsi" w:cstheme="majorHAnsi"/>
        </w:rPr>
      </w:pPr>
      <w:r w:rsidRPr="00313E04">
        <w:rPr>
          <w:rFonts w:asciiTheme="majorHAnsi" w:hAnsiTheme="majorHAnsi" w:cstheme="majorHAnsi"/>
        </w:rPr>
        <w:t>Logistic regression predicting whether participants completed a physical task (0/1) from demographic and psychological predictors.</w:t>
      </w:r>
    </w:p>
    <w:p w14:paraId="3D6A7060" w14:textId="77777777" w:rsidR="00EA1D7E" w:rsidRPr="00313E04" w:rsidRDefault="00EA1D7E" w:rsidP="00912380">
      <w:pPr>
        <w:pStyle w:val="ListParagraph"/>
        <w:numPr>
          <w:ilvl w:val="0"/>
          <w:numId w:val="34"/>
        </w:numPr>
        <w:spacing w:line="276" w:lineRule="auto"/>
        <w:jc w:val="both"/>
        <w:rPr>
          <w:rFonts w:asciiTheme="majorHAnsi" w:hAnsiTheme="majorHAnsi" w:cstheme="majorHAnsi"/>
        </w:rPr>
      </w:pPr>
      <w:r w:rsidRPr="00313E04">
        <w:rPr>
          <w:rFonts w:asciiTheme="majorHAnsi" w:hAnsiTheme="majorHAnsi" w:cstheme="majorHAnsi"/>
        </w:rPr>
        <w:t>Mediation/moderation models where behavioral variable is the outcome (variable Y in mediation).</w:t>
      </w:r>
    </w:p>
    <w:p w14:paraId="3765DC75" w14:textId="77777777" w:rsidR="00EA1D7E" w:rsidRPr="00313E04" w:rsidRDefault="00EA1D7E" w:rsidP="00767297">
      <w:pPr>
        <w:spacing w:line="276" w:lineRule="auto"/>
        <w:jc w:val="both"/>
        <w:rPr>
          <w:rFonts w:asciiTheme="majorHAnsi" w:hAnsiTheme="majorHAnsi" w:cstheme="majorHAnsi"/>
        </w:rPr>
      </w:pPr>
    </w:p>
    <w:p w14:paraId="59C73637" w14:textId="77777777" w:rsidR="00EA1D7E" w:rsidRPr="00313E04" w:rsidRDefault="00EA1D7E" w:rsidP="00767297">
      <w:pPr>
        <w:spacing w:line="276" w:lineRule="auto"/>
        <w:jc w:val="both"/>
        <w:rPr>
          <w:rFonts w:asciiTheme="majorHAnsi" w:hAnsiTheme="majorHAnsi" w:cstheme="majorHAnsi"/>
          <w:b/>
          <w:bCs/>
        </w:rPr>
      </w:pPr>
      <w:r w:rsidRPr="00313E04">
        <w:rPr>
          <w:rFonts w:asciiTheme="majorHAnsi" w:hAnsiTheme="majorHAnsi" w:cstheme="majorHAnsi"/>
          <w:b/>
          <w:bCs/>
        </w:rPr>
        <w:t>Coded ‘FALSE’</w:t>
      </w:r>
    </w:p>
    <w:p w14:paraId="4A77C149" w14:textId="77777777" w:rsidR="00EA1D7E" w:rsidRPr="00313E04" w:rsidRDefault="00EA1D7E" w:rsidP="00912380">
      <w:pPr>
        <w:pStyle w:val="ListParagraph"/>
        <w:numPr>
          <w:ilvl w:val="0"/>
          <w:numId w:val="35"/>
        </w:numPr>
        <w:spacing w:line="276" w:lineRule="auto"/>
        <w:jc w:val="both"/>
        <w:rPr>
          <w:rFonts w:asciiTheme="majorHAnsi" w:hAnsiTheme="majorHAnsi" w:cstheme="majorHAnsi"/>
        </w:rPr>
      </w:pPr>
      <w:r w:rsidRPr="00313E04">
        <w:rPr>
          <w:rFonts w:asciiTheme="majorHAnsi" w:hAnsiTheme="majorHAnsi" w:cstheme="majorHAnsi"/>
        </w:rPr>
        <w:t>Correlation between number of steps (behavioral measure) and self-reported mood.</w:t>
      </w:r>
    </w:p>
    <w:p w14:paraId="6F3ED72C" w14:textId="77777777" w:rsidR="00EA1D7E" w:rsidRPr="00313E04" w:rsidRDefault="00EA1D7E" w:rsidP="00912380">
      <w:pPr>
        <w:pStyle w:val="ListParagraph"/>
        <w:numPr>
          <w:ilvl w:val="0"/>
          <w:numId w:val="35"/>
        </w:numPr>
        <w:spacing w:line="276" w:lineRule="auto"/>
        <w:jc w:val="both"/>
        <w:rPr>
          <w:rFonts w:asciiTheme="majorHAnsi" w:hAnsiTheme="majorHAnsi" w:cstheme="majorHAnsi"/>
        </w:rPr>
      </w:pPr>
      <w:r w:rsidRPr="00313E04">
        <w:rPr>
          <w:rFonts w:asciiTheme="majorHAnsi" w:hAnsiTheme="majorHAnsi" w:cstheme="majorHAnsi"/>
        </w:rPr>
        <w:lastRenderedPageBreak/>
        <w:t>Regression where number of steps is the predictor of BMI, or a covariate, or a control variable.</w:t>
      </w:r>
    </w:p>
    <w:p w14:paraId="58D1A207" w14:textId="77777777" w:rsidR="00EA1D7E" w:rsidRPr="00313E04" w:rsidRDefault="00EA1D7E" w:rsidP="00912380">
      <w:pPr>
        <w:pStyle w:val="ListParagraph"/>
        <w:numPr>
          <w:ilvl w:val="0"/>
          <w:numId w:val="35"/>
        </w:numPr>
        <w:spacing w:line="276" w:lineRule="auto"/>
        <w:jc w:val="both"/>
        <w:rPr>
          <w:rFonts w:asciiTheme="majorHAnsi" w:hAnsiTheme="majorHAnsi" w:cstheme="majorHAnsi"/>
        </w:rPr>
      </w:pPr>
      <w:r w:rsidRPr="00313E04">
        <w:rPr>
          <w:rFonts w:asciiTheme="majorHAnsi" w:hAnsiTheme="majorHAnsi" w:cstheme="majorHAnsi"/>
        </w:rPr>
        <w:t>Descriptive report: “Participants on average completed the task in 5.2 seconds.”</w:t>
      </w:r>
    </w:p>
    <w:p w14:paraId="6E086624" w14:textId="77777777" w:rsidR="00A25B0A" w:rsidRPr="00313E04" w:rsidRDefault="00EA1D7E" w:rsidP="00912380">
      <w:pPr>
        <w:pStyle w:val="ListParagraph"/>
        <w:numPr>
          <w:ilvl w:val="0"/>
          <w:numId w:val="35"/>
        </w:numPr>
        <w:spacing w:line="276" w:lineRule="auto"/>
        <w:jc w:val="both"/>
        <w:rPr>
          <w:rFonts w:asciiTheme="majorHAnsi" w:hAnsiTheme="majorHAnsi" w:cstheme="majorHAnsi"/>
        </w:rPr>
      </w:pPr>
      <w:r w:rsidRPr="00313E04">
        <w:rPr>
          <w:rFonts w:asciiTheme="majorHAnsi" w:hAnsiTheme="majorHAnsi" w:cstheme="majorHAnsi"/>
        </w:rPr>
        <w:t>Behavioral measure used solely as part of a composite predictor.</w:t>
      </w:r>
    </w:p>
    <w:p w14:paraId="6FE3B718" w14:textId="675CCBEE" w:rsidR="00603283" w:rsidRPr="00313E04" w:rsidRDefault="00EA1D7E" w:rsidP="00912380">
      <w:pPr>
        <w:pStyle w:val="ListParagraph"/>
        <w:numPr>
          <w:ilvl w:val="0"/>
          <w:numId w:val="35"/>
        </w:numPr>
        <w:spacing w:line="276" w:lineRule="auto"/>
        <w:jc w:val="both"/>
        <w:rPr>
          <w:rFonts w:asciiTheme="majorHAnsi" w:hAnsiTheme="majorHAnsi" w:cstheme="majorHAnsi"/>
        </w:rPr>
      </w:pPr>
      <w:r w:rsidRPr="00313E04">
        <w:rPr>
          <w:rFonts w:asciiTheme="majorHAnsi" w:hAnsiTheme="majorHAnsi" w:cstheme="majorHAnsi"/>
        </w:rPr>
        <w:t>Mediation/moderation models where behavioral variables are only an IV or mediator (variables X or M in mediation).</w:t>
      </w:r>
    </w:p>
    <w:p w14:paraId="66462A18" w14:textId="77777777" w:rsidR="00603283" w:rsidRPr="00BB228C" w:rsidRDefault="00603283" w:rsidP="00767297">
      <w:pPr>
        <w:spacing w:line="276" w:lineRule="auto"/>
        <w:rPr>
          <w:color w:val="C00000"/>
        </w:rPr>
      </w:pPr>
    </w:p>
    <w:p w14:paraId="03038EF8" w14:textId="77777777" w:rsidR="003A7A7E" w:rsidRDefault="003A7A7E" w:rsidP="00767297">
      <w:pPr>
        <w:spacing w:after="160" w:line="276" w:lineRule="auto"/>
        <w:rPr>
          <w:rFonts w:asciiTheme="majorHAnsi" w:eastAsiaTheme="majorEastAsia" w:hAnsiTheme="majorHAnsi" w:cstheme="majorHAnsi"/>
          <w:color w:val="000000" w:themeColor="text1"/>
          <w:sz w:val="30"/>
          <w:szCs w:val="30"/>
        </w:rPr>
      </w:pPr>
      <w:r>
        <w:rPr>
          <w:rFonts w:cstheme="majorHAnsi"/>
          <w:color w:val="000000" w:themeColor="text1"/>
        </w:rPr>
        <w:br w:type="page"/>
      </w:r>
    </w:p>
    <w:p w14:paraId="30B38779" w14:textId="48909580" w:rsidR="002D281C" w:rsidRPr="00750A7A" w:rsidDel="00F85D8A" w:rsidRDefault="1B511046" w:rsidP="00F85D8A">
      <w:pPr>
        <w:pStyle w:val="Heading1"/>
        <w:rPr>
          <w:del w:id="293" w:author="ian hussey" w:date="2026-03-17T22:17:00Z" w16du:dateUtc="2026-03-17T21:17:00Z"/>
        </w:rPr>
        <w:pPrChange w:id="294" w:author="ian hussey" w:date="2026-03-17T22:17:00Z" w16du:dateUtc="2026-03-17T21:17:00Z">
          <w:pPr>
            <w:pStyle w:val="Heading1"/>
            <w:spacing w:after="120" w:line="276" w:lineRule="auto"/>
          </w:pPr>
        </w:pPrChange>
      </w:pPr>
      <w:del w:id="295" w:author="ian hussey" w:date="2026-03-17T22:17:00Z" w16du:dateUtc="2026-03-17T21:17:00Z">
        <w:r w:rsidRPr="00750A7A" w:rsidDel="00F85D8A">
          <w:lastRenderedPageBreak/>
          <w:delText>Concerning both dimensions</w:delText>
        </w:r>
        <w:bookmarkStart w:id="296" w:name="_Toc208510428"/>
      </w:del>
    </w:p>
    <w:p w14:paraId="7EF6AF8D" w14:textId="39C05642" w:rsidR="00865967" w:rsidRPr="00750A7A" w:rsidDel="00F85D8A" w:rsidRDefault="009441CC" w:rsidP="00F85D8A">
      <w:pPr>
        <w:pStyle w:val="Heading1"/>
        <w:rPr>
          <w:del w:id="297" w:author="ian hussey" w:date="2026-03-17T22:17:00Z" w16du:dateUtc="2026-03-17T21:17:00Z"/>
        </w:rPr>
        <w:pPrChange w:id="298" w:author="ian hussey" w:date="2026-03-17T22:17:00Z" w16du:dateUtc="2026-03-17T21:17:00Z">
          <w:pPr>
            <w:pStyle w:val="Heading2"/>
            <w:spacing w:after="120" w:line="276" w:lineRule="auto"/>
          </w:pPr>
        </w:pPrChange>
      </w:pPr>
      <w:del w:id="299" w:author="ian hussey" w:date="2026-03-17T22:17:00Z" w16du:dateUtc="2026-03-17T21:17:00Z">
        <w:r w:rsidRPr="00750A7A" w:rsidDel="00F85D8A">
          <w:delText>Indeterminable</w:delText>
        </w:r>
        <w:bookmarkEnd w:id="296"/>
        <w:r w:rsidRPr="00750A7A" w:rsidDel="00F85D8A">
          <w:delText xml:space="preserve"> </w:delText>
        </w:r>
      </w:del>
    </w:p>
    <w:p w14:paraId="753F1421" w14:textId="6EAA5F65" w:rsidR="1B511046" w:rsidRPr="00750A7A" w:rsidDel="00F85D8A" w:rsidRDefault="1B511046" w:rsidP="00F85D8A">
      <w:pPr>
        <w:pStyle w:val="Heading1"/>
        <w:rPr>
          <w:del w:id="300" w:author="ian hussey" w:date="2026-03-17T22:17:00Z" w16du:dateUtc="2026-03-17T21:17:00Z"/>
        </w:rPr>
        <w:pPrChange w:id="301" w:author="ian hussey" w:date="2026-03-17T22:17:00Z" w16du:dateUtc="2026-03-17T21:17:00Z">
          <w:pPr>
            <w:spacing w:line="276" w:lineRule="auto"/>
            <w:jc w:val="both"/>
          </w:pPr>
        </w:pPrChange>
      </w:pPr>
      <w:del w:id="302" w:author="ian hussey" w:date="2026-03-17T22:17:00Z" w16du:dateUtc="2026-03-17T21:17:00Z">
        <w:r w:rsidRPr="00750A7A" w:rsidDel="00F85D8A">
          <w:delText xml:space="preserve">You </w:delText>
        </w:r>
        <w:r w:rsidR="00577A08" w:rsidRPr="00750A7A" w:rsidDel="00F85D8A">
          <w:delText xml:space="preserve">will </w:delText>
        </w:r>
        <w:r w:rsidRPr="00750A7A" w:rsidDel="00F85D8A">
          <w:delText>come across measure</w:delText>
        </w:r>
        <w:r w:rsidR="00577A08" w:rsidRPr="00750A7A" w:rsidDel="00F85D8A">
          <w:delText xml:space="preserve">s </w:delText>
        </w:r>
        <w:r w:rsidRPr="00750A7A" w:rsidDel="00F85D8A">
          <w:delText xml:space="preserve">that cannot be </w:delText>
        </w:r>
        <w:r w:rsidR="00577A08" w:rsidRPr="00750A7A" w:rsidDel="00F85D8A">
          <w:delText xml:space="preserve">clearly </w:delText>
        </w:r>
        <w:r w:rsidRPr="00750A7A" w:rsidDel="00F85D8A">
          <w:delText>categorized in any of the categories in our table</w:delText>
        </w:r>
        <w:r w:rsidR="00EA1D7E" w:rsidDel="00F85D8A">
          <w:delText xml:space="preserve"> due to a</w:delText>
        </w:r>
        <w:r w:rsidR="00577A08" w:rsidRPr="00750A7A" w:rsidDel="00F85D8A">
          <w:delText xml:space="preserve"> lack of details about the measure, the measure being somewhat </w:delText>
        </w:r>
        <w:r w:rsidR="00EA1D7E" w:rsidRPr="00750A7A" w:rsidDel="00F85D8A">
          <w:delText>esoteric</w:delText>
        </w:r>
        <w:r w:rsidR="00577A08" w:rsidRPr="00750A7A" w:rsidDel="00F85D8A">
          <w:delText>, or both</w:delText>
        </w:r>
        <w:r w:rsidRPr="00750A7A" w:rsidDel="00F85D8A">
          <w:delText xml:space="preserve">. In </w:delText>
        </w:r>
        <w:r w:rsidR="00577A08" w:rsidRPr="00750A7A" w:rsidDel="00F85D8A">
          <w:delText xml:space="preserve">such </w:delText>
        </w:r>
        <w:r w:rsidRPr="00750A7A" w:rsidDel="00F85D8A">
          <w:delText>case</w:delText>
        </w:r>
        <w:r w:rsidR="00577A08" w:rsidRPr="00750A7A" w:rsidDel="00F85D8A">
          <w:delText>s</w:delText>
        </w:r>
        <w:r w:rsidRPr="00750A7A" w:rsidDel="00F85D8A">
          <w:delText xml:space="preserve">, please </w:delText>
        </w:r>
        <w:r w:rsidR="00577A08" w:rsidRPr="00750A7A" w:rsidDel="00F85D8A">
          <w:delText xml:space="preserve">respond with </w:delText>
        </w:r>
        <w:r w:rsidRPr="00750A7A" w:rsidDel="00F85D8A">
          <w:delText>“indeterminable” in the corresponding column.</w:delText>
        </w:r>
      </w:del>
    </w:p>
    <w:p w14:paraId="3447A23F" w14:textId="77777777" w:rsidR="0031131C" w:rsidRPr="00750A7A" w:rsidDel="00F85D8A" w:rsidRDefault="0031131C" w:rsidP="00F85D8A">
      <w:pPr>
        <w:pStyle w:val="Heading1"/>
        <w:rPr>
          <w:del w:id="303" w:author="ian hussey" w:date="2026-03-17T22:17:00Z" w16du:dateUtc="2026-03-17T21:17:00Z"/>
        </w:rPr>
        <w:pPrChange w:id="304" w:author="ian hussey" w:date="2026-03-17T22:17:00Z" w16du:dateUtc="2026-03-17T21:17:00Z">
          <w:pPr>
            <w:spacing w:line="276" w:lineRule="auto"/>
            <w:jc w:val="both"/>
          </w:pPr>
        </w:pPrChange>
      </w:pPr>
    </w:p>
    <w:p w14:paraId="1785230F" w14:textId="567E66A2" w:rsidR="00183B97" w:rsidRPr="00750A7A" w:rsidRDefault="00B13512" w:rsidP="00F85D8A">
      <w:pPr>
        <w:pStyle w:val="Heading1"/>
        <w:pPrChange w:id="305" w:author="ian hussey" w:date="2026-03-17T22:17:00Z" w16du:dateUtc="2026-03-17T21:17:00Z">
          <w:pPr>
            <w:pStyle w:val="Heading2"/>
            <w:spacing w:line="276" w:lineRule="auto"/>
            <w:jc w:val="both"/>
          </w:pPr>
        </w:pPrChange>
      </w:pPr>
      <w:bookmarkStart w:id="306" w:name="_Toc208510430"/>
      <w:bookmarkStart w:id="307" w:name="_Toc224681556"/>
      <w:r w:rsidRPr="00750A7A">
        <w:t>Time limited classification – ‘</w:t>
      </w:r>
      <w:r w:rsidR="00183B97" w:rsidRPr="00750A7A">
        <w:t>Out of time</w:t>
      </w:r>
      <w:bookmarkEnd w:id="306"/>
      <w:r w:rsidRPr="00750A7A">
        <w:t>’</w:t>
      </w:r>
      <w:bookmarkEnd w:id="307"/>
    </w:p>
    <w:p w14:paraId="5074F207" w14:textId="6546B228" w:rsidR="00A939F5" w:rsidRPr="00750A7A" w:rsidRDefault="1B511046"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The purpose of this </w:t>
      </w:r>
      <w:r w:rsidR="00B13512" w:rsidRPr="00750A7A">
        <w:rPr>
          <w:rFonts w:asciiTheme="majorHAnsi" w:hAnsiTheme="majorHAnsi" w:cstheme="majorHAnsi"/>
          <w:color w:val="000000" w:themeColor="text1"/>
        </w:rPr>
        <w:t xml:space="preserve">project </w:t>
      </w:r>
      <w:r w:rsidRPr="00750A7A">
        <w:rPr>
          <w:rFonts w:asciiTheme="majorHAnsi" w:hAnsiTheme="majorHAnsi" w:cstheme="majorHAnsi"/>
          <w:color w:val="000000" w:themeColor="text1"/>
        </w:rPr>
        <w:t xml:space="preserve">is to categorize the measures into general modes or categories within a reasonable amount of time. In the development of this codebook and instructions, we determined </w:t>
      </w:r>
      <w:ins w:id="308" w:author="ian hussey" w:date="2026-03-17T23:10:00Z" w16du:dateUtc="2026-03-17T22:10:00Z">
        <w:r w:rsidR="009C7400">
          <w:rPr>
            <w:rFonts w:asciiTheme="majorHAnsi" w:hAnsiTheme="majorHAnsi" w:cstheme="majorHAnsi"/>
            <w:b/>
            <w:bCs/>
            <w:color w:val="000000" w:themeColor="text1"/>
          </w:rPr>
          <w:t>15</w:t>
        </w:r>
      </w:ins>
      <w:del w:id="309" w:author="ian hussey" w:date="2026-03-17T23:10:00Z" w16du:dateUtc="2026-03-17T22:10:00Z">
        <w:r w:rsidRPr="00750A7A" w:rsidDel="009C7400">
          <w:rPr>
            <w:rFonts w:asciiTheme="majorHAnsi" w:hAnsiTheme="majorHAnsi" w:cstheme="majorHAnsi"/>
            <w:b/>
            <w:bCs/>
            <w:color w:val="000000" w:themeColor="text1"/>
          </w:rPr>
          <w:delText>20</w:delText>
        </w:r>
      </w:del>
      <w:r w:rsidRPr="00750A7A">
        <w:rPr>
          <w:rFonts w:asciiTheme="majorHAnsi" w:hAnsiTheme="majorHAnsi" w:cstheme="majorHAnsi"/>
          <w:b/>
          <w:bCs/>
          <w:color w:val="000000" w:themeColor="text1"/>
        </w:rPr>
        <w:t xml:space="preserve"> minutes </w:t>
      </w:r>
      <w:r w:rsidR="00B13512" w:rsidRPr="00750A7A">
        <w:rPr>
          <w:rFonts w:asciiTheme="majorHAnsi" w:hAnsiTheme="majorHAnsi" w:cstheme="majorHAnsi"/>
          <w:b/>
          <w:bCs/>
          <w:color w:val="000000" w:themeColor="text1"/>
        </w:rPr>
        <w:t xml:space="preserve">per article </w:t>
      </w:r>
      <w:r w:rsidRPr="00750A7A">
        <w:rPr>
          <w:rFonts w:asciiTheme="majorHAnsi" w:hAnsiTheme="majorHAnsi" w:cstheme="majorHAnsi"/>
          <w:b/>
          <w:bCs/>
          <w:color w:val="000000" w:themeColor="text1"/>
        </w:rPr>
        <w:t>to be reasonable</w:t>
      </w:r>
      <w:ins w:id="310" w:author="ian hussey" w:date="2026-03-17T23:10:00Z" w16du:dateUtc="2026-03-17T22:10:00Z">
        <w:r w:rsidR="009C7400">
          <w:rPr>
            <w:rFonts w:asciiTheme="majorHAnsi" w:hAnsiTheme="majorHAnsi" w:cstheme="majorHAnsi"/>
            <w:b/>
            <w:bCs/>
            <w:color w:val="000000" w:themeColor="text1"/>
          </w:rPr>
          <w:t>, or up to 30 if there are a large number of studies reported in the same article</w:t>
        </w:r>
      </w:ins>
      <w:r w:rsidRPr="00750A7A">
        <w:rPr>
          <w:rFonts w:asciiTheme="majorHAnsi" w:hAnsiTheme="majorHAnsi" w:cstheme="majorHAnsi"/>
          <w:color w:val="000000" w:themeColor="text1"/>
        </w:rPr>
        <w:t xml:space="preserve">. Measures that can’t be categorized in this amount of time (for the whole article) should be recorded using this category.  </w:t>
      </w:r>
      <w:r w:rsidR="0051500F" w:rsidRPr="00750A7A">
        <w:rPr>
          <w:rFonts w:asciiTheme="majorHAnsi" w:hAnsiTheme="majorHAnsi" w:cstheme="majorHAnsi"/>
          <w:color w:val="000000" w:themeColor="text1"/>
        </w:rPr>
        <w:t>You have 10 more minutes to categorize a measure for which you need to look up more specific information online. See the workflow for more information</w:t>
      </w:r>
      <w:r w:rsidR="0031131C" w:rsidRPr="00750A7A">
        <w:rPr>
          <w:rFonts w:asciiTheme="majorHAnsi" w:hAnsiTheme="majorHAnsi" w:cstheme="majorHAnsi"/>
          <w:color w:val="000000" w:themeColor="text1"/>
        </w:rPr>
        <w:t>.</w:t>
      </w:r>
      <w:ins w:id="311" w:author="ian hussey" w:date="2026-03-17T23:10:00Z" w16du:dateUtc="2026-03-17T22:10:00Z">
        <w:r w:rsidR="009C7400">
          <w:rPr>
            <w:rFonts w:asciiTheme="majorHAnsi" w:hAnsiTheme="majorHAnsi" w:cstheme="majorHAnsi"/>
            <w:color w:val="000000" w:themeColor="text1"/>
          </w:rPr>
          <w:t xml:space="preserve"> </w:t>
        </w:r>
        <w:r w:rsidR="009C7400" w:rsidRPr="00480B4D">
          <w:rPr>
            <w:rFonts w:asciiTheme="majorHAnsi" w:hAnsiTheme="majorHAnsi" w:cstheme="majorHAnsi"/>
            <w:b/>
            <w:bCs/>
            <w:color w:val="000000" w:themeColor="text1"/>
            <w:rPrChange w:id="312" w:author="ian hussey" w:date="2026-03-17T23:11:00Z" w16du:dateUtc="2026-03-17T22:11:00Z">
              <w:rPr>
                <w:rFonts w:asciiTheme="majorHAnsi" w:hAnsiTheme="majorHAnsi" w:cstheme="majorHAnsi"/>
                <w:color w:val="000000" w:themeColor="text1"/>
              </w:rPr>
            </w:rPrChange>
          </w:rPr>
          <w:t xml:space="preserve">The purpose of this is to maintain your progress through the articles rather than devote a lot of </w:t>
        </w:r>
      </w:ins>
      <w:ins w:id="313" w:author="ian hussey" w:date="2026-03-17T23:11:00Z" w16du:dateUtc="2026-03-17T22:11:00Z">
        <w:r w:rsidR="009C7400" w:rsidRPr="00480B4D">
          <w:rPr>
            <w:rFonts w:asciiTheme="majorHAnsi" w:hAnsiTheme="majorHAnsi" w:cstheme="majorHAnsi"/>
            <w:b/>
            <w:bCs/>
            <w:color w:val="000000" w:themeColor="text1"/>
            <w:rPrChange w:id="314" w:author="ian hussey" w:date="2026-03-17T23:11:00Z" w16du:dateUtc="2026-03-17T22:11:00Z">
              <w:rPr>
                <w:rFonts w:asciiTheme="majorHAnsi" w:hAnsiTheme="majorHAnsi" w:cstheme="majorHAnsi"/>
                <w:color w:val="000000" w:themeColor="text1"/>
              </w:rPr>
            </w:rPrChange>
          </w:rPr>
          <w:t>time to a small number of edge cases that are difficult to classify.</w:t>
        </w:r>
      </w:ins>
    </w:p>
    <w:p w14:paraId="0FCAF126" w14:textId="77777777" w:rsidR="00B13512" w:rsidRPr="00750A7A" w:rsidRDefault="00B13512" w:rsidP="00767297">
      <w:pPr>
        <w:spacing w:line="276" w:lineRule="auto"/>
        <w:jc w:val="both"/>
        <w:rPr>
          <w:rFonts w:asciiTheme="majorHAnsi" w:hAnsiTheme="majorHAnsi" w:cstheme="majorHAnsi"/>
          <w:color w:val="000000" w:themeColor="text1"/>
        </w:rPr>
      </w:pPr>
    </w:p>
    <w:p w14:paraId="42EC9AFA" w14:textId="14A4EF94" w:rsidR="00B13512" w:rsidRPr="00750A7A" w:rsidDel="00F85D8A" w:rsidRDefault="00B13512" w:rsidP="00767297">
      <w:pPr>
        <w:pStyle w:val="Heading2"/>
        <w:spacing w:line="276" w:lineRule="auto"/>
        <w:jc w:val="both"/>
        <w:rPr>
          <w:del w:id="315" w:author="ian hussey" w:date="2026-03-17T22:17:00Z" w16du:dateUtc="2026-03-17T21:17:00Z"/>
          <w:rFonts w:cstheme="majorHAnsi"/>
          <w:color w:val="000000" w:themeColor="text1"/>
        </w:rPr>
      </w:pPr>
      <w:del w:id="316" w:author="ian hussey" w:date="2026-03-17T22:17:00Z" w16du:dateUtc="2026-03-17T21:17:00Z">
        <w:r w:rsidRPr="00750A7A" w:rsidDel="00F85D8A">
          <w:rPr>
            <w:rFonts w:cstheme="majorHAnsi"/>
            <w:color w:val="000000" w:themeColor="text1"/>
          </w:rPr>
          <w:delText>Mixed categories</w:delText>
        </w:r>
      </w:del>
    </w:p>
    <w:p w14:paraId="51C0FC20" w14:textId="70063597" w:rsidR="00433149" w:rsidRPr="00BB228C" w:rsidDel="00F85D8A" w:rsidRDefault="00B13512" w:rsidP="00767297">
      <w:pPr>
        <w:spacing w:line="276" w:lineRule="auto"/>
        <w:jc w:val="both"/>
        <w:rPr>
          <w:del w:id="317" w:author="ian hussey" w:date="2026-03-17T22:17:00Z" w16du:dateUtc="2026-03-17T21:17:00Z"/>
          <w:rFonts w:asciiTheme="majorHAnsi" w:hAnsiTheme="majorHAnsi" w:cstheme="majorHAnsi"/>
        </w:rPr>
      </w:pPr>
      <w:del w:id="318" w:author="ian hussey" w:date="2026-03-17T22:17:00Z" w16du:dateUtc="2026-03-17T21:17:00Z">
        <w:r w:rsidRPr="00BB228C" w:rsidDel="00F85D8A">
          <w:rPr>
            <w:rFonts w:asciiTheme="majorHAnsi" w:hAnsiTheme="majorHAnsi" w:cstheme="majorHAnsi"/>
          </w:rPr>
          <w:delText xml:space="preserve">Some measures cannot be specified in a single category. For example, it is quite common for self-report scales to contain items that assess both subjective experiences and self-reported behaviors. A depression scale, for instance, may ask about low mood (a subjective experience) and sleep disturbance (a behavior). </w:delText>
        </w:r>
      </w:del>
    </w:p>
    <w:p w14:paraId="0C246DAA" w14:textId="3942C297" w:rsidR="00433149" w:rsidRPr="00BB228C" w:rsidDel="00F85D8A" w:rsidRDefault="00433149" w:rsidP="00767297">
      <w:pPr>
        <w:spacing w:line="276" w:lineRule="auto"/>
        <w:jc w:val="both"/>
        <w:rPr>
          <w:del w:id="319" w:author="ian hussey" w:date="2026-03-17T22:17:00Z" w16du:dateUtc="2026-03-17T21:17:00Z"/>
          <w:rFonts w:asciiTheme="majorHAnsi" w:hAnsiTheme="majorHAnsi" w:cstheme="majorHAnsi"/>
          <w:color w:val="C00000"/>
        </w:rPr>
      </w:pPr>
    </w:p>
    <w:p w14:paraId="0089FA86" w14:textId="1B2C05E3" w:rsidR="00433149" w:rsidRPr="00BB228C" w:rsidDel="00F85D8A" w:rsidRDefault="00B13512" w:rsidP="00767297">
      <w:pPr>
        <w:spacing w:line="276" w:lineRule="auto"/>
        <w:jc w:val="both"/>
        <w:rPr>
          <w:del w:id="320" w:author="ian hussey" w:date="2026-03-17T22:17:00Z" w16du:dateUtc="2026-03-17T21:17:00Z"/>
          <w:rFonts w:asciiTheme="majorHAnsi" w:hAnsiTheme="majorHAnsi" w:cstheme="majorHAnsi"/>
        </w:rPr>
      </w:pPr>
      <w:del w:id="321" w:author="ian hussey" w:date="2026-03-17T22:17:00Z" w16du:dateUtc="2026-03-17T21:17:00Z">
        <w:r w:rsidRPr="00BB228C" w:rsidDel="00F85D8A">
          <w:rPr>
            <w:rFonts w:asciiTheme="majorHAnsi" w:hAnsiTheme="majorHAnsi" w:cstheme="majorHAnsi"/>
            <w:b/>
            <w:bCs/>
          </w:rPr>
          <w:delText>Such measures typically mix an ‘aligned’ category and a ‘misaligned’ category (see Table 1 and the section on aligned vs misaligned measures, discussed previously)</w:delText>
        </w:r>
        <w:r w:rsidRPr="00BB228C" w:rsidDel="00F85D8A">
          <w:rPr>
            <w:rFonts w:asciiTheme="majorHAnsi" w:hAnsiTheme="majorHAnsi" w:cstheme="majorHAnsi"/>
          </w:rPr>
          <w:delText xml:space="preserve"> </w:delText>
        </w:r>
        <w:r w:rsidRPr="00BB228C" w:rsidDel="00F85D8A">
          <w:rPr>
            <w:rFonts w:asciiTheme="majorHAnsi" w:hAnsiTheme="majorHAnsi" w:cstheme="majorHAnsi"/>
            <w:b/>
            <w:bCs/>
          </w:rPr>
          <w:delText>and should be scored using the ‘not aligned’ category.</w:delText>
        </w:r>
        <w:r w:rsidRPr="00BB228C" w:rsidDel="00F85D8A">
          <w:rPr>
            <w:rFonts w:asciiTheme="majorHAnsi" w:hAnsiTheme="majorHAnsi" w:cstheme="majorHAnsi"/>
          </w:rPr>
          <w:delText xml:space="preserve"> </w:delText>
        </w:r>
        <w:r w:rsidR="009D1C4E" w:rsidRPr="00D37C79" w:rsidDel="00F85D8A">
          <w:rPr>
            <w:rFonts w:asciiTheme="majorHAnsi" w:hAnsiTheme="majorHAnsi" w:cstheme="majorHAnsi"/>
          </w:rPr>
          <w:delText xml:space="preserve">This approach ensures that measures coded as </w:delText>
        </w:r>
        <w:r w:rsidR="009D1C4E" w:rsidRPr="00D37C79" w:rsidDel="00F85D8A">
          <w:rPr>
            <w:rFonts w:asciiTheme="majorHAnsi" w:hAnsiTheme="majorHAnsi" w:cstheme="majorHAnsi"/>
            <w:b/>
            <w:bCs/>
          </w:rPr>
          <w:delText>‘aligned’</w:delText>
        </w:r>
        <w:r w:rsidR="009D1C4E" w:rsidRPr="00D37C79" w:rsidDel="00F85D8A">
          <w:rPr>
            <w:rFonts w:asciiTheme="majorHAnsi" w:hAnsiTheme="majorHAnsi" w:cstheme="majorHAnsi"/>
          </w:rPr>
          <w:delText xml:space="preserve"> remain relatively </w:delText>
        </w:r>
        <w:r w:rsidR="009D1C4E" w:rsidRPr="00D37C79" w:rsidDel="00F85D8A">
          <w:rPr>
            <w:rFonts w:asciiTheme="majorHAnsi" w:hAnsiTheme="majorHAnsi" w:cstheme="majorHAnsi"/>
            <w:b/>
            <w:bCs/>
          </w:rPr>
          <w:delText>pure</w:delText>
        </w:r>
        <w:r w:rsidR="009D1C4E" w:rsidRPr="00D37C79" w:rsidDel="00F85D8A">
          <w:rPr>
            <w:rFonts w:asciiTheme="majorHAnsi" w:hAnsiTheme="majorHAnsi" w:cstheme="majorHAnsi"/>
          </w:rPr>
          <w:delText>, containing only items that fully match the category.</w:delText>
        </w:r>
      </w:del>
    </w:p>
    <w:p w14:paraId="5C97337F" w14:textId="1D4A1BA0" w:rsidR="00A93EE2" w:rsidRPr="00BB228C" w:rsidDel="00F85D8A" w:rsidRDefault="00A93EE2" w:rsidP="00767297">
      <w:pPr>
        <w:spacing w:line="276" w:lineRule="auto"/>
        <w:jc w:val="both"/>
        <w:rPr>
          <w:del w:id="322" w:author="ian hussey" w:date="2026-03-17T22:17:00Z" w16du:dateUtc="2026-03-17T21:17:00Z"/>
          <w:rFonts w:asciiTheme="majorHAnsi" w:hAnsiTheme="majorHAnsi" w:cstheme="majorHAnsi"/>
        </w:rPr>
      </w:pPr>
      <w:del w:id="323" w:author="ian hussey" w:date="2026-03-17T22:17:00Z" w16du:dateUtc="2026-03-17T21:17:00Z">
        <w:r w:rsidRPr="00BB228C" w:rsidDel="00F85D8A">
          <w:rPr>
            <w:rFonts w:asciiTheme="majorHAnsi" w:hAnsiTheme="majorHAnsi" w:cstheme="majorHAnsi"/>
          </w:rPr>
          <w:delText>In practice</w:delText>
        </w:r>
        <w:r w:rsidR="00B13512" w:rsidRPr="00BB228C" w:rsidDel="00F85D8A">
          <w:rPr>
            <w:rFonts w:asciiTheme="majorHAnsi" w:hAnsiTheme="majorHAnsi" w:cstheme="majorHAnsi"/>
          </w:rPr>
          <w:delText>, the category ‘self-reports about behavior’ includes both</w:delText>
        </w:r>
        <w:r w:rsidRPr="00BB228C" w:rsidDel="00F85D8A">
          <w:rPr>
            <w:rFonts w:asciiTheme="majorHAnsi" w:hAnsiTheme="majorHAnsi" w:cstheme="majorHAnsi"/>
          </w:rPr>
          <w:delText>:</w:delText>
        </w:r>
      </w:del>
    </w:p>
    <w:p w14:paraId="7B69B253" w14:textId="5221101B" w:rsidR="00A93EE2" w:rsidRPr="00BB228C" w:rsidDel="00F85D8A" w:rsidRDefault="00A93EE2" w:rsidP="00912380">
      <w:pPr>
        <w:pStyle w:val="ListParagraph"/>
        <w:numPr>
          <w:ilvl w:val="0"/>
          <w:numId w:val="39"/>
        </w:numPr>
        <w:spacing w:line="276" w:lineRule="auto"/>
        <w:jc w:val="both"/>
        <w:rPr>
          <w:del w:id="324" w:author="ian hussey" w:date="2026-03-17T22:17:00Z" w16du:dateUtc="2026-03-17T21:17:00Z"/>
          <w:rFonts w:asciiTheme="majorHAnsi" w:hAnsiTheme="majorHAnsi" w:cstheme="majorHAnsi"/>
        </w:rPr>
      </w:pPr>
      <w:del w:id="325" w:author="ian hussey" w:date="2026-03-17T22:17:00Z" w16du:dateUtc="2026-03-17T21:17:00Z">
        <w:r w:rsidRPr="00BB228C" w:rsidDel="00F85D8A">
          <w:rPr>
            <w:rFonts w:asciiTheme="majorHAnsi" w:hAnsiTheme="majorHAnsi" w:cstheme="majorHAnsi"/>
          </w:rPr>
          <w:delText xml:space="preserve">Pure </w:delText>
        </w:r>
        <w:r w:rsidR="00B13512" w:rsidRPr="00BB228C" w:rsidDel="00F85D8A">
          <w:rPr>
            <w:rFonts w:asciiTheme="majorHAnsi" w:hAnsiTheme="majorHAnsi" w:cstheme="majorHAnsi"/>
          </w:rPr>
          <w:delText>‘self-reports about behavior</w:delText>
        </w:r>
        <w:r w:rsidRPr="00BB228C" w:rsidDel="00F85D8A">
          <w:rPr>
            <w:rFonts w:asciiTheme="majorHAnsi" w:hAnsiTheme="majorHAnsi" w:cstheme="majorHAnsi"/>
          </w:rPr>
          <w:delText>’,</w:delText>
        </w:r>
        <w:r w:rsidR="00B13512" w:rsidRPr="00BB228C" w:rsidDel="00F85D8A">
          <w:rPr>
            <w:rFonts w:asciiTheme="majorHAnsi" w:hAnsiTheme="majorHAnsi" w:cstheme="majorHAnsi"/>
          </w:rPr>
          <w:delText xml:space="preserve"> and </w:delText>
        </w:r>
      </w:del>
    </w:p>
    <w:p w14:paraId="0D3898B3" w14:textId="4A764BA9" w:rsidR="00A93EE2" w:rsidDel="00F85D8A" w:rsidRDefault="00A93EE2" w:rsidP="00912380">
      <w:pPr>
        <w:pStyle w:val="ListParagraph"/>
        <w:numPr>
          <w:ilvl w:val="0"/>
          <w:numId w:val="39"/>
        </w:numPr>
        <w:spacing w:line="276" w:lineRule="auto"/>
        <w:jc w:val="both"/>
        <w:rPr>
          <w:del w:id="326" w:author="ian hussey" w:date="2026-03-17T22:17:00Z" w16du:dateUtc="2026-03-17T21:17:00Z"/>
          <w:rFonts w:asciiTheme="majorHAnsi" w:hAnsiTheme="majorHAnsi" w:cstheme="majorHAnsi"/>
        </w:rPr>
      </w:pPr>
      <w:del w:id="327" w:author="ian hussey" w:date="2026-03-17T22:17:00Z" w16du:dateUtc="2026-03-17T21:17:00Z">
        <w:r w:rsidRPr="00BB228C" w:rsidDel="00F85D8A">
          <w:rPr>
            <w:rFonts w:asciiTheme="majorHAnsi" w:hAnsiTheme="majorHAnsi" w:cstheme="majorHAnsi"/>
          </w:rPr>
          <w:delText>Mixed measures that contain both ‘self-reports about behavior’ and ‘self-reports about subjective experience’ items.</w:delText>
        </w:r>
      </w:del>
    </w:p>
    <w:p w14:paraId="40C81E15" w14:textId="3D247B3E" w:rsidR="004E2A6F" w:rsidRPr="004E2A6F" w:rsidDel="00F85D8A" w:rsidRDefault="004E2A6F" w:rsidP="004E2A6F">
      <w:pPr>
        <w:spacing w:line="276" w:lineRule="auto"/>
        <w:jc w:val="both"/>
        <w:rPr>
          <w:del w:id="328" w:author="ian hussey" w:date="2026-03-17T22:17:00Z" w16du:dateUtc="2026-03-17T21:17:00Z"/>
          <w:rFonts w:asciiTheme="majorHAnsi" w:hAnsiTheme="majorHAnsi" w:cstheme="majorHAnsi"/>
        </w:rPr>
      </w:pPr>
      <w:del w:id="329" w:author="ian hussey" w:date="2026-03-17T22:17:00Z" w16du:dateUtc="2026-03-17T21:17:00Z">
        <w:r w:rsidDel="00F85D8A">
          <w:rPr>
            <w:rFonts w:asciiTheme="majorHAnsi" w:hAnsiTheme="majorHAnsi" w:cstheme="majorHAnsi"/>
          </w:rPr>
          <w:delText>In case you come across a self-report that includes items that assess</w:delText>
        </w:r>
        <w:r w:rsidR="004505AA" w:rsidDel="00F85D8A">
          <w:rPr>
            <w:rFonts w:asciiTheme="majorHAnsi" w:hAnsiTheme="majorHAnsi" w:cstheme="majorHAnsi"/>
          </w:rPr>
          <w:delText xml:space="preserve"> more than two “what” categories, so for example</w:delText>
        </w:r>
        <w:r w:rsidDel="00F85D8A">
          <w:rPr>
            <w:rFonts w:asciiTheme="majorHAnsi" w:hAnsiTheme="majorHAnsi" w:cstheme="majorHAnsi"/>
          </w:rPr>
          <w:delText xml:space="preserve"> behavior, subjective experience and cognitive ability, you would categorize it as indeterminable.</w:delText>
        </w:r>
      </w:del>
    </w:p>
    <w:p w14:paraId="12850D6D" w14:textId="38056A14" w:rsidR="00B13512" w:rsidRPr="00750A7A" w:rsidRDefault="00B13512" w:rsidP="00767297">
      <w:pPr>
        <w:spacing w:line="276" w:lineRule="auto"/>
        <w:jc w:val="both"/>
        <w:rPr>
          <w:rFonts w:asciiTheme="majorHAnsi" w:hAnsiTheme="majorHAnsi" w:cstheme="majorHAnsi"/>
          <w:color w:val="000000" w:themeColor="text1"/>
        </w:rPr>
      </w:pPr>
    </w:p>
    <w:p w14:paraId="71DBB837" w14:textId="5C98AE5A" w:rsidR="00B13512" w:rsidRPr="00750A7A" w:rsidRDefault="00B13512" w:rsidP="00767297">
      <w:pPr>
        <w:spacing w:line="276" w:lineRule="auto"/>
        <w:jc w:val="both"/>
        <w:rPr>
          <w:rFonts w:asciiTheme="majorHAnsi" w:hAnsiTheme="majorHAnsi" w:cstheme="majorHAnsi"/>
          <w:b/>
          <w:bCs/>
          <w:color w:val="000000" w:themeColor="text1"/>
        </w:rPr>
        <w:sectPr w:rsidR="00B13512" w:rsidRPr="00750A7A" w:rsidSect="00050815">
          <w:pgSz w:w="11906" w:h="16838"/>
          <w:pgMar w:top="1418" w:right="1418" w:bottom="1134" w:left="1418" w:header="709" w:footer="709" w:gutter="0"/>
          <w:cols w:space="720"/>
          <w:docGrid w:linePitch="299"/>
        </w:sectPr>
      </w:pPr>
    </w:p>
    <w:p w14:paraId="2EEBC2C0" w14:textId="77777777" w:rsidR="00CF726C" w:rsidRPr="00750A7A" w:rsidRDefault="009155E4" w:rsidP="00767297">
      <w:pPr>
        <w:pStyle w:val="Heading2"/>
        <w:spacing w:after="120" w:line="276" w:lineRule="auto"/>
        <w:rPr>
          <w:rFonts w:cstheme="majorHAnsi"/>
          <w:color w:val="000000" w:themeColor="text1"/>
        </w:rPr>
      </w:pPr>
      <w:bookmarkStart w:id="330" w:name="_Ref205116055"/>
      <w:bookmarkStart w:id="331" w:name="_Ref205117033"/>
      <w:bookmarkStart w:id="332" w:name="_Toc208510431"/>
      <w:bookmarkStart w:id="333" w:name="_Toc224681557"/>
      <w:r w:rsidRPr="00750A7A">
        <w:rPr>
          <w:rFonts w:cstheme="majorHAnsi"/>
          <w:color w:val="000000" w:themeColor="text1"/>
        </w:rPr>
        <w:lastRenderedPageBreak/>
        <w:t>Differentiation in items</w:t>
      </w:r>
      <w:bookmarkEnd w:id="330"/>
      <w:bookmarkEnd w:id="331"/>
      <w:bookmarkEnd w:id="332"/>
      <w:bookmarkEnd w:id="333"/>
    </w:p>
    <w:p w14:paraId="2EEBC2C1" w14:textId="0869489E" w:rsidR="00CF726C" w:rsidRPr="00750A7A" w:rsidRDefault="009D1C4E" w:rsidP="00767297">
      <w:pPr>
        <w:spacing w:after="120" w:line="276" w:lineRule="auto"/>
        <w:jc w:val="both"/>
        <w:rPr>
          <w:rFonts w:asciiTheme="majorHAnsi" w:hAnsiTheme="majorHAnsi" w:cstheme="majorHAnsi"/>
          <w:color w:val="000000" w:themeColor="text1"/>
        </w:rPr>
      </w:pPr>
      <w:r>
        <w:rPr>
          <w:rFonts w:asciiTheme="majorHAnsi" w:hAnsiTheme="majorHAnsi" w:cstheme="majorHAnsi"/>
          <w:color w:val="000000" w:themeColor="text1"/>
        </w:rPr>
        <w:t>The m</w:t>
      </w:r>
      <w:r w:rsidR="009155E4" w:rsidRPr="00750A7A">
        <w:rPr>
          <w:rFonts w:asciiTheme="majorHAnsi" w:hAnsiTheme="majorHAnsi" w:cstheme="majorHAnsi"/>
          <w:color w:val="000000" w:themeColor="text1"/>
        </w:rPr>
        <w:t>ost common differentiation that needs to be made is between subjective and behavioral items</w:t>
      </w:r>
      <w:r w:rsidR="004E1355">
        <w:rPr>
          <w:rFonts w:asciiTheme="majorHAnsi" w:hAnsiTheme="majorHAnsi" w:cstheme="majorHAnsi"/>
          <w:color w:val="000000" w:themeColor="text1"/>
        </w:rPr>
        <w:t xml:space="preserve"> </w:t>
      </w:r>
      <w:r>
        <w:rPr>
          <w:rFonts w:asciiTheme="majorHAnsi" w:hAnsiTheme="majorHAnsi" w:cstheme="majorHAnsi"/>
          <w:color w:val="000000" w:themeColor="text1"/>
        </w:rPr>
        <w:t xml:space="preserve">in the </w:t>
      </w:r>
      <w:r w:rsidR="004E1355">
        <w:rPr>
          <w:rFonts w:asciiTheme="majorHAnsi" w:hAnsiTheme="majorHAnsi" w:cstheme="majorHAnsi"/>
          <w:color w:val="000000" w:themeColor="text1"/>
        </w:rPr>
        <w:t xml:space="preserve">“What is being measured” </w:t>
      </w:r>
      <w:r>
        <w:rPr>
          <w:rFonts w:asciiTheme="majorHAnsi" w:hAnsiTheme="majorHAnsi" w:cstheme="majorHAnsi"/>
          <w:color w:val="000000" w:themeColor="text1"/>
        </w:rPr>
        <w:t>category of</w:t>
      </w:r>
      <w:r w:rsidR="004E1355">
        <w:rPr>
          <w:rFonts w:asciiTheme="majorHAnsi" w:hAnsiTheme="majorHAnsi" w:cstheme="majorHAnsi"/>
          <w:color w:val="000000" w:themeColor="text1"/>
        </w:rPr>
        <w:t xml:space="preserve"> self-report.</w:t>
      </w:r>
      <w:r w:rsidR="009155E4" w:rsidRPr="00750A7A">
        <w:rPr>
          <w:rFonts w:asciiTheme="majorHAnsi" w:hAnsiTheme="majorHAnsi" w:cstheme="majorHAnsi"/>
          <w:color w:val="000000" w:themeColor="text1"/>
        </w:rPr>
        <w:t xml:space="preserve"> A useful test is to ask: does the item refer to something anyone could observe? Take “I get angry a lot” - anger itself is</w:t>
      </w:r>
      <w:r w:rsidR="00500498">
        <w:rPr>
          <w:rFonts w:asciiTheme="majorHAnsi" w:hAnsiTheme="majorHAnsi" w:cstheme="majorHAnsi"/>
          <w:color w:val="000000" w:themeColor="text1"/>
        </w:rPr>
        <w:t xml:space="preserve"> not</w:t>
      </w:r>
      <w:r w:rsidR="009155E4" w:rsidRPr="00750A7A">
        <w:rPr>
          <w:rFonts w:asciiTheme="majorHAnsi" w:hAnsiTheme="majorHAnsi" w:cstheme="majorHAnsi"/>
          <w:color w:val="000000" w:themeColor="text1"/>
        </w:rPr>
        <w:t xml:space="preserve"> directly visible and may </w:t>
      </w:r>
      <w:r w:rsidR="00500498">
        <w:rPr>
          <w:rFonts w:asciiTheme="majorHAnsi" w:hAnsiTheme="majorHAnsi" w:cstheme="majorHAnsi"/>
          <w:color w:val="000000" w:themeColor="text1"/>
        </w:rPr>
        <w:t>manifest</w:t>
      </w:r>
      <w:r w:rsidR="00500498" w:rsidRPr="00750A7A">
        <w:rPr>
          <w:rFonts w:asciiTheme="majorHAnsi" w:hAnsiTheme="majorHAnsi" w:cstheme="majorHAnsi"/>
          <w:color w:val="000000" w:themeColor="text1"/>
        </w:rPr>
        <w:t xml:space="preserve"> </w:t>
      </w:r>
      <w:r w:rsidR="009155E4" w:rsidRPr="00750A7A">
        <w:rPr>
          <w:rFonts w:asciiTheme="majorHAnsi" w:hAnsiTheme="majorHAnsi" w:cstheme="majorHAnsi"/>
          <w:color w:val="000000" w:themeColor="text1"/>
        </w:rPr>
        <w:t>different</w:t>
      </w:r>
      <w:r w:rsidR="00500498">
        <w:rPr>
          <w:rFonts w:asciiTheme="majorHAnsi" w:hAnsiTheme="majorHAnsi" w:cstheme="majorHAnsi"/>
          <w:color w:val="000000" w:themeColor="text1"/>
        </w:rPr>
        <w:t>ly</w:t>
      </w:r>
      <w:r w:rsidR="009155E4" w:rsidRPr="00750A7A">
        <w:rPr>
          <w:rFonts w:asciiTheme="majorHAnsi" w:hAnsiTheme="majorHAnsi" w:cstheme="majorHAnsi"/>
          <w:color w:val="000000" w:themeColor="text1"/>
        </w:rPr>
        <w:t xml:space="preserve"> in each person. But “I throw things when I get angry” still has the anger element but focuses on observable behavior. </w:t>
      </w:r>
      <w:r w:rsidR="00500498">
        <w:rPr>
          <w:rFonts w:asciiTheme="majorHAnsi" w:hAnsiTheme="majorHAnsi" w:cstheme="majorHAnsi"/>
          <w:color w:val="000000" w:themeColor="text1"/>
        </w:rPr>
        <w:t>The following</w:t>
      </w:r>
      <w:r w:rsidR="009155E4" w:rsidRPr="00750A7A">
        <w:rPr>
          <w:rFonts w:asciiTheme="majorHAnsi" w:hAnsiTheme="majorHAnsi" w:cstheme="majorHAnsi"/>
          <w:color w:val="000000" w:themeColor="text1"/>
        </w:rPr>
        <w:t xml:space="preserve"> exemplary items may help guide you</w:t>
      </w:r>
      <w:r w:rsidR="004E1355">
        <w:rPr>
          <w:rFonts w:asciiTheme="majorHAnsi" w:hAnsiTheme="majorHAnsi" w:cstheme="majorHAnsi"/>
          <w:color w:val="000000" w:themeColor="text1"/>
        </w:rPr>
        <w:t xml:space="preserve"> in your decision</w:t>
      </w:r>
      <w:r w:rsidR="009155E4" w:rsidRPr="00750A7A">
        <w:rPr>
          <w:rFonts w:asciiTheme="majorHAnsi" w:hAnsiTheme="majorHAnsi" w:cstheme="majorHAnsi"/>
          <w:color w:val="000000" w:themeColor="text1"/>
        </w:rPr>
        <w:t>:</w:t>
      </w:r>
    </w:p>
    <w:p w14:paraId="2EEBC2C2" w14:textId="2D87D622" w:rsidR="00CF726C" w:rsidRPr="00750A7A" w:rsidRDefault="009155E4" w:rsidP="00767297">
      <w:pPr>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 xml:space="preserve">Subjective </w:t>
      </w:r>
      <w:ins w:id="334" w:author="ian hussey" w:date="2026-03-17T22:09:00Z" w16du:dateUtc="2026-03-17T21:09:00Z">
        <w:r w:rsidR="00761702">
          <w:rPr>
            <w:rFonts w:asciiTheme="majorHAnsi" w:hAnsiTheme="majorHAnsi" w:cstheme="majorHAnsi"/>
            <w:b/>
            <w:bCs/>
            <w:color w:val="000000" w:themeColor="text1"/>
          </w:rPr>
          <w:t xml:space="preserve">States </w:t>
        </w:r>
      </w:ins>
      <w:r w:rsidRPr="00750A7A">
        <w:rPr>
          <w:rFonts w:asciiTheme="majorHAnsi" w:hAnsiTheme="majorHAnsi" w:cstheme="majorHAnsi"/>
          <w:b/>
          <w:bCs/>
          <w:color w:val="000000" w:themeColor="text1"/>
        </w:rPr>
        <w:t>Items</w:t>
      </w:r>
    </w:p>
    <w:p w14:paraId="2EEBC2C3"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get angry easily </w:t>
      </w:r>
    </w:p>
    <w:p w14:paraId="2EEBC2C4"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rarely get irritated </w:t>
      </w:r>
    </w:p>
    <w:p w14:paraId="2EEBC2C5"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get upset easily </w:t>
      </w:r>
    </w:p>
    <w:p w14:paraId="2EEBC2C6"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keep my emotions under control </w:t>
      </w:r>
    </w:p>
    <w:p w14:paraId="2EEBC2C7"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change my mood a lot </w:t>
      </w:r>
    </w:p>
    <w:p w14:paraId="2EEBC2C8"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worry about things </w:t>
      </w:r>
    </w:p>
    <w:p w14:paraId="2EEBC2C9"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get chores done right away</w:t>
      </w:r>
    </w:p>
    <w:p w14:paraId="2EEBC2CA"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am always prepared</w:t>
      </w:r>
    </w:p>
    <w:p w14:paraId="2EEBC2CB"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start tasks right away</w:t>
      </w:r>
    </w:p>
    <w:p w14:paraId="2EEBC2CC"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get to work at once</w:t>
      </w:r>
    </w:p>
    <w:p w14:paraId="2EEBC2CD"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carry out my plans</w:t>
      </w:r>
    </w:p>
    <w:p w14:paraId="2EEBC2CE"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worry too much over something that really doesn’t matter</w:t>
      </w:r>
    </w:p>
    <w:p w14:paraId="2EEBC2CF"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can talk about my problems with my friends</w:t>
      </w:r>
    </w:p>
    <w:p w14:paraId="2EEBC2D0"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get mad at myself when I make a mistake</w:t>
      </w:r>
    </w:p>
    <w:p w14:paraId="2EEBC2D1" w14:textId="77777777" w:rsidR="00CF726C" w:rsidRPr="00750A7A" w:rsidRDefault="009155E4" w:rsidP="00912380">
      <w:pPr>
        <w:widowControl w:val="0"/>
        <w:numPr>
          <w:ilvl w:val="0"/>
          <w:numId w:val="4"/>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get upset if there is even one mistake in my work</w:t>
      </w:r>
    </w:p>
    <w:p w14:paraId="2EEBC2D2" w14:textId="77777777" w:rsidR="00CF726C" w:rsidRPr="00750A7A" w:rsidRDefault="00CF726C" w:rsidP="00767297">
      <w:pPr>
        <w:widowControl w:val="0"/>
        <w:spacing w:line="276" w:lineRule="auto"/>
        <w:jc w:val="both"/>
        <w:rPr>
          <w:rFonts w:asciiTheme="majorHAnsi" w:hAnsiTheme="majorHAnsi" w:cstheme="majorHAnsi"/>
          <w:color w:val="000000" w:themeColor="text1"/>
        </w:rPr>
      </w:pPr>
    </w:p>
    <w:p w14:paraId="2EEBC2D3" w14:textId="67BFE9E4" w:rsidR="00CF726C" w:rsidRPr="00750A7A" w:rsidRDefault="009155E4" w:rsidP="00767297">
      <w:pPr>
        <w:widowControl w:val="0"/>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Behavioral Items</w:t>
      </w:r>
    </w:p>
    <w:p w14:paraId="2EEBC2D4" w14:textId="63A7FBF5" w:rsidR="00CF726C" w:rsidRPr="00750A7A" w:rsidRDefault="009155E4" w:rsidP="00767297">
      <w:pPr>
        <w:widowControl w:val="0"/>
        <w:numPr>
          <w:ilvl w:val="0"/>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(How many times in the last year have you…)</w:t>
      </w:r>
    </w:p>
    <w:p w14:paraId="2EEBC2D5" w14:textId="77777777" w:rsidR="00CF726C" w:rsidRPr="00750A7A" w:rsidRDefault="009155E4" w:rsidP="00767297">
      <w:pPr>
        <w:widowControl w:val="0"/>
        <w:numPr>
          <w:ilvl w:val="1"/>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purposely damaged or destroyed property belonging to your parents or other family members?</w:t>
      </w:r>
    </w:p>
    <w:p w14:paraId="2EEBC2D6" w14:textId="77777777" w:rsidR="00CF726C" w:rsidRPr="00750A7A" w:rsidRDefault="009155E4" w:rsidP="00767297">
      <w:pPr>
        <w:widowControl w:val="0"/>
        <w:numPr>
          <w:ilvl w:val="1"/>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purposely damaged or destroyed property belonging to a school?</w:t>
      </w:r>
    </w:p>
    <w:p w14:paraId="2EEBC2D7" w14:textId="77777777" w:rsidR="00CF726C" w:rsidRPr="00750A7A" w:rsidRDefault="009155E4" w:rsidP="00767297">
      <w:pPr>
        <w:widowControl w:val="0"/>
        <w:numPr>
          <w:ilvl w:val="0"/>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greet my close friends with a kiss, cheek-to-cheek</w:t>
      </w:r>
    </w:p>
    <w:p w14:paraId="2EEBC2D8" w14:textId="77777777" w:rsidR="00CF726C" w:rsidRPr="00750A7A" w:rsidRDefault="009155E4" w:rsidP="00767297">
      <w:pPr>
        <w:widowControl w:val="0"/>
        <w:numPr>
          <w:ilvl w:val="0"/>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am constantly fidgeting or squirming</w:t>
      </w:r>
    </w:p>
    <w:p w14:paraId="2EEBC2D9" w14:textId="77777777" w:rsidR="00CF726C" w:rsidRPr="00750A7A" w:rsidRDefault="009155E4" w:rsidP="00767297">
      <w:pPr>
        <w:widowControl w:val="0"/>
        <w:numPr>
          <w:ilvl w:val="0"/>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fight a lot</w:t>
      </w:r>
    </w:p>
    <w:p w14:paraId="2EEBC2DA" w14:textId="774BEDB7" w:rsidR="00CF726C" w:rsidRPr="00750A7A" w:rsidRDefault="009155E4" w:rsidP="00767297">
      <w:pPr>
        <w:widowControl w:val="0"/>
        <w:numPr>
          <w:ilvl w:val="0"/>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During the past </w:t>
      </w:r>
      <w:r w:rsidR="00ED39F8" w:rsidRPr="00750A7A">
        <w:rPr>
          <w:rFonts w:asciiTheme="majorHAnsi" w:hAnsiTheme="majorHAnsi" w:cstheme="majorHAnsi"/>
          <w:color w:val="000000" w:themeColor="text1"/>
        </w:rPr>
        <w:t xml:space="preserve">month, </w:t>
      </w:r>
      <w:r w:rsidRPr="00750A7A">
        <w:rPr>
          <w:rFonts w:asciiTheme="majorHAnsi" w:hAnsiTheme="majorHAnsi" w:cstheme="majorHAnsi"/>
          <w:color w:val="000000" w:themeColor="text1"/>
        </w:rPr>
        <w:t>on how many nights per week did you fall asleep within 30 minutes?</w:t>
      </w:r>
    </w:p>
    <w:p w14:paraId="2EEBC2DB" w14:textId="77777777" w:rsidR="00CF726C" w:rsidRPr="00750A7A" w:rsidRDefault="009155E4" w:rsidP="00767297">
      <w:pPr>
        <w:widowControl w:val="0"/>
        <w:numPr>
          <w:ilvl w:val="0"/>
          <w:numId w:val="2"/>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leave the bathroom a mess</w:t>
      </w:r>
    </w:p>
    <w:p w14:paraId="2EEBC2DC" w14:textId="77777777" w:rsidR="00CF726C" w:rsidRPr="00750A7A" w:rsidRDefault="00CF726C" w:rsidP="00767297">
      <w:pPr>
        <w:widowControl w:val="0"/>
        <w:spacing w:line="276" w:lineRule="auto"/>
        <w:jc w:val="both"/>
        <w:rPr>
          <w:rFonts w:asciiTheme="majorHAnsi" w:hAnsiTheme="majorHAnsi" w:cstheme="majorHAnsi"/>
          <w:color w:val="000000" w:themeColor="text1"/>
        </w:rPr>
      </w:pPr>
    </w:p>
    <w:p w14:paraId="2EEBC2DD" w14:textId="400054BF" w:rsidR="00CF726C" w:rsidRPr="00750A7A" w:rsidRDefault="009155E4" w:rsidP="00767297">
      <w:pPr>
        <w:widowControl w:val="0"/>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Mental ability/Cognitive Process Items</w:t>
      </w:r>
    </w:p>
    <w:p w14:paraId="2EEBC2DE" w14:textId="77777777" w:rsidR="00CF726C" w:rsidRPr="00750A7A" w:rsidRDefault="009155E4" w:rsidP="00912380">
      <w:pPr>
        <w:widowControl w:val="0"/>
        <w:numPr>
          <w:ilvl w:val="0"/>
          <w:numId w:val="5"/>
        </w:numPr>
        <w:spacing w:line="276" w:lineRule="auto"/>
        <w:jc w:val="both"/>
        <w:rPr>
          <w:rFonts w:asciiTheme="majorHAnsi" w:hAnsiTheme="majorHAnsi" w:cstheme="majorHAnsi"/>
          <w:color w:val="000000" w:themeColor="text1"/>
        </w:rPr>
      </w:pPr>
      <w:commentRangeStart w:id="335"/>
      <w:r w:rsidRPr="00750A7A">
        <w:rPr>
          <w:rFonts w:asciiTheme="majorHAnsi" w:hAnsiTheme="majorHAnsi" w:cstheme="majorHAnsi"/>
          <w:color w:val="000000" w:themeColor="text1"/>
        </w:rPr>
        <w:t>By looking at people’s facial expressions, I recognize the emotions they are experiencing</w:t>
      </w:r>
    </w:p>
    <w:p w14:paraId="2EEBC2DF" w14:textId="77777777" w:rsidR="00CF726C" w:rsidRPr="00750A7A" w:rsidRDefault="009155E4" w:rsidP="00912380">
      <w:pPr>
        <w:widowControl w:val="0"/>
        <w:numPr>
          <w:ilvl w:val="0"/>
          <w:numId w:val="5"/>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am aware of the nonverbal messages other people send</w:t>
      </w:r>
    </w:p>
    <w:p w14:paraId="2EEBC2E0" w14:textId="77777777" w:rsidR="00CF726C" w:rsidRPr="00750A7A" w:rsidRDefault="009155E4" w:rsidP="00912380">
      <w:pPr>
        <w:widowControl w:val="0"/>
        <w:numPr>
          <w:ilvl w:val="0"/>
          <w:numId w:val="5"/>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 can tell when a person is lying to me by looking at his or her facial expression</w:t>
      </w:r>
    </w:p>
    <w:p w14:paraId="2EEBC2E1" w14:textId="77777777" w:rsidR="00CF726C" w:rsidRPr="00750A7A" w:rsidRDefault="009155E4" w:rsidP="00912380">
      <w:pPr>
        <w:widowControl w:val="0"/>
        <w:numPr>
          <w:ilvl w:val="0"/>
          <w:numId w:val="5"/>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lastRenderedPageBreak/>
        <w:t xml:space="preserve"> I am good at organizing information</w:t>
      </w:r>
      <w:commentRangeEnd w:id="335"/>
      <w:r w:rsidR="00761702">
        <w:rPr>
          <w:rStyle w:val="CommentReference"/>
        </w:rPr>
        <w:commentReference w:id="335"/>
      </w:r>
    </w:p>
    <w:p w14:paraId="2EEBC2E2" w14:textId="77777777" w:rsidR="00CF726C" w:rsidRPr="00750A7A" w:rsidRDefault="00CF726C" w:rsidP="00767297">
      <w:pPr>
        <w:widowControl w:val="0"/>
        <w:spacing w:line="276" w:lineRule="auto"/>
        <w:jc w:val="both"/>
        <w:rPr>
          <w:rFonts w:asciiTheme="majorHAnsi" w:hAnsiTheme="majorHAnsi" w:cstheme="majorHAnsi"/>
          <w:color w:val="000000" w:themeColor="text1"/>
        </w:rPr>
      </w:pPr>
    </w:p>
    <w:p w14:paraId="2EEBC2E3" w14:textId="549DACF0" w:rsidR="00CF726C" w:rsidRPr="00750A7A" w:rsidRDefault="009155E4" w:rsidP="00767297">
      <w:pPr>
        <w:widowControl w:val="0"/>
        <w:spacing w:line="276" w:lineRule="auto"/>
        <w:jc w:val="both"/>
        <w:rPr>
          <w:rFonts w:asciiTheme="majorHAnsi" w:hAnsiTheme="majorHAnsi" w:cstheme="majorHAnsi"/>
          <w:b/>
          <w:bCs/>
          <w:color w:val="000000" w:themeColor="text1"/>
        </w:rPr>
      </w:pPr>
      <w:r w:rsidRPr="00750A7A">
        <w:rPr>
          <w:rFonts w:asciiTheme="majorHAnsi" w:hAnsiTheme="majorHAnsi" w:cstheme="majorHAnsi"/>
          <w:b/>
          <w:bCs/>
          <w:color w:val="000000" w:themeColor="text1"/>
        </w:rPr>
        <w:t>Neuro/Bio/Physiological Items</w:t>
      </w:r>
    </w:p>
    <w:p w14:paraId="2EEBC2E4" w14:textId="77777777" w:rsidR="00CF726C" w:rsidRPr="00750A7A" w:rsidRDefault="009155E4" w:rsidP="00912380">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have no appetite at all anymore </w:t>
      </w:r>
    </w:p>
    <w:p w14:paraId="2EEBC2E5" w14:textId="77777777" w:rsidR="00CF726C" w:rsidRPr="00750A7A" w:rsidRDefault="009155E4" w:rsidP="00912380">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I have lost more than fifteen pounds </w:t>
      </w:r>
    </w:p>
    <w:p w14:paraId="2EEBC2E6" w14:textId="77777777" w:rsidR="00CF726C" w:rsidRPr="00750A7A" w:rsidRDefault="009155E4" w:rsidP="00912380">
      <w:pPr>
        <w:widowControl w:val="0"/>
        <w:numPr>
          <w:ilvl w:val="0"/>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Indicate how much you have been bothered by that symptom during the past month (Not at all; Mildly, but it didn’t bother me much; Moderately – it wasn’t pleasant at times; Severely – it bothered me a lot)</w:t>
      </w:r>
    </w:p>
    <w:p w14:paraId="2EEBC2E7" w14:textId="77777777" w:rsidR="00CF726C" w:rsidRPr="00750A7A" w:rsidRDefault="009155E4" w:rsidP="00912380">
      <w:pPr>
        <w:widowControl w:val="0"/>
        <w:numPr>
          <w:ilvl w:val="1"/>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Dizzy or lightheaded</w:t>
      </w:r>
    </w:p>
    <w:p w14:paraId="2EEBC2E8" w14:textId="77777777" w:rsidR="00CF726C" w:rsidRPr="00750A7A" w:rsidRDefault="009155E4" w:rsidP="00912380">
      <w:pPr>
        <w:widowControl w:val="0"/>
        <w:numPr>
          <w:ilvl w:val="1"/>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Hands trembling</w:t>
      </w:r>
    </w:p>
    <w:p w14:paraId="6A93A6B8" w14:textId="77DEC00F" w:rsidR="00372F24" w:rsidRPr="00750A7A" w:rsidRDefault="009155E4" w:rsidP="00912380">
      <w:pPr>
        <w:widowControl w:val="0"/>
        <w:numPr>
          <w:ilvl w:val="1"/>
          <w:numId w:val="7"/>
        </w:num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Indigestion</w:t>
      </w:r>
      <w:bookmarkStart w:id="336" w:name="_Ref205042567"/>
      <w:bookmarkStart w:id="337" w:name="_Ref205323472"/>
      <w:bookmarkStart w:id="338" w:name="_Toc208510432"/>
      <w:bookmarkStart w:id="339" w:name="_Ref205042642"/>
      <w:r w:rsidR="00372F24" w:rsidRPr="00750A7A">
        <w:rPr>
          <w:rFonts w:asciiTheme="majorHAnsi" w:hAnsiTheme="majorHAnsi" w:cstheme="majorHAnsi"/>
          <w:color w:val="000000" w:themeColor="text1"/>
        </w:rPr>
        <w:br w:type="page"/>
      </w:r>
    </w:p>
    <w:p w14:paraId="724FDBF9" w14:textId="616E9694" w:rsidR="00497A4D" w:rsidRPr="00750A7A" w:rsidRDefault="30B23281" w:rsidP="00767297">
      <w:pPr>
        <w:pStyle w:val="Heading1"/>
        <w:spacing w:after="120" w:line="276" w:lineRule="auto"/>
        <w:rPr>
          <w:rFonts w:cstheme="majorHAnsi"/>
          <w:color w:val="000000" w:themeColor="text1"/>
        </w:rPr>
      </w:pPr>
      <w:bookmarkStart w:id="340" w:name="_Ref209375207"/>
      <w:bookmarkStart w:id="341" w:name="_Toc224681558"/>
      <w:r w:rsidRPr="00750A7A">
        <w:rPr>
          <w:rFonts w:cstheme="majorHAnsi"/>
          <w:color w:val="000000" w:themeColor="text1"/>
        </w:rPr>
        <w:lastRenderedPageBreak/>
        <w:t>Workflow</w:t>
      </w:r>
      <w:bookmarkEnd w:id="336"/>
      <w:bookmarkEnd w:id="337"/>
      <w:bookmarkEnd w:id="338"/>
      <w:bookmarkEnd w:id="340"/>
      <w:bookmarkEnd w:id="341"/>
    </w:p>
    <w:p w14:paraId="4C6AFA30" w14:textId="77777777" w:rsidR="00185376" w:rsidRDefault="00185376" w:rsidP="00185376">
      <w:pPr>
        <w:spacing w:after="120" w:line="276" w:lineRule="auto"/>
        <w:rPr>
          <w:rFonts w:asciiTheme="majorHAnsi" w:hAnsiTheme="majorHAnsi" w:cstheme="majorHAnsi"/>
          <w:color w:val="000000" w:themeColor="text1"/>
        </w:rPr>
      </w:pPr>
      <w:r w:rsidRPr="00750A7A">
        <w:rPr>
          <w:rFonts w:asciiTheme="majorHAnsi" w:hAnsiTheme="majorHAnsi" w:cstheme="majorHAnsi"/>
          <w:color w:val="000000" w:themeColor="text1"/>
        </w:rPr>
        <w:t xml:space="preserve">Follow the workflow </w:t>
      </w:r>
      <w:r>
        <w:rPr>
          <w:rFonts w:asciiTheme="majorHAnsi" w:hAnsiTheme="majorHAnsi" w:cstheme="majorHAnsi"/>
          <w:color w:val="000000" w:themeColor="text1"/>
        </w:rPr>
        <w:t xml:space="preserve">below </w:t>
      </w:r>
      <w:r w:rsidRPr="00750A7A">
        <w:rPr>
          <w:rFonts w:asciiTheme="majorHAnsi" w:hAnsiTheme="majorHAnsi" w:cstheme="majorHAnsi"/>
          <w:color w:val="000000" w:themeColor="text1"/>
        </w:rPr>
        <w:t xml:space="preserve">to code efficiently and precisely. Before coding articles, ensure you have first completed the worked examples in the </w:t>
      </w:r>
      <w:r>
        <w:rPr>
          <w:rFonts w:asciiTheme="majorHAnsi" w:hAnsiTheme="majorHAnsi" w:cstheme="majorHAnsi"/>
          <w:color w:val="000000" w:themeColor="text1"/>
        </w:rPr>
        <w:t>next</w:t>
      </w:r>
      <w:r w:rsidRPr="00750A7A">
        <w:rPr>
          <w:rFonts w:asciiTheme="majorHAnsi" w:hAnsiTheme="majorHAnsi" w:cstheme="majorHAnsi"/>
          <w:color w:val="000000" w:themeColor="text1"/>
        </w:rPr>
        <w:t xml:space="preserve"> section.</w:t>
      </w:r>
    </w:p>
    <w:p w14:paraId="24D3281D" w14:textId="77777777" w:rsidR="004E0303" w:rsidRDefault="00497A4D" w:rsidP="00767297">
      <w:pPr>
        <w:spacing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 xml:space="preserve">You will extract </w:t>
      </w:r>
      <w:r w:rsidRPr="00750A7A">
        <w:rPr>
          <w:rFonts w:asciiTheme="majorHAnsi" w:hAnsiTheme="majorHAnsi" w:cstheme="majorHAnsi"/>
          <w:b/>
          <w:bCs/>
          <w:color w:val="000000" w:themeColor="text1"/>
        </w:rPr>
        <w:t>details of the measures used in each published article listed in codebook.xlsx</w:t>
      </w:r>
      <w:r w:rsidRPr="00750A7A">
        <w:rPr>
          <w:rFonts w:asciiTheme="majorHAnsi" w:hAnsiTheme="majorHAnsi" w:cstheme="majorHAnsi"/>
          <w:color w:val="000000" w:themeColor="text1"/>
        </w:rPr>
        <w:t xml:space="preserve">. PDFs of these articles should also be provided to you. For each journal, start with the first empty row in the codebook. </w:t>
      </w:r>
    </w:p>
    <w:p w14:paraId="080EEA55" w14:textId="67E42BA0" w:rsidR="00185376" w:rsidRDefault="00185376" w:rsidP="00767297">
      <w:pPr>
        <w:spacing w:after="120" w:line="276" w:lineRule="auto"/>
        <w:rPr>
          <w:rFonts w:asciiTheme="majorHAnsi" w:hAnsiTheme="majorHAnsi" w:cstheme="majorHAnsi"/>
          <w:color w:val="000000" w:themeColor="text1"/>
        </w:rPr>
      </w:pPr>
      <w:r>
        <w:rPr>
          <w:rFonts w:asciiTheme="majorHAnsi" w:hAnsiTheme="majorHAnsi" w:cstheme="majorHAnsi"/>
          <w:color w:val="000000" w:themeColor="text1"/>
        </w:rPr>
        <w:t>These articles have already been screened to meet the inclusion and exclusion criteria:</w:t>
      </w:r>
    </w:p>
    <w:p w14:paraId="23F1BB71" w14:textId="77777777" w:rsidR="00185376" w:rsidRDefault="00185376" w:rsidP="00767297">
      <w:pPr>
        <w:spacing w:after="120" w:line="276" w:lineRule="auto"/>
        <w:rPr>
          <w:rFonts w:asciiTheme="majorHAnsi" w:hAnsiTheme="majorHAnsi" w:cstheme="majorHAnsi"/>
          <w:color w:val="000000" w:themeColor="text1"/>
        </w:rPr>
      </w:pPr>
    </w:p>
    <w:p w14:paraId="1F1BC4C7" w14:textId="77777777" w:rsidR="00185376" w:rsidRDefault="00185376" w:rsidP="00185376">
      <w:pPr>
        <w:spacing w:after="120" w:line="276" w:lineRule="auto"/>
        <w:jc w:val="both"/>
        <w:rPr>
          <w:rFonts w:ascii="Calibri" w:hAnsi="Calibri" w:cs="Calibri"/>
          <w:color w:val="000000" w:themeColor="text1"/>
        </w:rPr>
      </w:pPr>
      <w:r>
        <w:rPr>
          <w:rFonts w:ascii="Calibri" w:hAnsi="Calibri" w:cs="Calibri"/>
          <w:color w:val="000000" w:themeColor="text1"/>
        </w:rPr>
        <w:t>Inclusion criteria:</w:t>
      </w:r>
    </w:p>
    <w:p w14:paraId="0758BAAC" w14:textId="77777777" w:rsidR="00185376" w:rsidRPr="00BB228C" w:rsidRDefault="00185376" w:rsidP="00912380">
      <w:pPr>
        <w:pStyle w:val="ListParagraph"/>
        <w:numPr>
          <w:ilvl w:val="0"/>
          <w:numId w:val="40"/>
        </w:numPr>
        <w:spacing w:after="120" w:line="276" w:lineRule="auto"/>
        <w:jc w:val="both"/>
        <w:rPr>
          <w:rFonts w:ascii="Calibri" w:hAnsi="Calibri" w:cs="Calibri"/>
          <w:color w:val="000000" w:themeColor="text1"/>
        </w:rPr>
      </w:pPr>
      <w:r w:rsidRPr="00BB228C">
        <w:rPr>
          <w:rFonts w:ascii="Calibri" w:hAnsi="Calibri" w:cs="Calibri"/>
          <w:color w:val="000000" w:themeColor="text1"/>
        </w:rPr>
        <w:t xml:space="preserve">Original quantitative research </w:t>
      </w:r>
    </w:p>
    <w:p w14:paraId="71FE0AAF" w14:textId="77777777" w:rsidR="00185376" w:rsidRPr="00BB228C" w:rsidRDefault="00185376" w:rsidP="00912380">
      <w:pPr>
        <w:pStyle w:val="ListParagraph"/>
        <w:numPr>
          <w:ilvl w:val="0"/>
          <w:numId w:val="40"/>
        </w:numPr>
        <w:spacing w:after="120" w:line="276" w:lineRule="auto"/>
        <w:jc w:val="both"/>
        <w:rPr>
          <w:rFonts w:ascii="Calibri" w:hAnsi="Calibri" w:cs="Calibri"/>
          <w:color w:val="000000" w:themeColor="text1"/>
        </w:rPr>
      </w:pPr>
      <w:r w:rsidRPr="00BB228C">
        <w:rPr>
          <w:rFonts w:ascii="Calibri" w:hAnsi="Calibri" w:cs="Calibri"/>
          <w:color w:val="000000" w:themeColor="text1"/>
        </w:rPr>
        <w:t>Human participants</w:t>
      </w:r>
    </w:p>
    <w:p w14:paraId="39ECD03D" w14:textId="77777777" w:rsidR="00185376" w:rsidRDefault="00185376" w:rsidP="00185376">
      <w:pPr>
        <w:spacing w:after="120" w:line="276" w:lineRule="auto"/>
        <w:jc w:val="both"/>
        <w:rPr>
          <w:rFonts w:ascii="Calibri" w:hAnsi="Calibri" w:cs="Calibri"/>
          <w:color w:val="000000" w:themeColor="text1"/>
        </w:rPr>
      </w:pPr>
      <w:r>
        <w:rPr>
          <w:rFonts w:ascii="Calibri" w:hAnsi="Calibri" w:cs="Calibri"/>
          <w:color w:val="000000" w:themeColor="text1"/>
        </w:rPr>
        <w:t>Exclusion criteria:</w:t>
      </w:r>
    </w:p>
    <w:p w14:paraId="4CFD86F5" w14:textId="77777777" w:rsidR="00185376" w:rsidRPr="00BB228C" w:rsidRDefault="00185376" w:rsidP="00912380">
      <w:pPr>
        <w:pStyle w:val="ListParagraph"/>
        <w:numPr>
          <w:ilvl w:val="0"/>
          <w:numId w:val="41"/>
        </w:numPr>
        <w:spacing w:after="120" w:line="276" w:lineRule="auto"/>
        <w:jc w:val="both"/>
        <w:rPr>
          <w:rFonts w:ascii="Calibri" w:hAnsi="Calibri" w:cs="Calibri"/>
          <w:color w:val="000000" w:themeColor="text1"/>
        </w:rPr>
      </w:pPr>
      <w:r w:rsidRPr="00BB228C">
        <w:rPr>
          <w:rFonts w:ascii="Calibri" w:hAnsi="Calibri" w:cs="Calibri"/>
          <w:color w:val="000000" w:themeColor="text1"/>
        </w:rPr>
        <w:t>Qualitative research</w:t>
      </w:r>
    </w:p>
    <w:p w14:paraId="352F33D4" w14:textId="77777777" w:rsidR="00185376" w:rsidRPr="00BB228C" w:rsidRDefault="00185376" w:rsidP="00912380">
      <w:pPr>
        <w:pStyle w:val="ListParagraph"/>
        <w:numPr>
          <w:ilvl w:val="0"/>
          <w:numId w:val="41"/>
        </w:numPr>
        <w:spacing w:after="120" w:line="276" w:lineRule="auto"/>
        <w:jc w:val="both"/>
        <w:rPr>
          <w:rFonts w:ascii="Calibri" w:hAnsi="Calibri" w:cs="Calibri"/>
          <w:color w:val="000000" w:themeColor="text1"/>
        </w:rPr>
      </w:pPr>
      <w:r w:rsidRPr="00BB228C">
        <w:rPr>
          <w:rFonts w:ascii="Calibri" w:hAnsi="Calibri" w:cs="Calibri"/>
          <w:color w:val="000000" w:themeColor="text1"/>
        </w:rPr>
        <w:t>Meta-analyses</w:t>
      </w:r>
    </w:p>
    <w:p w14:paraId="6EE42926" w14:textId="77777777" w:rsidR="00185376" w:rsidRPr="00BB228C" w:rsidRDefault="00185376" w:rsidP="00912380">
      <w:pPr>
        <w:pStyle w:val="ListParagraph"/>
        <w:numPr>
          <w:ilvl w:val="0"/>
          <w:numId w:val="41"/>
        </w:numPr>
        <w:spacing w:after="120" w:line="276" w:lineRule="auto"/>
        <w:jc w:val="both"/>
        <w:rPr>
          <w:rFonts w:ascii="Calibri" w:hAnsi="Calibri" w:cs="Calibri"/>
          <w:color w:val="000000" w:themeColor="text1"/>
        </w:rPr>
      </w:pPr>
      <w:r w:rsidRPr="00BB228C">
        <w:rPr>
          <w:rFonts w:ascii="Calibri" w:hAnsi="Calibri" w:cs="Calibri"/>
          <w:color w:val="000000" w:themeColor="text1"/>
        </w:rPr>
        <w:t>Reviews</w:t>
      </w:r>
    </w:p>
    <w:p w14:paraId="420B8E8A" w14:textId="77777777" w:rsidR="00185376" w:rsidRPr="00BB228C" w:rsidRDefault="00185376" w:rsidP="00912380">
      <w:pPr>
        <w:pStyle w:val="ListParagraph"/>
        <w:numPr>
          <w:ilvl w:val="0"/>
          <w:numId w:val="41"/>
        </w:numPr>
        <w:spacing w:after="120" w:line="276" w:lineRule="auto"/>
        <w:jc w:val="both"/>
        <w:rPr>
          <w:rFonts w:ascii="Calibri" w:hAnsi="Calibri" w:cs="Calibri"/>
          <w:color w:val="000000" w:themeColor="text1"/>
        </w:rPr>
      </w:pPr>
      <w:r w:rsidRPr="00BB228C">
        <w:rPr>
          <w:rFonts w:ascii="Calibri" w:hAnsi="Calibri" w:cs="Calibri"/>
          <w:color w:val="000000" w:themeColor="text1"/>
        </w:rPr>
        <w:t>Secondary data analyses</w:t>
      </w:r>
    </w:p>
    <w:p w14:paraId="50682803" w14:textId="77777777" w:rsidR="00185376" w:rsidRPr="00BB228C" w:rsidRDefault="00185376" w:rsidP="00912380">
      <w:pPr>
        <w:pStyle w:val="ListParagraph"/>
        <w:numPr>
          <w:ilvl w:val="0"/>
          <w:numId w:val="41"/>
        </w:numPr>
        <w:spacing w:after="120" w:line="276" w:lineRule="auto"/>
        <w:jc w:val="both"/>
        <w:rPr>
          <w:rFonts w:ascii="Calibri" w:hAnsi="Calibri" w:cs="Calibri"/>
          <w:color w:val="000000" w:themeColor="text1"/>
        </w:rPr>
      </w:pPr>
      <w:r w:rsidRPr="00BB228C">
        <w:rPr>
          <w:rFonts w:ascii="Calibri" w:hAnsi="Calibri" w:cs="Calibri"/>
          <w:color w:val="000000" w:themeColor="text1"/>
        </w:rPr>
        <w:t>Theoretical pieces</w:t>
      </w:r>
    </w:p>
    <w:p w14:paraId="46D3D9CD" w14:textId="77777777" w:rsidR="00185376" w:rsidRDefault="00185376" w:rsidP="00912380">
      <w:pPr>
        <w:pStyle w:val="ListParagraph"/>
        <w:numPr>
          <w:ilvl w:val="0"/>
          <w:numId w:val="41"/>
        </w:numPr>
        <w:spacing w:after="120" w:line="276" w:lineRule="auto"/>
        <w:jc w:val="both"/>
        <w:rPr>
          <w:rFonts w:ascii="Calibri" w:hAnsi="Calibri" w:cs="Calibri"/>
          <w:color w:val="000000" w:themeColor="text1"/>
        </w:rPr>
      </w:pPr>
      <w:r w:rsidRPr="00BB228C">
        <w:rPr>
          <w:rFonts w:ascii="Calibri" w:hAnsi="Calibri" w:cs="Calibri"/>
          <w:color w:val="000000" w:themeColor="text1"/>
        </w:rPr>
        <w:t>Editorials</w:t>
      </w:r>
    </w:p>
    <w:p w14:paraId="3A825670" w14:textId="44F5A80E" w:rsidR="00185376" w:rsidRDefault="00185376" w:rsidP="00912380">
      <w:pPr>
        <w:pStyle w:val="ListParagraph"/>
        <w:numPr>
          <w:ilvl w:val="0"/>
          <w:numId w:val="41"/>
        </w:numPr>
        <w:spacing w:after="120" w:line="276" w:lineRule="auto"/>
        <w:jc w:val="both"/>
        <w:rPr>
          <w:rFonts w:ascii="Calibri" w:hAnsi="Calibri" w:cs="Calibri"/>
          <w:color w:val="000000" w:themeColor="text1"/>
        </w:rPr>
      </w:pPr>
      <w:r>
        <w:rPr>
          <w:rFonts w:ascii="Calibri" w:hAnsi="Calibri" w:cs="Calibri"/>
          <w:color w:val="000000" w:themeColor="text1"/>
        </w:rPr>
        <w:t>Corrections</w:t>
      </w:r>
    </w:p>
    <w:p w14:paraId="7FC6DB09" w14:textId="28297BA3" w:rsidR="00185376" w:rsidRPr="00BB228C" w:rsidRDefault="00185376" w:rsidP="00912380">
      <w:pPr>
        <w:pStyle w:val="ListParagraph"/>
        <w:numPr>
          <w:ilvl w:val="0"/>
          <w:numId w:val="41"/>
        </w:numPr>
        <w:spacing w:after="120" w:line="276" w:lineRule="auto"/>
        <w:jc w:val="both"/>
        <w:rPr>
          <w:rFonts w:ascii="Calibri" w:hAnsi="Calibri" w:cs="Calibri"/>
          <w:color w:val="000000" w:themeColor="text1"/>
        </w:rPr>
      </w:pPr>
      <w:r>
        <w:rPr>
          <w:rFonts w:ascii="Calibri" w:hAnsi="Calibri" w:cs="Calibri"/>
          <w:color w:val="000000" w:themeColor="text1"/>
        </w:rPr>
        <w:t>Commentaries</w:t>
      </w:r>
    </w:p>
    <w:p w14:paraId="166BAEF2" w14:textId="11F4AE3F" w:rsidR="00185376" w:rsidRDefault="00614A82" w:rsidP="00475EEE">
      <w:pPr>
        <w:jc w:val="both"/>
        <w:rPr>
          <w:rFonts w:asciiTheme="majorHAnsi" w:hAnsiTheme="majorHAnsi" w:cstheme="majorHAnsi"/>
          <w:color w:val="000000" w:themeColor="text1"/>
        </w:rPr>
      </w:pPr>
      <w:r>
        <w:rPr>
          <w:rFonts w:asciiTheme="majorHAnsi" w:hAnsiTheme="majorHAnsi" w:cstheme="majorHAnsi"/>
          <w:color w:val="000000" w:themeColor="text1"/>
        </w:rPr>
        <w:t xml:space="preserve">The </w:t>
      </w:r>
      <w:r w:rsidR="00ED589A">
        <w:rPr>
          <w:rFonts w:asciiTheme="majorHAnsi" w:hAnsiTheme="majorHAnsi" w:cstheme="majorHAnsi"/>
          <w:color w:val="000000" w:themeColor="text1"/>
        </w:rPr>
        <w:t>coding</w:t>
      </w:r>
      <w:r>
        <w:rPr>
          <w:rFonts w:asciiTheme="majorHAnsi" w:hAnsiTheme="majorHAnsi" w:cstheme="majorHAnsi"/>
          <w:color w:val="000000" w:themeColor="text1"/>
        </w:rPr>
        <w:t xml:space="preserve"> takes place in two steps. In the first step, </w:t>
      </w:r>
      <w:r w:rsidR="00A8371E">
        <w:rPr>
          <w:rFonts w:asciiTheme="majorHAnsi" w:hAnsiTheme="majorHAnsi" w:cstheme="majorHAnsi"/>
          <w:color w:val="000000" w:themeColor="text1"/>
        </w:rPr>
        <w:t xml:space="preserve">each rater extracts the measures which are then compared to ensure that the same measures are being evaluated and named consistently. In the second </w:t>
      </w:r>
      <w:r>
        <w:rPr>
          <w:rFonts w:asciiTheme="majorHAnsi" w:hAnsiTheme="majorHAnsi" w:cstheme="majorHAnsi"/>
          <w:color w:val="000000" w:themeColor="text1"/>
        </w:rPr>
        <w:t>step, the</w:t>
      </w:r>
      <w:r w:rsidR="00A8371E">
        <w:rPr>
          <w:rFonts w:asciiTheme="majorHAnsi" w:hAnsiTheme="majorHAnsi" w:cstheme="majorHAnsi"/>
          <w:color w:val="000000" w:themeColor="text1"/>
        </w:rPr>
        <w:t xml:space="preserve"> actual</w:t>
      </w:r>
      <w:r>
        <w:rPr>
          <w:rFonts w:asciiTheme="majorHAnsi" w:hAnsiTheme="majorHAnsi" w:cstheme="majorHAnsi"/>
          <w:color w:val="000000" w:themeColor="text1"/>
        </w:rPr>
        <w:t xml:space="preserve"> categorizing process </w:t>
      </w:r>
      <w:r w:rsidR="00A8371E">
        <w:rPr>
          <w:rFonts w:asciiTheme="majorHAnsi" w:hAnsiTheme="majorHAnsi" w:cstheme="majorHAnsi"/>
          <w:color w:val="000000" w:themeColor="text1"/>
        </w:rPr>
        <w:t xml:space="preserve">begins, and each </w:t>
      </w:r>
      <w:r w:rsidR="000C26F2">
        <w:rPr>
          <w:rFonts w:asciiTheme="majorHAnsi" w:hAnsiTheme="majorHAnsi" w:cstheme="majorHAnsi"/>
          <w:color w:val="000000" w:themeColor="text1"/>
        </w:rPr>
        <w:t xml:space="preserve">rater </w:t>
      </w:r>
      <w:r w:rsidR="00A8371E">
        <w:rPr>
          <w:rFonts w:asciiTheme="majorHAnsi" w:hAnsiTheme="majorHAnsi" w:cstheme="majorHAnsi"/>
          <w:color w:val="000000" w:themeColor="text1"/>
        </w:rPr>
        <w:t>evaluates</w:t>
      </w:r>
      <w:r w:rsidR="000C26F2">
        <w:rPr>
          <w:rFonts w:asciiTheme="majorHAnsi" w:hAnsiTheme="majorHAnsi" w:cstheme="majorHAnsi"/>
          <w:color w:val="000000" w:themeColor="text1"/>
        </w:rPr>
        <w:t xml:space="preserve"> their paper</w:t>
      </w:r>
      <w:r w:rsidR="00A8371E">
        <w:rPr>
          <w:rFonts w:asciiTheme="majorHAnsi" w:hAnsiTheme="majorHAnsi" w:cstheme="majorHAnsi"/>
          <w:color w:val="000000" w:themeColor="text1"/>
        </w:rPr>
        <w:t>s</w:t>
      </w:r>
      <w:r w:rsidR="000C26F2">
        <w:rPr>
          <w:rFonts w:asciiTheme="majorHAnsi" w:hAnsiTheme="majorHAnsi" w:cstheme="majorHAnsi"/>
          <w:color w:val="000000" w:themeColor="text1"/>
        </w:rPr>
        <w:t xml:space="preserve"> individually.</w:t>
      </w:r>
      <w:r w:rsidR="00EC542E">
        <w:rPr>
          <w:rFonts w:asciiTheme="majorHAnsi" w:hAnsiTheme="majorHAnsi" w:cstheme="majorHAnsi"/>
          <w:color w:val="000000" w:themeColor="text1"/>
        </w:rPr>
        <w:t xml:space="preserve"> </w:t>
      </w:r>
    </w:p>
    <w:p w14:paraId="41D05B45" w14:textId="77777777" w:rsidR="00614A82" w:rsidRDefault="00614A82" w:rsidP="00185376">
      <w:pPr>
        <w:rPr>
          <w:rFonts w:asciiTheme="majorHAnsi" w:hAnsiTheme="majorHAnsi" w:cstheme="majorHAnsi"/>
          <w:color w:val="000000" w:themeColor="text1"/>
        </w:rPr>
      </w:pPr>
    </w:p>
    <w:p w14:paraId="2CE65E69" w14:textId="2E8BFBFF" w:rsidR="00614A82" w:rsidRDefault="00A8371E" w:rsidP="00185376">
      <w:pPr>
        <w:rPr>
          <w:rFonts w:asciiTheme="majorHAnsi" w:hAnsiTheme="majorHAnsi" w:cstheme="majorHAnsi"/>
          <w:b/>
          <w:bCs/>
          <w:color w:val="000000" w:themeColor="text1"/>
        </w:rPr>
      </w:pPr>
      <w:r w:rsidRPr="00475EEE">
        <w:rPr>
          <w:rFonts w:asciiTheme="majorHAnsi" w:hAnsiTheme="majorHAnsi" w:cstheme="majorHAnsi"/>
          <w:b/>
          <w:bCs/>
          <w:color w:val="000000" w:themeColor="text1"/>
        </w:rPr>
        <w:t>Step 1</w:t>
      </w:r>
    </w:p>
    <w:p w14:paraId="11026F8C" w14:textId="77777777" w:rsidR="00A8371E" w:rsidRPr="00475EEE" w:rsidRDefault="00A8371E" w:rsidP="00185376">
      <w:pPr>
        <w:rPr>
          <w:rFonts w:asciiTheme="majorHAnsi" w:hAnsiTheme="majorHAnsi" w:cstheme="majorHAnsi"/>
          <w:b/>
          <w:bCs/>
          <w:color w:val="000000" w:themeColor="text1"/>
        </w:rPr>
      </w:pPr>
    </w:p>
    <w:tbl>
      <w:tblPr>
        <w:tblStyle w:val="TableGrid"/>
        <w:tblW w:w="0" w:type="auto"/>
        <w:tblLook w:val="04A0" w:firstRow="1" w:lastRow="0" w:firstColumn="1" w:lastColumn="0" w:noHBand="0" w:noVBand="1"/>
      </w:tblPr>
      <w:tblGrid>
        <w:gridCol w:w="9062"/>
      </w:tblGrid>
      <w:tr w:rsidR="005477B3" w14:paraId="5F7C50DD" w14:textId="77777777" w:rsidTr="005477B3">
        <w:tc>
          <w:tcPr>
            <w:tcW w:w="9062" w:type="dxa"/>
          </w:tcPr>
          <w:p w14:paraId="1968AB32" w14:textId="7D41618C" w:rsidR="005477B3" w:rsidRPr="005477B3" w:rsidRDefault="005477B3" w:rsidP="005477B3">
            <w:pPr>
              <w:tabs>
                <w:tab w:val="left" w:pos="2799"/>
              </w:tabs>
              <w:spacing w:line="276" w:lineRule="auto"/>
              <w:jc w:val="both"/>
              <w:rPr>
                <w:rFonts w:ascii="Calibri" w:hAnsi="Calibri" w:cs="Calibri"/>
                <w:color w:val="000000" w:themeColor="text1"/>
              </w:rPr>
            </w:pPr>
            <w:del w:id="342" w:author="ian hussey" w:date="2026-03-17T22:37:00Z" w16du:dateUtc="2026-03-17T21:37:00Z">
              <w:r w:rsidRPr="008A08FD" w:rsidDel="008A08FD">
                <w:rPr>
                  <w:rFonts w:ascii="Calibri" w:hAnsi="Calibri" w:cs="Calibri"/>
                  <w:color w:val="000000" w:themeColor="text1"/>
                </w:rPr>
                <w:delText xml:space="preserve">If the article contains more than one study or experiment, </w:delText>
              </w:r>
              <w:r w:rsidRPr="008A08FD" w:rsidDel="008A08FD">
                <w:rPr>
                  <w:rFonts w:ascii="Calibri" w:hAnsi="Calibri" w:cs="Calibri"/>
                  <w:b/>
                  <w:bCs/>
                  <w:color w:val="000000" w:themeColor="text1"/>
                </w:rPr>
                <w:delText xml:space="preserve">extract the measures from one randomly selected study using this web app </w:delText>
              </w:r>
              <w:r w:rsidRPr="008A08FD" w:rsidDel="008A08FD">
                <w:fldChar w:fldCharType="begin"/>
              </w:r>
              <w:r w:rsidRPr="008A08FD" w:rsidDel="008A08FD">
                <w:delInstrText>HYPERLINK "https://www.calculator.net/random-number-generator.html"</w:delInstrText>
              </w:r>
              <w:r w:rsidRPr="008A08FD" w:rsidDel="008A08FD">
                <w:fldChar w:fldCharType="separate"/>
              </w:r>
              <w:r w:rsidRPr="008A08FD" w:rsidDel="008A08FD">
                <w:rPr>
                  <w:rStyle w:val="Hyperlink"/>
                  <w:rFonts w:ascii="Calibri" w:hAnsi="Calibri" w:cs="Calibri"/>
                  <w:b/>
                  <w:bCs/>
                </w:rPr>
                <w:delText>https://www.calculator.net/random-number-generator.html</w:delText>
              </w:r>
              <w:r w:rsidRPr="008A08FD" w:rsidDel="008A08FD">
                <w:fldChar w:fldCharType="end"/>
              </w:r>
              <w:r w:rsidRPr="008A08FD" w:rsidDel="008A08FD">
                <w:rPr>
                  <w:rFonts w:ascii="Calibri" w:hAnsi="Calibri" w:cs="Calibri"/>
                  <w:color w:val="000000" w:themeColor="text1"/>
                </w:rPr>
                <w:delText xml:space="preserve">. </w:delText>
              </w:r>
            </w:del>
            <w:ins w:id="343" w:author="ian hussey" w:date="2026-03-17T22:37:00Z" w16du:dateUtc="2026-03-17T21:37:00Z">
              <w:r w:rsidR="008A08FD" w:rsidRPr="008A08FD">
                <w:rPr>
                  <w:rFonts w:ascii="Calibri" w:hAnsi="Calibri" w:cs="Calibri"/>
                  <w:color w:val="000000" w:themeColor="text1"/>
                  <w:rPrChange w:id="344" w:author="ian hussey" w:date="2026-03-17T22:38:00Z" w16du:dateUtc="2026-03-17T21:38:00Z">
                    <w:rPr>
                      <w:rFonts w:ascii="Calibri" w:hAnsi="Calibri" w:cs="Calibri"/>
                      <w:color w:val="000000" w:themeColor="text1"/>
                      <w:highlight w:val="yellow"/>
                    </w:rPr>
                  </w:rPrChange>
                </w:rPr>
                <w:t xml:space="preserve">Extract all measures from all studies in each article, numbering the studies in the codebook in the </w:t>
              </w:r>
            </w:ins>
            <w:ins w:id="345" w:author="ian hussey" w:date="2026-03-17T22:38:00Z" w16du:dateUtc="2026-03-17T21:38:00Z">
              <w:r w:rsidR="008A08FD" w:rsidRPr="008A08FD">
                <w:rPr>
                  <w:rFonts w:ascii="Calibri" w:hAnsi="Calibri" w:cs="Calibri"/>
                  <w:color w:val="000000" w:themeColor="text1"/>
                  <w:rPrChange w:id="346" w:author="ian hussey" w:date="2026-03-17T22:38:00Z" w16du:dateUtc="2026-03-17T21:38:00Z">
                    <w:rPr>
                      <w:rFonts w:ascii="Calibri" w:hAnsi="Calibri" w:cs="Calibri"/>
                      <w:color w:val="000000" w:themeColor="text1"/>
                      <w:highlight w:val="yellow"/>
                    </w:rPr>
                  </w:rPrChange>
                </w:rPr>
                <w:t>‘Study number’ column</w:t>
              </w:r>
            </w:ins>
            <w:ins w:id="347" w:author="ian hussey" w:date="2026-03-17T22:40:00Z" w16du:dateUtc="2026-03-17T21:40:00Z">
              <w:r w:rsidR="007B3ADB">
                <w:rPr>
                  <w:rFonts w:ascii="Calibri" w:hAnsi="Calibri" w:cs="Calibri"/>
                  <w:color w:val="000000" w:themeColor="text1"/>
                </w:rPr>
                <w:t xml:space="preserve"> in ‘codebook.xlsx’</w:t>
              </w:r>
            </w:ins>
            <w:ins w:id="348" w:author="ian hussey" w:date="2026-03-17T22:38:00Z" w16du:dateUtc="2026-03-17T21:38:00Z">
              <w:r w:rsidR="008A08FD" w:rsidRPr="008A08FD">
                <w:rPr>
                  <w:rFonts w:ascii="Calibri" w:hAnsi="Calibri" w:cs="Calibri"/>
                  <w:color w:val="000000" w:themeColor="text1"/>
                  <w:rPrChange w:id="349" w:author="ian hussey" w:date="2026-03-17T22:38:00Z" w16du:dateUtc="2026-03-17T21:38:00Z">
                    <w:rPr>
                      <w:rFonts w:ascii="Calibri" w:hAnsi="Calibri" w:cs="Calibri"/>
                      <w:color w:val="000000" w:themeColor="text1"/>
                      <w:highlight w:val="yellow"/>
                    </w:rPr>
                  </w:rPrChange>
                </w:rPr>
                <w:t xml:space="preserve">. </w:t>
              </w:r>
            </w:ins>
            <w:r w:rsidR="004505AA" w:rsidRPr="008A08FD">
              <w:rPr>
                <w:rFonts w:ascii="Calibri" w:hAnsi="Calibri" w:cs="Calibri"/>
                <w:color w:val="000000" w:themeColor="text1"/>
              </w:rPr>
              <w:t xml:space="preserve">Pilot studies </w:t>
            </w:r>
            <w:ins w:id="350" w:author="ian hussey" w:date="2026-03-17T22:38:00Z" w16du:dateUtc="2026-03-17T21:38:00Z">
              <w:r w:rsidR="007550F1">
                <w:rPr>
                  <w:rFonts w:ascii="Calibri" w:hAnsi="Calibri" w:cs="Calibri"/>
                  <w:color w:val="000000" w:themeColor="text1"/>
                </w:rPr>
                <w:t xml:space="preserve">and pretests </w:t>
              </w:r>
            </w:ins>
            <w:r w:rsidR="004505AA" w:rsidRPr="008A08FD">
              <w:rPr>
                <w:rFonts w:ascii="Calibri" w:hAnsi="Calibri" w:cs="Calibri"/>
                <w:color w:val="000000" w:themeColor="text1"/>
              </w:rPr>
              <w:t xml:space="preserve">are </w:t>
            </w:r>
            <w:r w:rsidR="00475EEE" w:rsidRPr="008A08FD">
              <w:rPr>
                <w:rFonts w:ascii="Calibri" w:hAnsi="Calibri" w:cs="Calibri"/>
                <w:color w:val="000000" w:themeColor="text1"/>
              </w:rPr>
              <w:t xml:space="preserve">considered part of the </w:t>
            </w:r>
            <w:del w:id="351" w:author="ian hussey" w:date="2026-03-17T22:38:00Z" w16du:dateUtc="2026-03-17T21:38:00Z">
              <w:r w:rsidR="00475EEE" w:rsidRPr="008A08FD" w:rsidDel="008A08FD">
                <w:rPr>
                  <w:rFonts w:ascii="Calibri" w:hAnsi="Calibri" w:cs="Calibri"/>
                  <w:color w:val="000000" w:themeColor="text1"/>
                </w:rPr>
                <w:delText>experiment/</w:delText>
              </w:r>
            </w:del>
            <w:r w:rsidR="00475EEE" w:rsidRPr="008A08FD">
              <w:rPr>
                <w:rFonts w:ascii="Calibri" w:hAnsi="Calibri" w:cs="Calibri"/>
                <w:color w:val="000000" w:themeColor="text1"/>
              </w:rPr>
              <w:t xml:space="preserve">study they </w:t>
            </w:r>
            <w:ins w:id="352" w:author="ian hussey" w:date="2026-03-17T22:38:00Z" w16du:dateUtc="2026-03-17T21:38:00Z">
              <w:r w:rsidR="007550F1">
                <w:rPr>
                  <w:rFonts w:ascii="Calibri" w:hAnsi="Calibri" w:cs="Calibri"/>
                  <w:color w:val="000000" w:themeColor="text1"/>
                </w:rPr>
                <w:t>are mentioned with</w:t>
              </w:r>
            </w:ins>
            <w:ins w:id="353" w:author="ian hussey" w:date="2026-03-17T22:39:00Z" w16du:dateUtc="2026-03-17T21:39:00Z">
              <w:r w:rsidR="007550F1">
                <w:rPr>
                  <w:rFonts w:ascii="Calibri" w:hAnsi="Calibri" w:cs="Calibri"/>
                  <w:color w:val="000000" w:themeColor="text1"/>
                </w:rPr>
                <w:t xml:space="preserve">in (e.g., that they </w:t>
              </w:r>
            </w:ins>
            <w:r w:rsidR="00475EEE" w:rsidRPr="008A08FD">
              <w:rPr>
                <w:rFonts w:ascii="Calibri" w:hAnsi="Calibri" w:cs="Calibri"/>
                <w:color w:val="000000" w:themeColor="text1"/>
              </w:rPr>
              <w:t>pilot</w:t>
            </w:r>
            <w:ins w:id="354" w:author="ian hussey" w:date="2026-03-17T22:38:00Z" w16du:dateUtc="2026-03-17T21:38:00Z">
              <w:r w:rsidR="008A08FD" w:rsidRPr="008A08FD">
                <w:rPr>
                  <w:rFonts w:ascii="Calibri" w:hAnsi="Calibri" w:cs="Calibri"/>
                  <w:color w:val="000000" w:themeColor="text1"/>
                  <w:rPrChange w:id="355" w:author="ian hussey" w:date="2026-03-17T22:38:00Z" w16du:dateUtc="2026-03-17T21:38:00Z">
                    <w:rPr>
                      <w:rFonts w:ascii="Calibri" w:hAnsi="Calibri" w:cs="Calibri"/>
                      <w:color w:val="000000" w:themeColor="text1"/>
                      <w:highlight w:val="yellow"/>
                    </w:rPr>
                  </w:rPrChange>
                </w:rPr>
                <w:t xml:space="preserve"> </w:t>
              </w:r>
            </w:ins>
            <w:ins w:id="356" w:author="ian hussey" w:date="2026-03-17T22:39:00Z" w16du:dateUtc="2026-03-17T21:39:00Z">
              <w:r w:rsidR="007550F1">
                <w:rPr>
                  <w:rFonts w:ascii="Calibri" w:hAnsi="Calibri" w:cs="Calibri"/>
                  <w:color w:val="000000" w:themeColor="text1"/>
                </w:rPr>
                <w:t>pretest stimuli for)</w:t>
              </w:r>
            </w:ins>
            <w:r w:rsidR="004505AA" w:rsidRPr="008A08FD">
              <w:rPr>
                <w:rFonts w:ascii="Calibri" w:hAnsi="Calibri" w:cs="Calibri"/>
                <w:color w:val="000000" w:themeColor="text1"/>
              </w:rPr>
              <w:t xml:space="preserve">. </w:t>
            </w:r>
            <w:del w:id="357" w:author="ian hussey" w:date="2026-03-17T22:38:00Z" w16du:dateUtc="2026-03-17T21:38:00Z">
              <w:r w:rsidRPr="00761702" w:rsidDel="008A08FD">
                <w:rPr>
                  <w:rFonts w:ascii="Calibri" w:hAnsi="Calibri" w:cs="Calibri"/>
                  <w:color w:val="000000" w:themeColor="text1"/>
                  <w:highlight w:val="yellow"/>
                  <w:rPrChange w:id="358" w:author="ian hussey" w:date="2026-03-17T22:12:00Z" w16du:dateUtc="2026-03-17T21:12:00Z">
                    <w:rPr>
                      <w:rFonts w:ascii="Calibri" w:hAnsi="Calibri" w:cs="Calibri"/>
                      <w:color w:val="000000" w:themeColor="text1"/>
                    </w:rPr>
                  </w:rPrChange>
                </w:rPr>
                <w:delText>If there was more than one, record which study/experiment was extracted in the ‘Study number’ column of codebook.</w:delText>
              </w:r>
            </w:del>
          </w:p>
        </w:tc>
      </w:tr>
    </w:tbl>
    <w:p w14:paraId="15A04F43" w14:textId="089F2ADB" w:rsidR="005477B3" w:rsidRDefault="005477B3" w:rsidP="00185376"/>
    <w:p w14:paraId="4381B212" w14:textId="5D3BBBDE" w:rsidR="005477B3" w:rsidRDefault="00C40AC1" w:rsidP="00767297">
      <w:pPr>
        <w:spacing w:after="120" w:line="276" w:lineRule="auto"/>
        <w:rPr>
          <w:rFonts w:asciiTheme="majorHAnsi" w:hAnsiTheme="majorHAnsi" w:cstheme="majorHAnsi"/>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738624" behindDoc="0" locked="0" layoutInCell="1" allowOverlap="1" wp14:anchorId="7CBD75C5" wp14:editId="2E8FC9DA">
                <wp:simplePos x="0" y="0"/>
                <wp:positionH relativeFrom="margin">
                  <wp:posOffset>2484007</wp:posOffset>
                </wp:positionH>
                <wp:positionV relativeFrom="paragraph">
                  <wp:posOffset>71755</wp:posOffset>
                </wp:positionV>
                <wp:extent cx="510363" cy="361507"/>
                <wp:effectExtent l="38100" t="0" r="4445" b="38735"/>
                <wp:wrapNone/>
                <wp:docPr id="1526869447" name="Pfeil: nach unten 5"/>
                <wp:cNvGraphicFramePr/>
                <a:graphic xmlns:a="http://schemas.openxmlformats.org/drawingml/2006/main">
                  <a:graphicData uri="http://schemas.microsoft.com/office/word/2010/wordprocessingShape">
                    <wps:wsp>
                      <wps:cNvSpPr/>
                      <wps:spPr>
                        <a:xfrm>
                          <a:off x="0" y="0"/>
                          <a:ext cx="510363" cy="361507"/>
                        </a:xfrm>
                        <a:prstGeom prst="down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1B40C9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feil: nach unten 5" o:spid="_x0000_s1026" type="#_x0000_t67" style="position:absolute;margin-left:195.6pt;margin-top:5.65pt;width:40.2pt;height:28.45pt;z-index:251738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" adj="10800" fillcolor="white [3201]" strokecolor="black [3200]" strokeweight="1pt">
                <w10:wrap anchorx="margin"/>
              </v:shape>
            </w:pict>
          </mc:Fallback>
        </mc:AlternateContent>
      </w:r>
    </w:p>
    <w:p w14:paraId="7408DB4F" w14:textId="63174977" w:rsidR="00D5279A" w:rsidRPr="00750A7A" w:rsidRDefault="00D5279A" w:rsidP="00767297">
      <w:pPr>
        <w:spacing w:after="120" w:line="276" w:lineRule="auto"/>
        <w:rPr>
          <w:rFonts w:asciiTheme="majorHAnsi" w:hAnsiTheme="majorHAnsi" w:cstheme="majorHAnsi"/>
          <w:color w:val="000000" w:themeColor="text1"/>
        </w:rPr>
      </w:pPr>
    </w:p>
    <w:tbl>
      <w:tblPr>
        <w:tblStyle w:val="TableGrid"/>
        <w:tblW w:w="0" w:type="auto"/>
        <w:tblLook w:val="04A0" w:firstRow="1" w:lastRow="0" w:firstColumn="1" w:lastColumn="0" w:noHBand="0" w:noVBand="1"/>
      </w:tblPr>
      <w:tblGrid>
        <w:gridCol w:w="9062"/>
      </w:tblGrid>
      <w:tr w:rsidR="005477B3" w14:paraId="0C78EC0E" w14:textId="77777777" w:rsidTr="005477B3">
        <w:tc>
          <w:tcPr>
            <w:tcW w:w="9062" w:type="dxa"/>
            <w:shd w:val="clear" w:color="auto" w:fill="D9D9D9" w:themeFill="background1" w:themeFillShade="D9"/>
          </w:tcPr>
          <w:p w14:paraId="193A9E70" w14:textId="046A0D4B" w:rsidR="005477B3" w:rsidRDefault="005477B3" w:rsidP="005477B3">
            <w:pPr>
              <w:spacing w:line="276" w:lineRule="auto"/>
              <w:jc w:val="both"/>
              <w:rPr>
                <w:rFonts w:ascii="Calibri" w:hAnsi="Calibri" w:cs="Calibri"/>
                <w:color w:val="000000" w:themeColor="text1"/>
              </w:rPr>
            </w:pPr>
            <w:r>
              <w:rPr>
                <w:rFonts w:ascii="Calibri" w:hAnsi="Calibri" w:cs="Calibri"/>
                <w:color w:val="000000" w:themeColor="text1"/>
              </w:rPr>
              <w:t xml:space="preserve">Take note of the time, as this is a time limited exercise. </w:t>
            </w:r>
            <w:r w:rsidR="00E866B6">
              <w:rPr>
                <w:rFonts w:ascii="Calibri" w:hAnsi="Calibri" w:cs="Calibri"/>
                <w:color w:val="000000" w:themeColor="text1"/>
              </w:rPr>
              <w:t xml:space="preserve">For extracting </w:t>
            </w:r>
            <w:ins w:id="359" w:author="ian hussey" w:date="2026-03-17T22:45:00Z" w16du:dateUtc="2026-03-17T21:45:00Z">
              <w:r w:rsidR="00327FE0">
                <w:rPr>
                  <w:rFonts w:ascii="Calibri" w:hAnsi="Calibri" w:cs="Calibri"/>
                  <w:color w:val="000000" w:themeColor="text1"/>
                </w:rPr>
                <w:t xml:space="preserve">the </w:t>
              </w:r>
            </w:ins>
            <w:r w:rsidR="00E866B6">
              <w:rPr>
                <w:rFonts w:ascii="Calibri" w:hAnsi="Calibri" w:cs="Calibri"/>
                <w:color w:val="000000" w:themeColor="text1"/>
              </w:rPr>
              <w:t xml:space="preserve">measure names </w:t>
            </w:r>
            <w:ins w:id="360" w:author="ian hussey" w:date="2026-03-17T22:45:00Z" w16du:dateUtc="2026-03-17T21:45:00Z">
              <w:r w:rsidR="00327FE0">
                <w:rPr>
                  <w:rFonts w:ascii="Calibri" w:hAnsi="Calibri" w:cs="Calibri"/>
                  <w:color w:val="000000" w:themeColor="text1"/>
                </w:rPr>
                <w:t xml:space="preserve">for </w:t>
              </w:r>
            </w:ins>
            <w:del w:id="361" w:author="ian hussey" w:date="2026-03-17T22:45:00Z" w16du:dateUtc="2026-03-17T21:45:00Z">
              <w:r w:rsidR="00E866B6" w:rsidDel="00327FE0">
                <w:rPr>
                  <w:rFonts w:ascii="Calibri" w:hAnsi="Calibri" w:cs="Calibri"/>
                  <w:color w:val="000000" w:themeColor="text1"/>
                </w:rPr>
                <w:delText xml:space="preserve">you have </w:delText>
              </w:r>
            </w:del>
            <w:ins w:id="362" w:author="ian hussey" w:date="2026-03-17T22:45:00Z" w16du:dateUtc="2026-03-17T21:45:00Z">
              <w:r w:rsidR="00327FE0" w:rsidRPr="005A1B72">
                <w:rPr>
                  <w:rFonts w:ascii="Calibri" w:hAnsi="Calibri" w:cs="Calibri"/>
                  <w:color w:val="000000" w:themeColor="text1"/>
                </w:rPr>
                <w:t>each article</w:t>
              </w:r>
              <w:r w:rsidR="00327FE0">
                <w:rPr>
                  <w:rFonts w:ascii="Calibri" w:hAnsi="Calibri" w:cs="Calibri"/>
                  <w:color w:val="000000" w:themeColor="text1"/>
                </w:rPr>
                <w:t>,</w:t>
              </w:r>
              <w:r w:rsidR="00327FE0" w:rsidRPr="005A1B72">
                <w:rPr>
                  <w:rFonts w:ascii="Calibri" w:hAnsi="Calibri" w:cs="Calibri"/>
                  <w:color w:val="000000" w:themeColor="text1"/>
                </w:rPr>
                <w:t xml:space="preserve"> </w:t>
              </w:r>
              <w:r w:rsidR="00327FE0" w:rsidRPr="005A1B72">
                <w:rPr>
                  <w:rFonts w:ascii="Calibri" w:hAnsi="Calibri" w:cs="Calibri"/>
                  <w:color w:val="000000" w:themeColor="text1"/>
                </w:rPr>
                <w:t>you</w:t>
              </w:r>
              <w:r w:rsidR="00327FE0">
                <w:rPr>
                  <w:rFonts w:ascii="Calibri" w:hAnsi="Calibri" w:cs="Calibri"/>
                  <w:color w:val="000000" w:themeColor="text1"/>
                </w:rPr>
                <w:t xml:space="preserve"> </w:t>
              </w:r>
              <w:r w:rsidR="00327FE0" w:rsidRPr="005A1B72">
                <w:rPr>
                  <w:rFonts w:ascii="Calibri" w:hAnsi="Calibri" w:cs="Calibri"/>
                  <w:color w:val="000000" w:themeColor="text1"/>
                </w:rPr>
                <w:t>should budget a maximum of 15 mins</w:t>
              </w:r>
            </w:ins>
            <w:ins w:id="363" w:author="ian hussey" w:date="2026-03-17T22:46:00Z" w16du:dateUtc="2026-03-17T21:46:00Z">
              <w:r w:rsidR="00327FE0">
                <w:rPr>
                  <w:rFonts w:ascii="Calibri" w:hAnsi="Calibri" w:cs="Calibri"/>
                  <w:color w:val="000000" w:themeColor="text1"/>
                </w:rPr>
                <w:t>,</w:t>
              </w:r>
            </w:ins>
            <w:ins w:id="364" w:author="ian hussey" w:date="2026-03-17T22:45:00Z" w16du:dateUtc="2026-03-17T21:45:00Z">
              <w:r w:rsidR="00327FE0" w:rsidRPr="005A1B72">
                <w:rPr>
                  <w:rFonts w:ascii="Calibri" w:hAnsi="Calibri" w:cs="Calibri"/>
                  <w:color w:val="000000" w:themeColor="text1"/>
                </w:rPr>
                <w:t xml:space="preserve"> unless there are a large number of studies reported in that article (then maybe max 30 mins).</w:t>
              </w:r>
            </w:ins>
            <w:del w:id="365" w:author="ian hussey" w:date="2026-03-17T22:45:00Z" w16du:dateUtc="2026-03-17T21:45:00Z">
              <w:r w:rsidR="00E866B6" w:rsidDel="00327FE0">
                <w:rPr>
                  <w:rFonts w:ascii="Calibri" w:hAnsi="Calibri" w:cs="Calibri"/>
                  <w:color w:val="000000" w:themeColor="text1"/>
                </w:rPr>
                <w:delText>15 min per paper</w:delText>
              </w:r>
            </w:del>
            <w:r w:rsidR="00E866B6">
              <w:rPr>
                <w:rFonts w:ascii="Calibri" w:hAnsi="Calibri" w:cs="Calibri"/>
                <w:color w:val="000000" w:themeColor="text1"/>
              </w:rPr>
              <w:t>.</w:t>
            </w:r>
            <w:ins w:id="366" w:author="ian hussey" w:date="2026-03-17T22:39:00Z" w16du:dateUtc="2026-03-17T21:39:00Z">
              <w:r w:rsidR="007B3ADB">
                <w:rPr>
                  <w:rFonts w:ascii="Calibri" w:hAnsi="Calibri" w:cs="Calibri"/>
                  <w:color w:val="000000" w:themeColor="text1"/>
                </w:rPr>
                <w:t xml:space="preserve"> The purpose of </w:t>
              </w:r>
            </w:ins>
            <w:ins w:id="367" w:author="ian hussey" w:date="2026-03-17T22:40:00Z" w16du:dateUtc="2026-03-17T21:40:00Z">
              <w:r w:rsidR="007B3ADB">
                <w:rPr>
                  <w:rFonts w:ascii="Calibri" w:hAnsi="Calibri" w:cs="Calibri"/>
                  <w:color w:val="000000" w:themeColor="text1"/>
                </w:rPr>
                <w:t>this</w:t>
              </w:r>
            </w:ins>
            <w:ins w:id="368" w:author="ian hussey" w:date="2026-03-17T22:39:00Z" w16du:dateUtc="2026-03-17T21:39:00Z">
              <w:r w:rsidR="007B3ADB">
                <w:rPr>
                  <w:rFonts w:ascii="Calibri" w:hAnsi="Calibri" w:cs="Calibri"/>
                  <w:color w:val="000000" w:themeColor="text1"/>
                </w:rPr>
                <w:t xml:space="preserve"> time limit</w:t>
              </w:r>
            </w:ins>
            <w:ins w:id="369" w:author="ian hussey" w:date="2026-03-17T22:40:00Z" w16du:dateUtc="2026-03-17T21:40:00Z">
              <w:r w:rsidR="007B3ADB">
                <w:rPr>
                  <w:rFonts w:ascii="Calibri" w:hAnsi="Calibri" w:cs="Calibri"/>
                  <w:color w:val="000000" w:themeColor="text1"/>
                </w:rPr>
                <w:t xml:space="preserve"> is to avoid you spending large amounts of time on edge cases that are very hard to determine.</w:t>
              </w:r>
            </w:ins>
          </w:p>
          <w:p w14:paraId="78DCF677" w14:textId="77777777" w:rsidR="005477B3" w:rsidRDefault="005477B3" w:rsidP="005477B3">
            <w:pPr>
              <w:spacing w:line="276" w:lineRule="auto"/>
              <w:jc w:val="both"/>
              <w:rPr>
                <w:rFonts w:ascii="Calibri" w:hAnsi="Calibri" w:cs="Calibri"/>
                <w:color w:val="000000" w:themeColor="text1"/>
              </w:rPr>
            </w:pPr>
          </w:p>
          <w:p w14:paraId="4FE833E2" w14:textId="4CA302D0" w:rsidR="005477B3" w:rsidRPr="00101B05" w:rsidRDefault="005477B3" w:rsidP="005477B3">
            <w:pPr>
              <w:spacing w:line="276" w:lineRule="auto"/>
              <w:jc w:val="both"/>
              <w:rPr>
                <w:rFonts w:ascii="Calibri" w:hAnsi="Calibri" w:cs="Calibri"/>
                <w:color w:val="000000" w:themeColor="text1"/>
              </w:rPr>
            </w:pPr>
            <w:r>
              <w:rPr>
                <w:rFonts w:ascii="Calibri" w:hAnsi="Calibri" w:cs="Calibri"/>
                <w:color w:val="000000" w:themeColor="text1"/>
              </w:rPr>
              <w:t>Start by e</w:t>
            </w:r>
            <w:r w:rsidRPr="00101B05">
              <w:rPr>
                <w:rFonts w:ascii="Calibri" w:hAnsi="Calibri" w:cs="Calibri"/>
                <w:color w:val="000000" w:themeColor="text1"/>
              </w:rPr>
              <w:t>xtract</w:t>
            </w:r>
            <w:r>
              <w:rPr>
                <w:rFonts w:ascii="Calibri" w:hAnsi="Calibri" w:cs="Calibri"/>
                <w:color w:val="000000" w:themeColor="text1"/>
              </w:rPr>
              <w:t>ing</w:t>
            </w:r>
            <w:r w:rsidRPr="00101B05">
              <w:rPr>
                <w:rFonts w:ascii="Calibri" w:hAnsi="Calibri" w:cs="Calibri"/>
                <w:color w:val="000000" w:themeColor="text1"/>
              </w:rPr>
              <w:t xml:space="preserve"> the </w:t>
            </w:r>
            <w:r w:rsidRPr="00624B21">
              <w:rPr>
                <w:rFonts w:ascii="Calibri" w:hAnsi="Calibri" w:cs="Calibri"/>
                <w:b/>
                <w:bCs/>
                <w:color w:val="000000" w:themeColor="text1"/>
              </w:rPr>
              <w:t xml:space="preserve">names of all measures employed in </w:t>
            </w:r>
            <w:del w:id="370" w:author="ian hussey" w:date="2026-03-17T22:41:00Z" w16du:dateUtc="2026-03-17T21:41:00Z">
              <w:r w:rsidRPr="00624B21" w:rsidDel="007B3ADB">
                <w:rPr>
                  <w:rFonts w:ascii="Calibri" w:hAnsi="Calibri" w:cs="Calibri"/>
                  <w:b/>
                  <w:bCs/>
                  <w:color w:val="000000" w:themeColor="text1"/>
                </w:rPr>
                <w:delText xml:space="preserve">the </w:delText>
              </w:r>
            </w:del>
            <w:ins w:id="371" w:author="ian hussey" w:date="2026-03-17T22:41:00Z" w16du:dateUtc="2026-03-17T21:41:00Z">
              <w:r w:rsidR="007B3ADB">
                <w:rPr>
                  <w:rFonts w:ascii="Calibri" w:hAnsi="Calibri" w:cs="Calibri"/>
                  <w:b/>
                  <w:bCs/>
                  <w:color w:val="000000" w:themeColor="text1"/>
                </w:rPr>
                <w:t>each</w:t>
              </w:r>
              <w:r w:rsidR="007B3ADB" w:rsidRPr="00624B21">
                <w:rPr>
                  <w:rFonts w:ascii="Calibri" w:hAnsi="Calibri" w:cs="Calibri"/>
                  <w:b/>
                  <w:bCs/>
                  <w:color w:val="000000" w:themeColor="text1"/>
                </w:rPr>
                <w:t xml:space="preserve"> </w:t>
              </w:r>
            </w:ins>
            <w:r w:rsidRPr="00624B21">
              <w:rPr>
                <w:rFonts w:ascii="Calibri" w:hAnsi="Calibri" w:cs="Calibri"/>
                <w:b/>
                <w:bCs/>
                <w:color w:val="000000" w:themeColor="text1"/>
              </w:rPr>
              <w:t>study</w:t>
            </w:r>
            <w:r>
              <w:rPr>
                <w:rFonts w:ascii="Calibri" w:hAnsi="Calibri" w:cs="Calibri"/>
                <w:b/>
                <w:bCs/>
                <w:color w:val="000000" w:themeColor="text1"/>
              </w:rPr>
              <w:t xml:space="preserve"> into codebook.xlsx</w:t>
            </w:r>
            <w:r w:rsidRPr="00101B05">
              <w:rPr>
                <w:rFonts w:ascii="Calibri" w:hAnsi="Calibri" w:cs="Calibri"/>
                <w:color w:val="000000" w:themeColor="text1"/>
              </w:rPr>
              <w:t>. For each measure</w:t>
            </w:r>
            <w:ins w:id="372" w:author="ian hussey" w:date="2026-03-17T22:41:00Z" w16du:dateUtc="2026-03-17T21:41:00Z">
              <w:r w:rsidR="007B3ADB">
                <w:rPr>
                  <w:rFonts w:ascii="Calibri" w:hAnsi="Calibri" w:cs="Calibri"/>
                  <w:color w:val="000000" w:themeColor="text1"/>
                </w:rPr>
                <w:t xml:space="preserve"> in each study</w:t>
              </w:r>
            </w:ins>
            <w:r w:rsidRPr="00101B05">
              <w:rPr>
                <w:rFonts w:ascii="Calibri" w:hAnsi="Calibri" w:cs="Calibri"/>
                <w:color w:val="000000" w:themeColor="text1"/>
              </w:rPr>
              <w:t xml:space="preserve">, </w:t>
            </w:r>
            <w:del w:id="373" w:author="ian hussey" w:date="2026-03-17T22:41:00Z" w16du:dateUtc="2026-03-17T21:41:00Z">
              <w:r w:rsidDel="007B3ADB">
                <w:rPr>
                  <w:rFonts w:ascii="Calibri" w:hAnsi="Calibri" w:cs="Calibri"/>
                  <w:color w:val="000000" w:themeColor="text1"/>
                </w:rPr>
                <w:delText xml:space="preserve">insert </w:delText>
              </w:r>
            </w:del>
            <w:ins w:id="374" w:author="ian hussey" w:date="2026-03-17T22:41:00Z" w16du:dateUtc="2026-03-17T21:41:00Z">
              <w:r w:rsidR="007B3ADB">
                <w:rPr>
                  <w:rFonts w:ascii="Calibri" w:hAnsi="Calibri" w:cs="Calibri"/>
                  <w:color w:val="000000" w:themeColor="text1"/>
                </w:rPr>
                <w:t xml:space="preserve">record data on a </w:t>
              </w:r>
            </w:ins>
            <w:del w:id="375" w:author="ian hussey" w:date="2026-03-17T22:41:00Z" w16du:dateUtc="2026-03-17T21:41:00Z">
              <w:r w:rsidDel="007B3ADB">
                <w:rPr>
                  <w:rFonts w:ascii="Calibri" w:hAnsi="Calibri" w:cs="Calibri"/>
                  <w:color w:val="000000" w:themeColor="text1"/>
                </w:rPr>
                <w:delText xml:space="preserve">a </w:delText>
              </w:r>
            </w:del>
            <w:r>
              <w:rPr>
                <w:rFonts w:ascii="Calibri" w:hAnsi="Calibri" w:cs="Calibri"/>
                <w:color w:val="000000" w:themeColor="text1"/>
              </w:rPr>
              <w:t xml:space="preserve">new row </w:t>
            </w:r>
            <w:del w:id="376" w:author="ian hussey" w:date="2026-03-17T22:41:00Z" w16du:dateUtc="2026-03-17T21:41:00Z">
              <w:r w:rsidDel="007B3ADB">
                <w:rPr>
                  <w:rFonts w:ascii="Calibri" w:hAnsi="Calibri" w:cs="Calibri"/>
                  <w:color w:val="000000" w:themeColor="text1"/>
                </w:rPr>
                <w:delText xml:space="preserve">for the current article </w:delText>
              </w:r>
            </w:del>
            <w:r>
              <w:rPr>
                <w:rFonts w:ascii="Calibri" w:hAnsi="Calibri" w:cs="Calibri"/>
                <w:color w:val="000000" w:themeColor="text1"/>
              </w:rPr>
              <w:t>(i.e., one row per measure) and increment the ‘Measure number’ value by 1</w:t>
            </w:r>
            <w:ins w:id="377" w:author="ian hussey" w:date="2026-03-17T22:41:00Z" w16du:dateUtc="2026-03-17T21:41:00Z">
              <w:r w:rsidR="007B3ADB">
                <w:rPr>
                  <w:rFonts w:ascii="Calibri" w:hAnsi="Calibri" w:cs="Calibri"/>
                  <w:color w:val="000000" w:themeColor="text1"/>
                </w:rPr>
                <w:t xml:space="preserve"> (i.e., for this article/DOI, study 1, mea</w:t>
              </w:r>
            </w:ins>
            <w:ins w:id="378" w:author="ian hussey" w:date="2026-03-17T22:42:00Z" w16du:dateUtc="2026-03-17T21:42:00Z">
              <w:r w:rsidR="007B3ADB">
                <w:rPr>
                  <w:rFonts w:ascii="Calibri" w:hAnsi="Calibri" w:cs="Calibri"/>
                  <w:color w:val="000000" w:themeColor="text1"/>
                </w:rPr>
                <w:t>sure 1)</w:t>
              </w:r>
            </w:ins>
            <w:r>
              <w:rPr>
                <w:rFonts w:ascii="Calibri" w:hAnsi="Calibri" w:cs="Calibri"/>
                <w:color w:val="000000" w:themeColor="text1"/>
              </w:rPr>
              <w:t>. R</w:t>
            </w:r>
            <w:r w:rsidRPr="00101B05">
              <w:rPr>
                <w:rFonts w:ascii="Calibri" w:hAnsi="Calibri" w:cs="Calibri"/>
                <w:color w:val="000000" w:themeColor="text1"/>
              </w:rPr>
              <w:t xml:space="preserve">ecord </w:t>
            </w:r>
            <w:r>
              <w:rPr>
                <w:rFonts w:ascii="Calibri" w:hAnsi="Calibri" w:cs="Calibri"/>
                <w:color w:val="000000" w:themeColor="text1"/>
              </w:rPr>
              <w:t xml:space="preserve">the measure’s </w:t>
            </w:r>
            <w:r w:rsidRPr="00101B05">
              <w:rPr>
                <w:rFonts w:ascii="Calibri" w:hAnsi="Calibri" w:cs="Calibri"/>
                <w:color w:val="000000" w:themeColor="text1"/>
              </w:rPr>
              <w:t xml:space="preserve">name in a </w:t>
            </w:r>
            <w:r>
              <w:rPr>
                <w:rFonts w:ascii="Calibri" w:hAnsi="Calibri" w:cs="Calibri"/>
                <w:color w:val="000000" w:themeColor="text1"/>
              </w:rPr>
              <w:t>the ‘M</w:t>
            </w:r>
            <w:r w:rsidRPr="00101B05">
              <w:rPr>
                <w:rFonts w:ascii="Calibri" w:hAnsi="Calibri" w:cs="Calibri"/>
                <w:color w:val="000000" w:themeColor="text1"/>
              </w:rPr>
              <w:t>easure</w:t>
            </w:r>
            <w:r>
              <w:rPr>
                <w:rFonts w:ascii="Calibri" w:hAnsi="Calibri" w:cs="Calibri"/>
                <w:color w:val="000000" w:themeColor="text1"/>
              </w:rPr>
              <w:t xml:space="preserve"> </w:t>
            </w:r>
            <w:r w:rsidRPr="00101B05">
              <w:rPr>
                <w:rFonts w:ascii="Calibri" w:hAnsi="Calibri" w:cs="Calibri"/>
                <w:color w:val="000000" w:themeColor="text1"/>
              </w:rPr>
              <w:t>name</w:t>
            </w:r>
            <w:r>
              <w:rPr>
                <w:rFonts w:ascii="Calibri" w:hAnsi="Calibri" w:cs="Calibri"/>
                <w:color w:val="000000" w:themeColor="text1"/>
              </w:rPr>
              <w:t xml:space="preserve">’ </w:t>
            </w:r>
            <w:r w:rsidRPr="00101B05">
              <w:rPr>
                <w:rFonts w:ascii="Calibri" w:hAnsi="Calibri" w:cs="Calibri"/>
                <w:color w:val="000000" w:themeColor="text1"/>
              </w:rPr>
              <w:t>colum</w:t>
            </w:r>
            <w:r>
              <w:rPr>
                <w:rFonts w:ascii="Calibri" w:hAnsi="Calibri" w:cs="Calibri"/>
                <w:color w:val="000000" w:themeColor="text1"/>
              </w:rPr>
              <w:t>n</w:t>
            </w:r>
            <w:r w:rsidRPr="00101B05">
              <w:rPr>
                <w:rFonts w:ascii="Calibri" w:hAnsi="Calibri" w:cs="Calibri"/>
                <w:color w:val="000000" w:themeColor="text1"/>
              </w:rPr>
              <w:t>.</w:t>
            </w:r>
          </w:p>
          <w:p w14:paraId="66D665EA" w14:textId="77777777" w:rsidR="005477B3" w:rsidRPr="001E4F95" w:rsidRDefault="005477B3" w:rsidP="005477B3">
            <w:pPr>
              <w:spacing w:line="276" w:lineRule="auto"/>
              <w:jc w:val="both"/>
              <w:rPr>
                <w:rFonts w:ascii="Calibri" w:hAnsi="Calibri" w:cs="Calibri"/>
                <w:b/>
                <w:bCs/>
                <w:color w:val="000000" w:themeColor="text1"/>
              </w:rPr>
            </w:pPr>
            <w:r w:rsidRPr="001E4F95">
              <w:rPr>
                <w:rFonts w:ascii="Calibri" w:hAnsi="Calibri" w:cs="Calibri"/>
                <w:b/>
                <w:bCs/>
                <w:color w:val="000000" w:themeColor="text1"/>
              </w:rPr>
              <w:t>What Not to Include as Measures</w:t>
            </w:r>
          </w:p>
          <w:p w14:paraId="4A10A344" w14:textId="77777777" w:rsidR="005477B3" w:rsidRDefault="005477B3" w:rsidP="00912380">
            <w:pPr>
              <w:pStyle w:val="ListParagraph"/>
              <w:numPr>
                <w:ilvl w:val="0"/>
                <w:numId w:val="20"/>
              </w:numPr>
              <w:spacing w:line="276" w:lineRule="auto"/>
              <w:jc w:val="both"/>
              <w:rPr>
                <w:rFonts w:ascii="Calibri" w:hAnsi="Calibri" w:cs="Calibri"/>
                <w:color w:val="000000" w:themeColor="text1"/>
              </w:rPr>
            </w:pPr>
            <w:r>
              <w:rPr>
                <w:rFonts w:ascii="Calibri" w:hAnsi="Calibri" w:cs="Calibri"/>
                <w:color w:val="000000" w:themeColor="text1"/>
              </w:rPr>
              <w:t xml:space="preserve">Measures or variables of </w:t>
            </w:r>
            <w:r w:rsidRPr="00101B05">
              <w:rPr>
                <w:rFonts w:ascii="Calibri" w:hAnsi="Calibri" w:cs="Calibri"/>
                <w:color w:val="000000" w:themeColor="text1"/>
              </w:rPr>
              <w:t xml:space="preserve">demographic data </w:t>
            </w:r>
            <w:r>
              <w:rPr>
                <w:rFonts w:ascii="Calibri" w:hAnsi="Calibri" w:cs="Calibri"/>
                <w:color w:val="000000" w:themeColor="text1"/>
              </w:rPr>
              <w:t>(e.g. as</w:t>
            </w:r>
            <w:r w:rsidRPr="00101B05">
              <w:rPr>
                <w:rFonts w:ascii="Calibri" w:hAnsi="Calibri" w:cs="Calibri"/>
                <w:color w:val="000000" w:themeColor="text1"/>
              </w:rPr>
              <w:t xml:space="preserve"> age, gender, sexuality, ethnicity, socioeconomic status, marital status</w:t>
            </w:r>
            <w:r>
              <w:rPr>
                <w:rFonts w:ascii="Calibri" w:hAnsi="Calibri" w:cs="Calibri"/>
                <w:color w:val="000000" w:themeColor="text1"/>
              </w:rPr>
              <w:t xml:space="preserve"> or education level)</w:t>
            </w:r>
          </w:p>
          <w:p w14:paraId="7B5438B3" w14:textId="77777777" w:rsidR="005477B3" w:rsidRDefault="005477B3" w:rsidP="00912380">
            <w:pPr>
              <w:pStyle w:val="ListParagraph"/>
              <w:numPr>
                <w:ilvl w:val="0"/>
                <w:numId w:val="20"/>
              </w:numPr>
              <w:spacing w:line="276" w:lineRule="auto"/>
              <w:jc w:val="both"/>
              <w:rPr>
                <w:rFonts w:ascii="Calibri" w:hAnsi="Calibri" w:cs="Calibri"/>
                <w:color w:val="000000" w:themeColor="text1"/>
              </w:rPr>
            </w:pPr>
            <w:r w:rsidRPr="00633F68">
              <w:rPr>
                <w:rFonts w:ascii="Calibri" w:hAnsi="Calibri" w:cs="Calibri"/>
                <w:color w:val="000000" w:themeColor="text1"/>
              </w:rPr>
              <w:t>Manipulation checks</w:t>
            </w:r>
          </w:p>
          <w:p w14:paraId="6910126D" w14:textId="77777777" w:rsidR="005477B3" w:rsidRDefault="005477B3" w:rsidP="00912380">
            <w:pPr>
              <w:pStyle w:val="ListParagraph"/>
              <w:numPr>
                <w:ilvl w:val="0"/>
                <w:numId w:val="20"/>
              </w:numPr>
              <w:spacing w:line="276" w:lineRule="auto"/>
              <w:jc w:val="both"/>
              <w:rPr>
                <w:rFonts w:ascii="Calibri" w:hAnsi="Calibri" w:cs="Calibri"/>
                <w:color w:val="000000" w:themeColor="text1"/>
              </w:rPr>
            </w:pPr>
            <w:r>
              <w:rPr>
                <w:rFonts w:ascii="Calibri" w:hAnsi="Calibri" w:cs="Calibri"/>
                <w:color w:val="000000" w:themeColor="text1"/>
              </w:rPr>
              <w:t>E</w:t>
            </w:r>
            <w:r w:rsidRPr="00633F68">
              <w:rPr>
                <w:rFonts w:ascii="Calibri" w:hAnsi="Calibri" w:cs="Calibri"/>
                <w:color w:val="000000" w:themeColor="text1"/>
              </w:rPr>
              <w:t xml:space="preserve">xclusion variables </w:t>
            </w:r>
            <w:r>
              <w:rPr>
                <w:rFonts w:ascii="Calibri" w:hAnsi="Calibri" w:cs="Calibri"/>
                <w:color w:val="000000" w:themeColor="text1"/>
              </w:rPr>
              <w:t xml:space="preserve">(e.g. </w:t>
            </w:r>
            <w:r w:rsidRPr="00633F68">
              <w:rPr>
                <w:rFonts w:ascii="Calibri" w:hAnsi="Calibri" w:cs="Calibri"/>
                <w:color w:val="000000" w:themeColor="text1"/>
              </w:rPr>
              <w:t xml:space="preserve">checks </w:t>
            </w:r>
            <w:r>
              <w:rPr>
                <w:rFonts w:ascii="Calibri" w:hAnsi="Calibri" w:cs="Calibri"/>
                <w:color w:val="000000" w:themeColor="text1"/>
              </w:rPr>
              <w:t xml:space="preserve">for following </w:t>
            </w:r>
            <w:r w:rsidRPr="00633F68">
              <w:rPr>
                <w:rFonts w:ascii="Calibri" w:hAnsi="Calibri" w:cs="Calibri"/>
                <w:color w:val="000000" w:themeColor="text1"/>
              </w:rPr>
              <w:t xml:space="preserve">instructions, attention, </w:t>
            </w:r>
            <w:r>
              <w:rPr>
                <w:rFonts w:ascii="Calibri" w:hAnsi="Calibri" w:cs="Calibri"/>
                <w:color w:val="000000" w:themeColor="text1"/>
              </w:rPr>
              <w:t>response quality, random responding, or whether external help was used such as Googling answers)</w:t>
            </w:r>
          </w:p>
          <w:p w14:paraId="289FD2EA" w14:textId="77777777" w:rsidR="005477B3" w:rsidRDefault="005477B3" w:rsidP="005477B3">
            <w:pPr>
              <w:pStyle w:val="ListParagraph"/>
              <w:spacing w:line="276" w:lineRule="auto"/>
              <w:jc w:val="both"/>
              <w:rPr>
                <w:rFonts w:ascii="Calibri" w:hAnsi="Calibri" w:cs="Calibri"/>
                <w:color w:val="000000" w:themeColor="text1"/>
              </w:rPr>
            </w:pPr>
          </w:p>
          <w:p w14:paraId="166B2364" w14:textId="77777777" w:rsidR="005477B3" w:rsidRPr="00B45B52" w:rsidRDefault="005477B3" w:rsidP="005477B3">
            <w:pPr>
              <w:spacing w:line="276" w:lineRule="auto"/>
              <w:jc w:val="both"/>
              <w:rPr>
                <w:rFonts w:ascii="Calibri" w:hAnsi="Calibri" w:cs="Calibri"/>
                <w:b/>
                <w:bCs/>
                <w:color w:val="000000" w:themeColor="text1"/>
              </w:rPr>
            </w:pPr>
            <w:r w:rsidRPr="00B45B52">
              <w:rPr>
                <w:rFonts w:ascii="Calibri" w:hAnsi="Calibri" w:cs="Calibri"/>
                <w:b/>
                <w:bCs/>
                <w:color w:val="000000" w:themeColor="text1"/>
              </w:rPr>
              <w:t>Identifying and Recording Study Measures</w:t>
            </w:r>
          </w:p>
          <w:p w14:paraId="62D5DFBA" w14:textId="77777777" w:rsidR="005477B3" w:rsidRDefault="005477B3" w:rsidP="00912380">
            <w:pPr>
              <w:numPr>
                <w:ilvl w:val="0"/>
                <w:numId w:val="19"/>
              </w:numPr>
              <w:spacing w:line="276" w:lineRule="auto"/>
              <w:jc w:val="both"/>
              <w:rPr>
                <w:rFonts w:ascii="Calibri" w:hAnsi="Calibri" w:cs="Calibri"/>
                <w:color w:val="000000" w:themeColor="text1"/>
              </w:rPr>
            </w:pPr>
            <w:r w:rsidRPr="00654D55">
              <w:rPr>
                <w:rFonts w:ascii="Calibri" w:hAnsi="Calibri" w:cs="Calibri"/>
                <w:color w:val="000000" w:themeColor="text1"/>
              </w:rPr>
              <w:t>Measures are usually listed in the Methods section under 'Measures' or 'Procedure'; further information may also be included in the Results section.</w:t>
            </w:r>
          </w:p>
          <w:p w14:paraId="41F4CC98" w14:textId="77777777" w:rsidR="005477B3" w:rsidRPr="00654D55" w:rsidRDefault="005477B3" w:rsidP="00912380">
            <w:pPr>
              <w:numPr>
                <w:ilvl w:val="0"/>
                <w:numId w:val="19"/>
              </w:numPr>
              <w:spacing w:line="276" w:lineRule="auto"/>
              <w:jc w:val="both"/>
              <w:rPr>
                <w:rFonts w:ascii="Calibri" w:hAnsi="Calibri" w:cs="Calibri"/>
                <w:color w:val="000000" w:themeColor="text1"/>
              </w:rPr>
            </w:pPr>
            <w:r w:rsidRPr="00654D55">
              <w:rPr>
                <w:rFonts w:ascii="Calibri" w:hAnsi="Calibri" w:cs="Calibri"/>
                <w:color w:val="000000" w:themeColor="text1"/>
              </w:rPr>
              <w:t>If a measure is not explicitly named in the article, assign it a descriptive placeholder name beginning with 'Unnamed'.</w:t>
            </w:r>
          </w:p>
          <w:p w14:paraId="6759BDE1" w14:textId="77777777" w:rsidR="005477B3" w:rsidRPr="00101B05" w:rsidRDefault="005477B3" w:rsidP="00912380">
            <w:pPr>
              <w:numPr>
                <w:ilvl w:val="1"/>
                <w:numId w:val="19"/>
              </w:numPr>
              <w:spacing w:line="276" w:lineRule="auto"/>
              <w:jc w:val="both"/>
              <w:rPr>
                <w:rFonts w:ascii="Calibri" w:hAnsi="Calibri" w:cs="Calibri"/>
                <w:color w:val="000000" w:themeColor="text1"/>
              </w:rPr>
            </w:pPr>
            <w:r>
              <w:rPr>
                <w:rFonts w:ascii="Calibri" w:hAnsi="Calibri" w:cs="Calibri"/>
                <w:color w:val="000000" w:themeColor="text1"/>
              </w:rPr>
              <w:t>E</w:t>
            </w:r>
            <w:r w:rsidRPr="00101B05">
              <w:rPr>
                <w:rFonts w:ascii="Calibri" w:hAnsi="Calibri" w:cs="Calibri"/>
                <w:color w:val="000000" w:themeColor="text1"/>
              </w:rPr>
              <w:t>xample</w:t>
            </w:r>
            <w:r>
              <w:rPr>
                <w:rFonts w:ascii="Calibri" w:hAnsi="Calibri" w:cs="Calibri"/>
                <w:color w:val="000000" w:themeColor="text1"/>
              </w:rPr>
              <w:t>: A</w:t>
            </w:r>
            <w:r w:rsidRPr="00101B05">
              <w:rPr>
                <w:rFonts w:ascii="Calibri" w:hAnsi="Calibri" w:cs="Calibri"/>
                <w:color w:val="000000" w:themeColor="text1"/>
              </w:rPr>
              <w:t xml:space="preserve">n unnamed Likert scale </w:t>
            </w:r>
            <w:r>
              <w:rPr>
                <w:rFonts w:ascii="Calibri" w:hAnsi="Calibri" w:cs="Calibri"/>
                <w:color w:val="000000" w:themeColor="text1"/>
              </w:rPr>
              <w:t>used to rate</w:t>
            </w:r>
            <w:r w:rsidRPr="00101B05">
              <w:rPr>
                <w:rFonts w:ascii="Calibri" w:hAnsi="Calibri" w:cs="Calibri"/>
                <w:color w:val="000000" w:themeColor="text1"/>
              </w:rPr>
              <w:t xml:space="preserve"> images could be called </w:t>
            </w:r>
            <w:r>
              <w:rPr>
                <w:rFonts w:ascii="Calibri" w:hAnsi="Calibri" w:cs="Calibri"/>
                <w:color w:val="000000" w:themeColor="text1"/>
              </w:rPr>
              <w:t>‘</w:t>
            </w:r>
            <w:r w:rsidRPr="00101B05">
              <w:rPr>
                <w:rFonts w:ascii="Calibri" w:hAnsi="Calibri" w:cs="Calibri"/>
                <w:color w:val="000000" w:themeColor="text1"/>
              </w:rPr>
              <w:t>Unnamed Likert scale of evaluations</w:t>
            </w:r>
            <w:r>
              <w:rPr>
                <w:rFonts w:ascii="Calibri" w:hAnsi="Calibri" w:cs="Calibri"/>
                <w:color w:val="000000" w:themeColor="text1"/>
              </w:rPr>
              <w:t>’</w:t>
            </w:r>
            <w:r w:rsidRPr="00101B05">
              <w:rPr>
                <w:rFonts w:ascii="Calibri" w:hAnsi="Calibri" w:cs="Calibri"/>
                <w:color w:val="000000" w:themeColor="text1"/>
              </w:rPr>
              <w:t xml:space="preserve">. </w:t>
            </w:r>
          </w:p>
          <w:p w14:paraId="2A731D8F" w14:textId="15FABF06" w:rsidR="005477B3" w:rsidRPr="00475EEE" w:rsidRDefault="005477B3" w:rsidP="00912380">
            <w:pPr>
              <w:pStyle w:val="ListParagraph"/>
              <w:numPr>
                <w:ilvl w:val="0"/>
                <w:numId w:val="19"/>
              </w:numPr>
              <w:spacing w:after="120" w:line="276" w:lineRule="auto"/>
              <w:rPr>
                <w:rFonts w:asciiTheme="majorHAnsi" w:hAnsiTheme="majorHAnsi" w:cstheme="majorHAnsi"/>
                <w:color w:val="000000" w:themeColor="text1"/>
              </w:rPr>
            </w:pPr>
            <w:r w:rsidRPr="00475EEE">
              <w:rPr>
                <w:rFonts w:ascii="Calibri" w:hAnsi="Calibri" w:cs="Calibri"/>
                <w:color w:val="000000" w:themeColor="text1"/>
              </w:rPr>
              <w:t xml:space="preserve">Record all measures used for data collection. </w:t>
            </w:r>
            <w:r w:rsidRPr="00475EEE">
              <w:rPr>
                <w:rFonts w:ascii="Calibri" w:hAnsi="Calibri" w:cs="Calibri"/>
                <w:b/>
                <w:bCs/>
                <w:color w:val="000000" w:themeColor="text1"/>
              </w:rPr>
              <w:t>It is not important, whether they are included in the analyses or the results.</w:t>
            </w:r>
            <w:r w:rsidR="00475EEE">
              <w:rPr>
                <w:rFonts w:ascii="Calibri" w:hAnsi="Calibri" w:cs="Calibri"/>
                <w:b/>
                <w:bCs/>
                <w:color w:val="000000" w:themeColor="text1"/>
              </w:rPr>
              <w:t xml:space="preserve"> </w:t>
            </w:r>
            <w:r w:rsidR="00475EEE" w:rsidRPr="00475EEE">
              <w:rPr>
                <w:rFonts w:ascii="Calibri" w:hAnsi="Calibri" w:cs="Calibri"/>
                <w:color w:val="000000" w:themeColor="text1"/>
              </w:rPr>
              <w:t>As such, filler tasks should be extracted.</w:t>
            </w:r>
          </w:p>
          <w:p w14:paraId="0B6DC05A" w14:textId="28126EFB" w:rsidR="00614A82" w:rsidRPr="00475EEE" w:rsidRDefault="00614A82" w:rsidP="00475EEE">
            <w:pPr>
              <w:spacing w:after="120" w:line="276" w:lineRule="auto"/>
              <w:ind w:left="360"/>
              <w:rPr>
                <w:rFonts w:asciiTheme="majorHAnsi" w:hAnsiTheme="majorHAnsi" w:cstheme="majorHAnsi"/>
                <w:color w:val="000000" w:themeColor="text1"/>
              </w:rPr>
            </w:pPr>
          </w:p>
        </w:tc>
      </w:tr>
    </w:tbl>
    <w:p w14:paraId="405A5609" w14:textId="743B2FF0" w:rsidR="00C40AC1" w:rsidRDefault="00C40AC1" w:rsidP="00C40AC1"/>
    <w:p w14:paraId="64A374C7" w14:textId="5CEF33DD" w:rsidR="00C40AC1" w:rsidRDefault="00C40AC1" w:rsidP="00C40AC1">
      <w:pPr>
        <w:spacing w:after="120" w:line="276" w:lineRule="auto"/>
        <w:rPr>
          <w:rFonts w:asciiTheme="majorHAnsi" w:hAnsiTheme="majorHAnsi" w:cstheme="majorHAnsi"/>
          <w:color w:val="000000" w:themeColor="text1"/>
        </w:rPr>
      </w:pPr>
    </w:p>
    <w:p w14:paraId="36A60B4F" w14:textId="65B9379F" w:rsidR="005477B3" w:rsidRPr="00475EEE" w:rsidRDefault="00614A82" w:rsidP="005477B3">
      <w:pPr>
        <w:spacing w:after="120" w:line="276" w:lineRule="auto"/>
        <w:rPr>
          <w:rFonts w:asciiTheme="majorHAnsi" w:hAnsiTheme="majorHAnsi" w:cstheme="majorHAnsi"/>
          <w:b/>
          <w:bCs/>
          <w:color w:val="000000" w:themeColor="text1"/>
        </w:rPr>
      </w:pPr>
      <w:r w:rsidRPr="00475EEE">
        <w:rPr>
          <w:rFonts w:asciiTheme="majorHAnsi" w:hAnsiTheme="majorHAnsi" w:cstheme="majorHAnsi"/>
          <w:b/>
          <w:bCs/>
          <w:color w:val="000000" w:themeColor="text1"/>
        </w:rPr>
        <w:t>Step</w:t>
      </w:r>
      <w:r w:rsidR="00ED679E">
        <w:rPr>
          <w:rFonts w:asciiTheme="majorHAnsi" w:hAnsiTheme="majorHAnsi" w:cstheme="majorHAnsi"/>
          <w:b/>
          <w:bCs/>
          <w:color w:val="000000" w:themeColor="text1"/>
        </w:rPr>
        <w:t xml:space="preserve"> 2</w:t>
      </w:r>
    </w:p>
    <w:tbl>
      <w:tblPr>
        <w:tblStyle w:val="TableGrid"/>
        <w:tblW w:w="0" w:type="auto"/>
        <w:tblLook w:val="04A0" w:firstRow="1" w:lastRow="0" w:firstColumn="1" w:lastColumn="0" w:noHBand="0" w:noVBand="1"/>
      </w:tblPr>
      <w:tblGrid>
        <w:gridCol w:w="9062"/>
      </w:tblGrid>
      <w:tr w:rsidR="005477B3" w14:paraId="5174CA45" w14:textId="77777777" w:rsidTr="00CD1F7A">
        <w:tc>
          <w:tcPr>
            <w:tcW w:w="9062" w:type="dxa"/>
          </w:tcPr>
          <w:p w14:paraId="266CEDC3" w14:textId="77777777" w:rsidR="00777FF4" w:rsidRDefault="005477B3" w:rsidP="005477B3">
            <w:pPr>
              <w:spacing w:line="276" w:lineRule="auto"/>
              <w:jc w:val="both"/>
              <w:rPr>
                <w:ins w:id="379" w:author="ian hussey" w:date="2026-03-17T23:05:00Z" w16du:dateUtc="2026-03-17T22:05:00Z"/>
                <w:rFonts w:ascii="Calibri" w:hAnsi="Calibri" w:cs="Calibri"/>
                <w:color w:val="000000" w:themeColor="text1"/>
              </w:rPr>
            </w:pPr>
            <w:r w:rsidRPr="00624B21">
              <w:rPr>
                <w:rFonts w:ascii="Calibri" w:hAnsi="Calibri" w:cs="Calibri"/>
                <w:color w:val="000000" w:themeColor="text1"/>
              </w:rPr>
              <w:t xml:space="preserve">Once all measures have been extracted into </w:t>
            </w:r>
            <w:r>
              <w:rPr>
                <w:rFonts w:ascii="Calibri" w:hAnsi="Calibri" w:cs="Calibri"/>
                <w:color w:val="000000" w:themeColor="text1"/>
              </w:rPr>
              <w:t xml:space="preserve">the </w:t>
            </w:r>
            <w:r w:rsidRPr="00624B21">
              <w:rPr>
                <w:rFonts w:ascii="Calibri" w:hAnsi="Calibri" w:cs="Calibri"/>
                <w:color w:val="000000" w:themeColor="text1"/>
              </w:rPr>
              <w:t xml:space="preserve">codebook, </w:t>
            </w:r>
            <w:r w:rsidRPr="00624B21">
              <w:rPr>
                <w:rFonts w:ascii="Calibri" w:hAnsi="Calibri" w:cs="Calibri"/>
                <w:b/>
                <w:bCs/>
                <w:color w:val="000000" w:themeColor="text1"/>
              </w:rPr>
              <w:t>categorize the measures in the category columns</w:t>
            </w:r>
            <w:r>
              <w:rPr>
                <w:rFonts w:ascii="Calibri" w:hAnsi="Calibri" w:cs="Calibri"/>
                <w:b/>
                <w:bCs/>
                <w:color w:val="000000" w:themeColor="text1"/>
              </w:rPr>
              <w:t xml:space="preserve">: first </w:t>
            </w:r>
            <w:ins w:id="380" w:author="ian hussey" w:date="2026-03-17T22:42:00Z" w16du:dateUtc="2026-03-17T21:42:00Z">
              <w:r w:rsidR="007B3ADB">
                <w:rPr>
                  <w:rFonts w:ascii="Calibri" w:hAnsi="Calibri" w:cs="Calibri"/>
                  <w:b/>
                  <w:bCs/>
                  <w:color w:val="000000" w:themeColor="text1"/>
                </w:rPr>
                <w:t xml:space="preserve">the </w:t>
              </w:r>
            </w:ins>
            <w:r>
              <w:rPr>
                <w:rFonts w:ascii="Calibri" w:hAnsi="Calibri" w:cs="Calibri"/>
                <w:b/>
                <w:bCs/>
                <w:color w:val="000000" w:themeColor="text1"/>
              </w:rPr>
              <w:t xml:space="preserve">‘How it is measured’ </w:t>
            </w:r>
            <w:ins w:id="381" w:author="ian hussey" w:date="2026-03-17T22:42:00Z" w16du:dateUtc="2026-03-17T21:42:00Z">
              <w:r w:rsidR="007B3ADB">
                <w:rPr>
                  <w:rFonts w:ascii="Calibri" w:hAnsi="Calibri" w:cs="Calibri"/>
                  <w:b/>
                  <w:bCs/>
                  <w:color w:val="000000" w:themeColor="text1"/>
                </w:rPr>
                <w:t xml:space="preserve">columns </w:t>
              </w:r>
            </w:ins>
            <w:r>
              <w:rPr>
                <w:rFonts w:ascii="Calibri" w:hAnsi="Calibri" w:cs="Calibri"/>
                <w:b/>
                <w:bCs/>
                <w:color w:val="000000" w:themeColor="text1"/>
              </w:rPr>
              <w:t xml:space="preserve">and second </w:t>
            </w:r>
            <w:ins w:id="382" w:author="ian hussey" w:date="2026-03-17T22:42:00Z" w16du:dateUtc="2026-03-17T21:42:00Z">
              <w:r w:rsidR="007B3ADB">
                <w:rPr>
                  <w:rFonts w:ascii="Calibri" w:hAnsi="Calibri" w:cs="Calibri"/>
                  <w:b/>
                  <w:bCs/>
                  <w:color w:val="000000" w:themeColor="text1"/>
                </w:rPr>
                <w:t xml:space="preserve">the </w:t>
              </w:r>
            </w:ins>
            <w:r>
              <w:rPr>
                <w:rFonts w:ascii="Calibri" w:hAnsi="Calibri" w:cs="Calibri"/>
                <w:b/>
                <w:bCs/>
                <w:color w:val="000000" w:themeColor="text1"/>
              </w:rPr>
              <w:t>‘What is measured’</w:t>
            </w:r>
            <w:r w:rsidRPr="00624B21">
              <w:rPr>
                <w:rFonts w:ascii="Calibri" w:hAnsi="Calibri" w:cs="Calibri"/>
                <w:color w:val="000000" w:themeColor="text1"/>
              </w:rPr>
              <w:t xml:space="preserve"> </w:t>
            </w:r>
            <w:ins w:id="383" w:author="ian hussey" w:date="2026-03-17T22:42:00Z" w16du:dateUtc="2026-03-17T21:42:00Z">
              <w:r w:rsidR="007B3ADB">
                <w:rPr>
                  <w:rFonts w:ascii="Calibri" w:hAnsi="Calibri" w:cs="Calibri"/>
                  <w:color w:val="000000" w:themeColor="text1"/>
                </w:rPr>
                <w:t xml:space="preserve">columns </w:t>
              </w:r>
            </w:ins>
            <w:r w:rsidRPr="00624B21">
              <w:rPr>
                <w:rFonts w:ascii="Calibri" w:hAnsi="Calibri" w:cs="Calibri"/>
                <w:color w:val="000000" w:themeColor="text1"/>
              </w:rPr>
              <w:t xml:space="preserve">using the coding scheme specified earlier in this document. </w:t>
            </w:r>
            <w:ins w:id="384" w:author="ian hussey" w:date="2026-03-17T22:42:00Z" w16du:dateUtc="2026-03-17T21:42:00Z">
              <w:r w:rsidR="007B3ADB">
                <w:rPr>
                  <w:rFonts w:ascii="Calibri" w:hAnsi="Calibri" w:cs="Calibri"/>
                  <w:color w:val="000000" w:themeColor="text1"/>
                </w:rPr>
                <w:t xml:space="preserve">Each of these 8 categories (four how, four what) are separate columns that should be recorded as TRUE/FALSE. </w:t>
              </w:r>
            </w:ins>
          </w:p>
          <w:p w14:paraId="1D44F5CE" w14:textId="77777777" w:rsidR="00777FF4" w:rsidRDefault="00777FF4" w:rsidP="005477B3">
            <w:pPr>
              <w:spacing w:line="276" w:lineRule="auto"/>
              <w:jc w:val="both"/>
              <w:rPr>
                <w:ins w:id="385" w:author="ian hussey" w:date="2026-03-17T23:05:00Z" w16du:dateUtc="2026-03-17T22:05:00Z"/>
                <w:rFonts w:ascii="Calibri" w:hAnsi="Calibri" w:cs="Calibri"/>
                <w:b/>
                <w:bCs/>
                <w:color w:val="000000" w:themeColor="text1"/>
              </w:rPr>
            </w:pPr>
          </w:p>
          <w:p w14:paraId="10A39943" w14:textId="6D6ED6BD" w:rsidR="006E2507" w:rsidRDefault="007B3ADB" w:rsidP="005477B3">
            <w:pPr>
              <w:spacing w:line="276" w:lineRule="auto"/>
              <w:jc w:val="both"/>
              <w:rPr>
                <w:ins w:id="386" w:author="ian hussey" w:date="2026-03-17T22:48:00Z" w16du:dateUtc="2026-03-17T21:48:00Z"/>
                <w:rFonts w:ascii="Calibri" w:hAnsi="Calibri" w:cs="Calibri"/>
                <w:color w:val="000000" w:themeColor="text1"/>
              </w:rPr>
            </w:pPr>
            <w:ins w:id="387" w:author="ian hussey" w:date="2026-03-17T22:42:00Z" w16du:dateUtc="2026-03-17T21:42:00Z">
              <w:r w:rsidRPr="0061412C">
                <w:rPr>
                  <w:rFonts w:ascii="Calibri" w:hAnsi="Calibri" w:cs="Calibri"/>
                  <w:b/>
                  <w:bCs/>
                  <w:color w:val="000000" w:themeColor="text1"/>
                  <w:rPrChange w:id="388" w:author="ian hussey" w:date="2026-03-17T22:47:00Z" w16du:dateUtc="2026-03-17T21:47:00Z">
                    <w:rPr>
                      <w:rFonts w:ascii="Calibri" w:hAnsi="Calibri" w:cs="Calibri"/>
                      <w:color w:val="000000" w:themeColor="text1"/>
                    </w:rPr>
                  </w:rPrChange>
                </w:rPr>
                <w:t>You</w:t>
              </w:r>
            </w:ins>
            <w:ins w:id="389" w:author="ian hussey" w:date="2026-03-17T22:43:00Z" w16du:dateUtc="2026-03-17T21:43:00Z">
              <w:r w:rsidRPr="0061412C">
                <w:rPr>
                  <w:rFonts w:ascii="Calibri" w:hAnsi="Calibri" w:cs="Calibri"/>
                  <w:b/>
                  <w:bCs/>
                  <w:color w:val="000000" w:themeColor="text1"/>
                  <w:rPrChange w:id="390" w:author="ian hussey" w:date="2026-03-17T22:47:00Z" w16du:dateUtc="2026-03-17T21:47:00Z">
                    <w:rPr>
                      <w:rFonts w:ascii="Calibri" w:hAnsi="Calibri" w:cs="Calibri"/>
                      <w:color w:val="000000" w:themeColor="text1"/>
                    </w:rPr>
                  </w:rPrChange>
                </w:rPr>
                <w:t>r default value is FALSE until you have evidence to change it to TRUE.</w:t>
              </w:r>
              <w:r>
                <w:rPr>
                  <w:rFonts w:ascii="Calibri" w:hAnsi="Calibri" w:cs="Calibri"/>
                  <w:color w:val="000000" w:themeColor="text1"/>
                </w:rPr>
                <w:t xml:space="preserve"> </w:t>
              </w:r>
            </w:ins>
            <w:ins w:id="391" w:author="ian hussey" w:date="2026-03-17T23:06:00Z" w16du:dateUtc="2026-03-17T22:06:00Z">
              <w:r w:rsidR="00374EB3">
                <w:rPr>
                  <w:rFonts w:ascii="Calibri" w:hAnsi="Calibri" w:cs="Calibri"/>
                  <w:color w:val="000000" w:themeColor="text1"/>
                </w:rPr>
                <w:t xml:space="preserve">That is, </w:t>
              </w:r>
            </w:ins>
            <w:ins w:id="392" w:author="ian hussey" w:date="2026-03-17T23:07:00Z" w16du:dateUtc="2026-03-17T22:07:00Z">
              <w:r w:rsidR="00374EB3">
                <w:rPr>
                  <w:rFonts w:ascii="Calibri" w:hAnsi="Calibri" w:cs="Calibri"/>
                  <w:color w:val="000000" w:themeColor="text1"/>
                </w:rPr>
                <w:t xml:space="preserve">where information about the measure is absent, vague, or confusing, </w:t>
              </w:r>
            </w:ins>
            <w:ins w:id="393" w:author="ian hussey" w:date="2026-03-17T23:06:00Z" w16du:dateUtc="2026-03-17T22:06:00Z">
              <w:r w:rsidR="00374EB3">
                <w:rPr>
                  <w:rFonts w:ascii="Calibri" w:hAnsi="Calibri" w:cs="Calibri"/>
                  <w:color w:val="000000" w:themeColor="text1"/>
                </w:rPr>
                <w:t xml:space="preserve">you should make liberal use of ‘indeterminable’, </w:t>
              </w:r>
            </w:ins>
            <w:ins w:id="394" w:author="ian hussey" w:date="2026-03-17T23:07:00Z" w16du:dateUtc="2026-03-17T22:07:00Z">
              <w:r w:rsidR="00374EB3">
                <w:rPr>
                  <w:rFonts w:ascii="Calibri" w:hAnsi="Calibri" w:cs="Calibri"/>
                  <w:color w:val="000000" w:themeColor="text1"/>
                </w:rPr>
                <w:t>i.e., where all four categories for a dimension (how or what) are FALSE.</w:t>
              </w:r>
            </w:ins>
          </w:p>
          <w:p w14:paraId="43B96F65" w14:textId="77777777" w:rsidR="006E2507" w:rsidRDefault="006E2507" w:rsidP="005477B3">
            <w:pPr>
              <w:spacing w:line="276" w:lineRule="auto"/>
              <w:jc w:val="both"/>
              <w:rPr>
                <w:ins w:id="395" w:author="ian hussey" w:date="2026-03-17T22:48:00Z" w16du:dateUtc="2026-03-17T21:48:00Z"/>
                <w:rFonts w:ascii="Calibri" w:hAnsi="Calibri" w:cs="Calibri"/>
                <w:color w:val="000000" w:themeColor="text1"/>
              </w:rPr>
            </w:pPr>
          </w:p>
          <w:p w14:paraId="0A4B67C6" w14:textId="65244922" w:rsidR="005477B3" w:rsidRDefault="00777FF4" w:rsidP="005477B3">
            <w:pPr>
              <w:spacing w:line="276" w:lineRule="auto"/>
              <w:jc w:val="both"/>
              <w:rPr>
                <w:rFonts w:ascii="Calibri" w:hAnsi="Calibri" w:cs="Calibri"/>
                <w:color w:val="000000" w:themeColor="text1"/>
              </w:rPr>
            </w:pPr>
            <w:ins w:id="396" w:author="ian hussey" w:date="2026-03-17T23:04:00Z" w16du:dateUtc="2026-03-17T22:04:00Z">
              <w:r w:rsidRPr="00777FF4">
                <w:rPr>
                  <w:rFonts w:ascii="Calibri" w:hAnsi="Calibri" w:cs="Calibri"/>
                  <w:color w:val="000000" w:themeColor="text1"/>
                  <w:rPrChange w:id="397" w:author="ian hussey" w:date="2026-03-17T23:04:00Z" w16du:dateUtc="2026-03-17T22:04:00Z">
                    <w:rPr/>
                  </w:rPrChange>
                </w:rPr>
                <w:t>Your coding of the individual columns produce an overall categorization of the measure in the ‘How decision’ and ‘What decision’ columns, e.g., “self-report measure” of “subjective experience”.</w:t>
              </w:r>
              <w:r>
                <w:rPr>
                  <w:rFonts w:ascii="Calibri" w:hAnsi="Calibri" w:cs="Calibri"/>
                  <w:color w:val="000000" w:themeColor="text1"/>
                </w:rPr>
                <w:t xml:space="preserve"> </w:t>
              </w:r>
              <w:r w:rsidRPr="00777FF4">
                <w:rPr>
                  <w:rFonts w:ascii="Calibri" w:hAnsi="Calibri" w:cs="Calibri"/>
                  <w:b/>
                  <w:bCs/>
                  <w:color w:val="000000" w:themeColor="text1"/>
                  <w:rPrChange w:id="398" w:author="ian hussey" w:date="2026-03-17T23:05:00Z" w16du:dateUtc="2026-03-17T22:05:00Z">
                    <w:rPr>
                      <w:rFonts w:ascii="Calibri" w:hAnsi="Calibri" w:cs="Calibri"/>
                      <w:color w:val="000000" w:themeColor="text1"/>
                    </w:rPr>
                  </w:rPrChange>
                </w:rPr>
                <w:t>You should ensure that you agree with these overall categorization judgement</w:t>
              </w:r>
            </w:ins>
            <w:ins w:id="399" w:author="ian hussey" w:date="2026-03-17T23:05:00Z" w16du:dateUtc="2026-03-17T22:05:00Z">
              <w:r w:rsidRPr="00777FF4">
                <w:rPr>
                  <w:rFonts w:ascii="Calibri" w:hAnsi="Calibri" w:cs="Calibri"/>
                  <w:b/>
                  <w:bCs/>
                  <w:color w:val="000000" w:themeColor="text1"/>
                  <w:rPrChange w:id="400" w:author="ian hussey" w:date="2026-03-17T23:05:00Z" w16du:dateUtc="2026-03-17T22:05:00Z">
                    <w:rPr>
                      <w:rFonts w:ascii="Calibri" w:hAnsi="Calibri" w:cs="Calibri"/>
                      <w:color w:val="000000" w:themeColor="text1"/>
                    </w:rPr>
                  </w:rPrChange>
                </w:rPr>
                <w:t xml:space="preserve"> to double check your responses to individual how and what columns.</w:t>
              </w:r>
              <w:r>
                <w:rPr>
                  <w:rFonts w:ascii="Calibri" w:hAnsi="Calibri" w:cs="Calibri"/>
                  <w:color w:val="000000" w:themeColor="text1"/>
                </w:rPr>
                <w:t xml:space="preserve"> </w:t>
              </w:r>
              <w:r w:rsidR="00EA73ED">
                <w:rPr>
                  <w:rFonts w:ascii="Calibri" w:hAnsi="Calibri" w:cs="Calibri"/>
                  <w:color w:val="000000" w:themeColor="text1"/>
                </w:rPr>
                <w:t xml:space="preserve">Where </w:t>
              </w:r>
              <w:r w:rsidR="00EA73ED">
                <w:rPr>
                  <w:rFonts w:ascii="Calibri" w:hAnsi="Calibri" w:cs="Calibri"/>
                  <w:color w:val="000000" w:themeColor="text1"/>
                </w:rPr>
                <w:lastRenderedPageBreak/>
                <w:t>either one is ‘multiple’, ensure that you agree with a</w:t>
              </w:r>
            </w:ins>
            <w:ins w:id="401" w:author="ian hussey" w:date="2026-03-17T23:06:00Z" w16du:dateUtc="2026-03-17T22:06:00Z">
              <w:r w:rsidR="00EA73ED">
                <w:rPr>
                  <w:rFonts w:ascii="Calibri" w:hAnsi="Calibri" w:cs="Calibri"/>
                  <w:color w:val="000000" w:themeColor="text1"/>
                </w:rPr>
                <w:t xml:space="preserve">ll the implied categorisation. </w:t>
              </w:r>
            </w:ins>
            <w:r w:rsidR="005477B3" w:rsidRPr="00624B21">
              <w:rPr>
                <w:rFonts w:ascii="Calibri" w:hAnsi="Calibri" w:cs="Calibri"/>
                <w:color w:val="000000" w:themeColor="text1"/>
              </w:rPr>
              <w:t xml:space="preserve">We encourage </w:t>
            </w:r>
            <w:r w:rsidR="005477B3">
              <w:rPr>
                <w:rFonts w:ascii="Calibri" w:hAnsi="Calibri" w:cs="Calibri"/>
                <w:color w:val="000000" w:themeColor="text1"/>
              </w:rPr>
              <w:t xml:space="preserve">you to frequently refer </w:t>
            </w:r>
            <w:del w:id="402" w:author="ian hussey" w:date="2026-03-17T22:43:00Z" w16du:dateUtc="2026-03-17T21:43:00Z">
              <w:r w:rsidR="005477B3" w:rsidDel="007B3ADB">
                <w:rPr>
                  <w:rFonts w:ascii="Calibri" w:hAnsi="Calibri" w:cs="Calibri"/>
                  <w:color w:val="000000" w:themeColor="text1"/>
                </w:rPr>
                <w:delText xml:space="preserve">back </w:delText>
              </w:r>
            </w:del>
            <w:r w:rsidR="005477B3">
              <w:rPr>
                <w:rFonts w:ascii="Calibri" w:hAnsi="Calibri" w:cs="Calibri"/>
                <w:color w:val="000000" w:themeColor="text1"/>
              </w:rPr>
              <w:t>to T</w:t>
            </w:r>
            <w:r w:rsidR="005477B3" w:rsidRPr="00624B21">
              <w:rPr>
                <w:rFonts w:ascii="Calibri" w:hAnsi="Calibri" w:cs="Calibri"/>
                <w:color w:val="000000" w:themeColor="text1"/>
              </w:rPr>
              <w:t xml:space="preserve">able </w:t>
            </w:r>
            <w:r w:rsidR="005477B3">
              <w:rPr>
                <w:rFonts w:ascii="Calibri" w:hAnsi="Calibri" w:cs="Calibri"/>
                <w:color w:val="000000" w:themeColor="text1"/>
              </w:rPr>
              <w:t xml:space="preserve">1 </w:t>
            </w:r>
            <w:r w:rsidR="005477B3" w:rsidRPr="00624B21">
              <w:rPr>
                <w:rFonts w:ascii="Calibri" w:hAnsi="Calibri" w:cs="Calibri"/>
                <w:color w:val="000000" w:themeColor="text1"/>
              </w:rPr>
              <w:t>for</w:t>
            </w:r>
            <w:r w:rsidR="005477B3">
              <w:rPr>
                <w:rFonts w:ascii="Calibri" w:hAnsi="Calibri" w:cs="Calibri"/>
                <w:color w:val="000000" w:themeColor="text1"/>
              </w:rPr>
              <w:t xml:space="preserve"> reference</w:t>
            </w:r>
            <w:r w:rsidR="005477B3" w:rsidRPr="00624B21">
              <w:rPr>
                <w:rFonts w:ascii="Calibri" w:hAnsi="Calibri" w:cs="Calibri"/>
                <w:color w:val="000000" w:themeColor="text1"/>
              </w:rPr>
              <w:t xml:space="preserve">. You will need to use not only the name of the scale but additional information from the article to do this. </w:t>
            </w:r>
          </w:p>
          <w:p w14:paraId="09D8DD24" w14:textId="77777777" w:rsidR="005477B3" w:rsidRDefault="005477B3" w:rsidP="005477B3">
            <w:pPr>
              <w:spacing w:line="276" w:lineRule="auto"/>
              <w:jc w:val="both"/>
              <w:rPr>
                <w:rFonts w:ascii="Calibri" w:hAnsi="Calibri" w:cs="Calibri"/>
                <w:color w:val="000000" w:themeColor="text1"/>
              </w:rPr>
            </w:pPr>
          </w:p>
          <w:p w14:paraId="1B0CB47C" w14:textId="5BCC923B" w:rsidR="005477B3" w:rsidRPr="00327FE0" w:rsidRDefault="005477B3" w:rsidP="005477B3">
            <w:pPr>
              <w:spacing w:line="276" w:lineRule="auto"/>
              <w:jc w:val="both"/>
              <w:rPr>
                <w:rFonts w:ascii="Calibri" w:hAnsi="Calibri" w:cs="Calibri"/>
                <w:color w:val="000000" w:themeColor="text1"/>
                <w:rPrChange w:id="403" w:author="ian hussey" w:date="2026-03-17T22:45:00Z" w16du:dateUtc="2026-03-17T21:45:00Z">
                  <w:rPr>
                    <w:rFonts w:ascii="Calibri" w:hAnsi="Calibri" w:cs="Calibri"/>
                    <w:b/>
                    <w:bCs/>
                    <w:color w:val="000000" w:themeColor="text1"/>
                  </w:rPr>
                </w:rPrChange>
              </w:rPr>
            </w:pPr>
            <w:r w:rsidRPr="00327FE0">
              <w:rPr>
                <w:rFonts w:ascii="Calibri" w:hAnsi="Calibri" w:cs="Calibri"/>
                <w:color w:val="000000" w:themeColor="text1"/>
                <w:rPrChange w:id="404" w:author="ian hussey" w:date="2026-03-17T22:45:00Z" w16du:dateUtc="2026-03-17T21:45:00Z">
                  <w:rPr>
                    <w:rFonts w:ascii="Calibri" w:hAnsi="Calibri" w:cs="Calibri"/>
                    <w:b/>
                    <w:bCs/>
                    <w:color w:val="000000" w:themeColor="text1"/>
                  </w:rPr>
                </w:rPrChange>
              </w:rPr>
              <w:t xml:space="preserve">Please start categorizing only after you </w:t>
            </w:r>
            <w:ins w:id="405" w:author="ian hussey" w:date="2026-03-17T23:06:00Z" w16du:dateUtc="2026-03-17T22:06:00Z">
              <w:r w:rsidR="00374EB3">
                <w:rPr>
                  <w:rFonts w:ascii="Calibri" w:hAnsi="Calibri" w:cs="Calibri"/>
                  <w:color w:val="000000" w:themeColor="text1"/>
                </w:rPr>
                <w:t xml:space="preserve">have </w:t>
              </w:r>
            </w:ins>
            <w:r w:rsidRPr="00327FE0">
              <w:rPr>
                <w:rFonts w:ascii="Calibri" w:hAnsi="Calibri" w:cs="Calibri"/>
                <w:color w:val="000000" w:themeColor="text1"/>
                <w:rPrChange w:id="406" w:author="ian hussey" w:date="2026-03-17T22:45:00Z" w16du:dateUtc="2026-03-17T21:45:00Z">
                  <w:rPr>
                    <w:rFonts w:ascii="Calibri" w:hAnsi="Calibri" w:cs="Calibri"/>
                    <w:b/>
                    <w:bCs/>
                    <w:color w:val="000000" w:themeColor="text1"/>
                  </w:rPr>
                </w:rPrChange>
              </w:rPr>
              <w:t>extracted all the measures.</w:t>
            </w:r>
            <w:r w:rsidR="00E866B6" w:rsidRPr="00327FE0">
              <w:rPr>
                <w:rFonts w:ascii="Calibri" w:hAnsi="Calibri" w:cs="Calibri"/>
                <w:color w:val="000000" w:themeColor="text1"/>
                <w:rPrChange w:id="407" w:author="ian hussey" w:date="2026-03-17T22:45:00Z" w16du:dateUtc="2026-03-17T21:45:00Z">
                  <w:rPr>
                    <w:rFonts w:ascii="Calibri" w:hAnsi="Calibri" w:cs="Calibri"/>
                    <w:b/>
                    <w:bCs/>
                    <w:color w:val="000000" w:themeColor="text1"/>
                  </w:rPr>
                </w:rPrChange>
              </w:rPr>
              <w:t xml:space="preserve"> For each </w:t>
            </w:r>
            <w:del w:id="408" w:author="ian hussey" w:date="2026-03-17T22:43:00Z" w16du:dateUtc="2026-03-17T21:43:00Z">
              <w:r w:rsidR="00E866B6" w:rsidRPr="00327FE0" w:rsidDel="00E15285">
                <w:rPr>
                  <w:rFonts w:ascii="Calibri" w:hAnsi="Calibri" w:cs="Calibri"/>
                  <w:color w:val="000000" w:themeColor="text1"/>
                  <w:rPrChange w:id="409" w:author="ian hussey" w:date="2026-03-17T22:45:00Z" w16du:dateUtc="2026-03-17T21:45:00Z">
                    <w:rPr>
                      <w:rFonts w:ascii="Calibri" w:hAnsi="Calibri" w:cs="Calibri"/>
                      <w:b/>
                      <w:bCs/>
                      <w:color w:val="000000" w:themeColor="text1"/>
                    </w:rPr>
                  </w:rPrChange>
                </w:rPr>
                <w:delText xml:space="preserve">paper </w:delText>
              </w:r>
            </w:del>
            <w:ins w:id="410" w:author="ian hussey" w:date="2026-03-17T22:43:00Z" w16du:dateUtc="2026-03-17T21:43:00Z">
              <w:r w:rsidR="00E15285" w:rsidRPr="00327FE0">
                <w:rPr>
                  <w:rFonts w:ascii="Calibri" w:hAnsi="Calibri" w:cs="Calibri"/>
                  <w:color w:val="000000" w:themeColor="text1"/>
                  <w:rPrChange w:id="411" w:author="ian hussey" w:date="2026-03-17T22:45:00Z" w16du:dateUtc="2026-03-17T21:45:00Z">
                    <w:rPr>
                      <w:rFonts w:ascii="Calibri" w:hAnsi="Calibri" w:cs="Calibri"/>
                      <w:b/>
                      <w:bCs/>
                      <w:color w:val="000000" w:themeColor="text1"/>
                    </w:rPr>
                  </w:rPrChange>
                </w:rPr>
                <w:t>article</w:t>
              </w:r>
              <w:r w:rsidR="00E15285" w:rsidRPr="00327FE0">
                <w:rPr>
                  <w:rFonts w:ascii="Calibri" w:hAnsi="Calibri" w:cs="Calibri"/>
                  <w:color w:val="000000" w:themeColor="text1"/>
                  <w:rPrChange w:id="412" w:author="ian hussey" w:date="2026-03-17T22:45:00Z" w16du:dateUtc="2026-03-17T21:45:00Z">
                    <w:rPr>
                      <w:rFonts w:ascii="Calibri" w:hAnsi="Calibri" w:cs="Calibri"/>
                      <w:b/>
                      <w:bCs/>
                      <w:color w:val="000000" w:themeColor="text1"/>
                    </w:rPr>
                  </w:rPrChange>
                </w:rPr>
                <w:t xml:space="preserve"> </w:t>
              </w:r>
            </w:ins>
            <w:r w:rsidR="00E866B6" w:rsidRPr="00327FE0">
              <w:rPr>
                <w:rFonts w:ascii="Calibri" w:hAnsi="Calibri" w:cs="Calibri"/>
                <w:color w:val="000000" w:themeColor="text1"/>
                <w:rPrChange w:id="413" w:author="ian hussey" w:date="2026-03-17T22:45:00Z" w16du:dateUtc="2026-03-17T21:45:00Z">
                  <w:rPr>
                    <w:rFonts w:ascii="Calibri" w:hAnsi="Calibri" w:cs="Calibri"/>
                    <w:b/>
                    <w:bCs/>
                    <w:color w:val="000000" w:themeColor="text1"/>
                  </w:rPr>
                </w:rPrChange>
              </w:rPr>
              <w:t xml:space="preserve">you </w:t>
            </w:r>
            <w:del w:id="414" w:author="ian hussey" w:date="2026-03-17T22:43:00Z" w16du:dateUtc="2026-03-17T21:43:00Z">
              <w:r w:rsidR="00E866B6" w:rsidRPr="00327FE0" w:rsidDel="004A3636">
                <w:rPr>
                  <w:rFonts w:ascii="Calibri" w:hAnsi="Calibri" w:cs="Calibri"/>
                  <w:color w:val="000000" w:themeColor="text1"/>
                  <w:rPrChange w:id="415" w:author="ian hussey" w:date="2026-03-17T22:45:00Z" w16du:dateUtc="2026-03-17T21:45:00Z">
                    <w:rPr>
                      <w:rFonts w:ascii="Calibri" w:hAnsi="Calibri" w:cs="Calibri"/>
                      <w:b/>
                      <w:bCs/>
                      <w:color w:val="000000" w:themeColor="text1"/>
                    </w:rPr>
                  </w:rPrChange>
                </w:rPr>
                <w:delText xml:space="preserve">have </w:delText>
              </w:r>
            </w:del>
            <w:ins w:id="416" w:author="ian hussey" w:date="2026-03-17T22:43:00Z" w16du:dateUtc="2026-03-17T21:43:00Z">
              <w:r w:rsidR="004A3636" w:rsidRPr="00327FE0">
                <w:rPr>
                  <w:rFonts w:ascii="Calibri" w:hAnsi="Calibri" w:cs="Calibri"/>
                  <w:color w:val="000000" w:themeColor="text1"/>
                  <w:rPrChange w:id="417" w:author="ian hussey" w:date="2026-03-17T22:45:00Z" w16du:dateUtc="2026-03-17T21:45:00Z">
                    <w:rPr>
                      <w:rFonts w:ascii="Calibri" w:hAnsi="Calibri" w:cs="Calibri"/>
                      <w:b/>
                      <w:bCs/>
                      <w:color w:val="000000" w:themeColor="text1"/>
                    </w:rPr>
                  </w:rPrChange>
                </w:rPr>
                <w:t xml:space="preserve">should budget a maximum of </w:t>
              </w:r>
            </w:ins>
            <w:r w:rsidR="00E866B6" w:rsidRPr="00327FE0">
              <w:rPr>
                <w:rFonts w:ascii="Calibri" w:hAnsi="Calibri" w:cs="Calibri"/>
                <w:color w:val="000000" w:themeColor="text1"/>
                <w:rPrChange w:id="418" w:author="ian hussey" w:date="2026-03-17T22:45:00Z" w16du:dateUtc="2026-03-17T21:45:00Z">
                  <w:rPr>
                    <w:rFonts w:ascii="Calibri" w:hAnsi="Calibri" w:cs="Calibri"/>
                    <w:b/>
                    <w:bCs/>
                    <w:color w:val="000000" w:themeColor="text1"/>
                  </w:rPr>
                </w:rPrChange>
              </w:rPr>
              <w:t>15 min</w:t>
            </w:r>
            <w:ins w:id="419" w:author="ian hussey" w:date="2026-03-17T22:43:00Z" w16du:dateUtc="2026-03-17T21:43:00Z">
              <w:r w:rsidR="004A3636" w:rsidRPr="00327FE0">
                <w:rPr>
                  <w:rFonts w:ascii="Calibri" w:hAnsi="Calibri" w:cs="Calibri"/>
                  <w:color w:val="000000" w:themeColor="text1"/>
                  <w:rPrChange w:id="420" w:author="ian hussey" w:date="2026-03-17T22:45:00Z" w16du:dateUtc="2026-03-17T21:45:00Z">
                    <w:rPr>
                      <w:rFonts w:ascii="Calibri" w:hAnsi="Calibri" w:cs="Calibri"/>
                      <w:b/>
                      <w:bCs/>
                      <w:color w:val="000000" w:themeColor="text1"/>
                    </w:rPr>
                  </w:rPrChange>
                </w:rPr>
                <w:t>s</w:t>
              </w:r>
            </w:ins>
            <w:ins w:id="421" w:author="ian hussey" w:date="2026-03-17T22:46:00Z" w16du:dateUtc="2026-03-17T21:46:00Z">
              <w:r w:rsidR="00327FE0">
                <w:rPr>
                  <w:rFonts w:ascii="Calibri" w:hAnsi="Calibri" w:cs="Calibri"/>
                  <w:color w:val="000000" w:themeColor="text1"/>
                </w:rPr>
                <w:t>,</w:t>
              </w:r>
            </w:ins>
            <w:ins w:id="422" w:author="ian hussey" w:date="2026-03-17T22:43:00Z" w16du:dateUtc="2026-03-17T21:43:00Z">
              <w:r w:rsidR="004A3636" w:rsidRPr="00327FE0">
                <w:rPr>
                  <w:rFonts w:ascii="Calibri" w:hAnsi="Calibri" w:cs="Calibri"/>
                  <w:color w:val="000000" w:themeColor="text1"/>
                  <w:rPrChange w:id="423" w:author="ian hussey" w:date="2026-03-17T22:45:00Z" w16du:dateUtc="2026-03-17T21:45:00Z">
                    <w:rPr>
                      <w:rFonts w:ascii="Calibri" w:hAnsi="Calibri" w:cs="Calibri"/>
                      <w:b/>
                      <w:bCs/>
                      <w:color w:val="000000" w:themeColor="text1"/>
                    </w:rPr>
                  </w:rPrChange>
                </w:rPr>
                <w:t xml:space="preserve"> </w:t>
              </w:r>
            </w:ins>
            <w:ins w:id="424" w:author="ian hussey" w:date="2026-03-17T22:44:00Z" w16du:dateUtc="2026-03-17T21:44:00Z">
              <w:r w:rsidR="004A3636" w:rsidRPr="00327FE0">
                <w:rPr>
                  <w:rFonts w:ascii="Calibri" w:hAnsi="Calibri" w:cs="Calibri"/>
                  <w:color w:val="000000" w:themeColor="text1"/>
                  <w:rPrChange w:id="425" w:author="ian hussey" w:date="2026-03-17T22:45:00Z" w16du:dateUtc="2026-03-17T21:45:00Z">
                    <w:rPr>
                      <w:rFonts w:ascii="Calibri" w:hAnsi="Calibri" w:cs="Calibri"/>
                      <w:b/>
                      <w:bCs/>
                      <w:color w:val="000000" w:themeColor="text1"/>
                    </w:rPr>
                  </w:rPrChange>
                </w:rPr>
                <w:t>unless there are a large number of studies reported in that article (then maybe max 30 mins).</w:t>
              </w:r>
              <w:r w:rsidR="009725F9" w:rsidRPr="00327FE0">
                <w:rPr>
                  <w:rFonts w:ascii="Calibri" w:hAnsi="Calibri" w:cs="Calibri"/>
                  <w:color w:val="000000" w:themeColor="text1"/>
                  <w:rPrChange w:id="426" w:author="ian hussey" w:date="2026-03-17T22:45:00Z" w16du:dateUtc="2026-03-17T21:45:00Z">
                    <w:rPr>
                      <w:rFonts w:ascii="Calibri" w:hAnsi="Calibri" w:cs="Calibri"/>
                      <w:b/>
                      <w:bCs/>
                      <w:color w:val="000000" w:themeColor="text1"/>
                    </w:rPr>
                  </w:rPrChange>
                </w:rPr>
                <w:t xml:space="preserve"> The purpose of this time limit is to prevent you spending large amounts of time on edge cases that are difficult to classify. </w:t>
              </w:r>
            </w:ins>
            <w:del w:id="427" w:author="ian hussey" w:date="2026-03-17T22:43:00Z" w16du:dateUtc="2026-03-17T21:43:00Z">
              <w:r w:rsidR="00E866B6" w:rsidRPr="00327FE0" w:rsidDel="004A3636">
                <w:rPr>
                  <w:rFonts w:ascii="Calibri" w:hAnsi="Calibri" w:cs="Calibri"/>
                  <w:color w:val="000000" w:themeColor="text1"/>
                  <w:rPrChange w:id="428" w:author="ian hussey" w:date="2026-03-17T22:45:00Z" w16du:dateUtc="2026-03-17T21:45:00Z">
                    <w:rPr>
                      <w:rFonts w:ascii="Calibri" w:hAnsi="Calibri" w:cs="Calibri"/>
                      <w:b/>
                      <w:bCs/>
                      <w:color w:val="000000" w:themeColor="text1"/>
                    </w:rPr>
                  </w:rPrChange>
                </w:rPr>
                <w:delText>.</w:delText>
              </w:r>
            </w:del>
          </w:p>
        </w:tc>
      </w:tr>
    </w:tbl>
    <w:p w14:paraId="3C481675" w14:textId="0F826475" w:rsidR="00C40AC1" w:rsidRDefault="00C40AC1" w:rsidP="00C40AC1"/>
    <w:p w14:paraId="34924D3D" w14:textId="1854A7BC" w:rsidR="00C40AC1" w:rsidRDefault="00C40AC1" w:rsidP="00C40AC1">
      <w:pPr>
        <w:spacing w:after="120" w:line="276" w:lineRule="auto"/>
        <w:rPr>
          <w:rFonts w:asciiTheme="majorHAnsi" w:hAnsiTheme="majorHAnsi" w:cstheme="majorHAnsi"/>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746816" behindDoc="0" locked="0" layoutInCell="1" allowOverlap="1" wp14:anchorId="6F67AFD9" wp14:editId="2652DE88">
                <wp:simplePos x="0" y="0"/>
                <wp:positionH relativeFrom="margin">
                  <wp:posOffset>2500355</wp:posOffset>
                </wp:positionH>
                <wp:positionV relativeFrom="paragraph">
                  <wp:posOffset>15240</wp:posOffset>
                </wp:positionV>
                <wp:extent cx="510363" cy="361507"/>
                <wp:effectExtent l="38100" t="0" r="4445" b="38735"/>
                <wp:wrapNone/>
                <wp:docPr id="937036318" name="Pfeil: nach unten 5"/>
                <wp:cNvGraphicFramePr/>
                <a:graphic xmlns:a="http://schemas.openxmlformats.org/drawingml/2006/main">
                  <a:graphicData uri="http://schemas.microsoft.com/office/word/2010/wordprocessingShape">
                    <wps:wsp>
                      <wps:cNvSpPr/>
                      <wps:spPr>
                        <a:xfrm>
                          <a:off x="0" y="0"/>
                          <a:ext cx="510363" cy="361507"/>
                        </a:xfrm>
                        <a:prstGeom prst="down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755772" id="Pfeil: nach unten 5" o:spid="_x0000_s1026" type="#_x0000_t67" style="position:absolute;margin-left:196.9pt;margin-top:1.2pt;width:40.2pt;height:28.45pt;z-index:251746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" adj="10800" fillcolor="white [3201]" strokecolor="black [3200]" strokeweight="1pt">
                <w10:wrap anchorx="margin"/>
              </v:shape>
            </w:pict>
          </mc:Fallback>
        </mc:AlternateContent>
      </w:r>
    </w:p>
    <w:p w14:paraId="46FB26AE" w14:textId="77777777" w:rsidR="005477B3" w:rsidRPr="00750A7A" w:rsidRDefault="005477B3" w:rsidP="005477B3">
      <w:pPr>
        <w:spacing w:after="120" w:line="276" w:lineRule="auto"/>
        <w:rPr>
          <w:rFonts w:asciiTheme="majorHAnsi" w:hAnsiTheme="majorHAnsi" w:cstheme="majorHAnsi"/>
          <w:color w:val="000000" w:themeColor="text1"/>
        </w:rPr>
      </w:pPr>
    </w:p>
    <w:tbl>
      <w:tblPr>
        <w:tblStyle w:val="TableGrid"/>
        <w:tblW w:w="0" w:type="auto"/>
        <w:tblLook w:val="04A0" w:firstRow="1" w:lastRow="0" w:firstColumn="1" w:lastColumn="0" w:noHBand="0" w:noVBand="1"/>
      </w:tblPr>
      <w:tblGrid>
        <w:gridCol w:w="9062"/>
      </w:tblGrid>
      <w:tr w:rsidR="005477B3" w14:paraId="3D2D0F97" w14:textId="77777777" w:rsidTr="005477B3">
        <w:tc>
          <w:tcPr>
            <w:tcW w:w="9062" w:type="dxa"/>
            <w:shd w:val="clear" w:color="auto" w:fill="D9D9D9" w:themeFill="background1" w:themeFillShade="D9"/>
          </w:tcPr>
          <w:p w14:paraId="61F43FC6" w14:textId="0F2A9EFE" w:rsidR="005477B3" w:rsidRPr="00374EB3" w:rsidDel="00374EB3" w:rsidRDefault="005477B3" w:rsidP="00374EB3">
            <w:pPr>
              <w:spacing w:line="276" w:lineRule="auto"/>
              <w:jc w:val="both"/>
              <w:rPr>
                <w:del w:id="429" w:author="ian hussey" w:date="2026-03-17T23:06:00Z" w16du:dateUtc="2026-03-17T22:06:00Z"/>
                <w:rFonts w:ascii="Calibri" w:hAnsi="Calibri" w:cs="Calibri"/>
                <w:color w:val="000000" w:themeColor="text1"/>
                <w:rPrChange w:id="430" w:author="ian hussey" w:date="2026-03-17T23:06:00Z" w16du:dateUtc="2026-03-17T22:06:00Z">
                  <w:rPr>
                    <w:del w:id="431" w:author="ian hussey" w:date="2026-03-17T23:06:00Z" w16du:dateUtc="2026-03-17T22:06:00Z"/>
                  </w:rPr>
                </w:rPrChange>
              </w:rPr>
              <w:pPrChange w:id="432" w:author="ian hussey" w:date="2026-03-17T23:06:00Z" w16du:dateUtc="2026-03-17T22:06:00Z">
                <w:pPr>
                  <w:pStyle w:val="ListParagraph"/>
                  <w:numPr>
                    <w:numId w:val="21"/>
                  </w:numPr>
                  <w:spacing w:line="276" w:lineRule="auto"/>
                  <w:ind w:left="360" w:hanging="360"/>
                  <w:jc w:val="both"/>
                </w:pPr>
              </w:pPrChange>
            </w:pPr>
            <w:del w:id="433" w:author="ian hussey" w:date="2026-03-17T23:06:00Z" w16du:dateUtc="2026-03-17T22:06:00Z">
              <w:r w:rsidRPr="00374EB3" w:rsidDel="00374EB3">
                <w:rPr>
                  <w:rFonts w:ascii="Calibri" w:hAnsi="Calibri" w:cs="Calibri"/>
                  <w:b/>
                  <w:color w:val="000000" w:themeColor="text1"/>
                  <w:rPrChange w:id="434" w:author="ian hussey" w:date="2026-03-17T23:06:00Z" w16du:dateUtc="2026-03-17T22:06:00Z">
                    <w:rPr/>
                  </w:rPrChange>
                </w:rPr>
                <w:delText xml:space="preserve">Assigning categories and </w:delText>
              </w:r>
            </w:del>
            <w:del w:id="435" w:author="ian hussey" w:date="2026-03-17T22:47:00Z" w16du:dateUtc="2026-03-17T21:47:00Z">
              <w:r w:rsidRPr="00374EB3" w:rsidDel="0061412C">
                <w:rPr>
                  <w:rFonts w:ascii="Calibri" w:hAnsi="Calibri" w:cs="Calibri"/>
                  <w:b/>
                  <w:color w:val="000000" w:themeColor="text1"/>
                  <w:rPrChange w:id="436" w:author="ian hussey" w:date="2026-03-17T23:06:00Z" w16du:dateUtc="2026-03-17T22:06:00Z">
                    <w:rPr/>
                  </w:rPrChange>
                </w:rPr>
                <w:delText xml:space="preserve">the use of </w:delText>
              </w:r>
            </w:del>
            <w:del w:id="437" w:author="ian hussey" w:date="2026-03-17T23:06:00Z" w16du:dateUtc="2026-03-17T22:06:00Z">
              <w:r w:rsidRPr="00374EB3" w:rsidDel="00374EB3">
                <w:rPr>
                  <w:rFonts w:ascii="Calibri" w:hAnsi="Calibri" w:cs="Calibri"/>
                  <w:b/>
                  <w:color w:val="000000" w:themeColor="text1"/>
                  <w:rPrChange w:id="438" w:author="ian hussey" w:date="2026-03-17T23:06:00Z" w16du:dateUtc="2026-03-17T22:06:00Z">
                    <w:rPr/>
                  </w:rPrChange>
                </w:rPr>
                <w:delText>‘</w:delText>
              </w:r>
            </w:del>
            <w:del w:id="439" w:author="ian hussey" w:date="2026-03-17T22:47:00Z" w16du:dateUtc="2026-03-17T21:47:00Z">
              <w:r w:rsidRPr="00374EB3" w:rsidDel="0061412C">
                <w:rPr>
                  <w:rFonts w:ascii="Calibri" w:hAnsi="Calibri" w:cs="Calibri"/>
                  <w:b/>
                  <w:color w:val="000000" w:themeColor="text1"/>
                  <w:rPrChange w:id="440" w:author="ian hussey" w:date="2026-03-17T23:06:00Z" w16du:dateUtc="2026-03-17T22:06:00Z">
                    <w:rPr/>
                  </w:rPrChange>
                </w:rPr>
                <w:delText>I</w:delText>
              </w:r>
            </w:del>
            <w:del w:id="441" w:author="ian hussey" w:date="2026-03-17T23:06:00Z" w16du:dateUtc="2026-03-17T22:06:00Z">
              <w:r w:rsidRPr="00374EB3" w:rsidDel="00374EB3">
                <w:rPr>
                  <w:rFonts w:ascii="Calibri" w:hAnsi="Calibri" w:cs="Calibri"/>
                  <w:b/>
                  <w:color w:val="000000" w:themeColor="text1"/>
                  <w:rPrChange w:id="442" w:author="ian hussey" w:date="2026-03-17T23:06:00Z" w16du:dateUtc="2026-03-17T22:06:00Z">
                    <w:rPr/>
                  </w:rPrChange>
                </w:rPr>
                <w:delText xml:space="preserve">ndeterminable’. </w:delText>
              </w:r>
            </w:del>
          </w:p>
          <w:p w14:paraId="723F67CB" w14:textId="743F3671" w:rsidR="005477B3" w:rsidRPr="0061412C" w:rsidDel="0061412C" w:rsidRDefault="005477B3" w:rsidP="00374EB3">
            <w:pPr>
              <w:rPr>
                <w:del w:id="443" w:author="ian hussey" w:date="2026-03-17T22:46:00Z" w16du:dateUtc="2026-03-17T21:46:00Z"/>
              </w:rPr>
              <w:pPrChange w:id="444" w:author="ian hussey" w:date="2026-03-17T23:06:00Z" w16du:dateUtc="2026-03-17T22:06:00Z">
                <w:pPr>
                  <w:pStyle w:val="ListParagraph"/>
                  <w:numPr>
                    <w:ilvl w:val="1"/>
                    <w:numId w:val="21"/>
                  </w:numPr>
                  <w:spacing w:line="276" w:lineRule="auto"/>
                  <w:ind w:left="1080" w:hanging="360"/>
                  <w:jc w:val="both"/>
                </w:pPr>
              </w:pPrChange>
            </w:pPr>
            <w:del w:id="445" w:author="ian hussey" w:date="2026-03-17T22:46:00Z" w16du:dateUtc="2026-03-17T21:46:00Z">
              <w:r w:rsidRPr="0061412C" w:rsidDel="0061412C">
                <w:delText xml:space="preserve">Assign only a single category per dimension. </w:delText>
              </w:r>
            </w:del>
          </w:p>
          <w:p w14:paraId="057DC0EC" w14:textId="30BEFE25" w:rsidR="005477B3" w:rsidRPr="0061412C" w:rsidDel="0061412C" w:rsidRDefault="005477B3" w:rsidP="00374EB3">
            <w:pPr>
              <w:rPr>
                <w:del w:id="446" w:author="ian hussey" w:date="2026-03-17T22:47:00Z" w16du:dateUtc="2026-03-17T21:47:00Z"/>
              </w:rPr>
              <w:pPrChange w:id="447" w:author="ian hussey" w:date="2026-03-17T23:06:00Z" w16du:dateUtc="2026-03-17T22:06:00Z">
                <w:pPr>
                  <w:pStyle w:val="ListParagraph"/>
                  <w:numPr>
                    <w:ilvl w:val="1"/>
                    <w:numId w:val="21"/>
                  </w:numPr>
                  <w:spacing w:line="276" w:lineRule="auto"/>
                  <w:ind w:left="1080" w:hanging="360"/>
                  <w:jc w:val="both"/>
                </w:pPr>
              </w:pPrChange>
            </w:pPr>
            <w:del w:id="448" w:author="ian hussey" w:date="2026-03-17T22:47:00Z" w16du:dateUtc="2026-03-17T21:47:00Z">
              <w:r w:rsidRPr="0061412C" w:rsidDel="0061412C">
                <w:delText xml:space="preserve">If you are unsure but lean strongly towards one category, assign that category. </w:delText>
              </w:r>
            </w:del>
          </w:p>
          <w:p w14:paraId="64C3339E" w14:textId="0069292F" w:rsidR="00777FF4" w:rsidRPr="0061412C" w:rsidRDefault="005477B3" w:rsidP="00374EB3">
            <w:pPr>
              <w:rPr>
                <w:rPrChange w:id="449" w:author="ian hussey" w:date="2026-03-17T22:47:00Z" w16du:dateUtc="2026-03-17T21:47:00Z">
                  <w:rPr>
                    <w:rFonts w:ascii="Calibri" w:hAnsi="Calibri" w:cs="Calibri"/>
                    <w:b/>
                    <w:bCs/>
                    <w:color w:val="000000" w:themeColor="text1"/>
                  </w:rPr>
                </w:rPrChange>
              </w:rPr>
              <w:pPrChange w:id="450" w:author="ian hussey" w:date="2026-03-17T23:06:00Z" w16du:dateUtc="2026-03-17T22:06:00Z">
                <w:pPr>
                  <w:pStyle w:val="ListParagraph"/>
                  <w:numPr>
                    <w:ilvl w:val="1"/>
                    <w:numId w:val="21"/>
                  </w:numPr>
                  <w:spacing w:line="276" w:lineRule="auto"/>
                  <w:ind w:left="1080" w:hanging="360"/>
                  <w:jc w:val="both"/>
                </w:pPr>
              </w:pPrChange>
            </w:pPr>
            <w:del w:id="451" w:author="ian hussey" w:date="2026-03-17T22:47:00Z" w16du:dateUtc="2026-03-17T21:47:00Z">
              <w:r w:rsidRPr="0061412C" w:rsidDel="0061412C">
                <w:rPr>
                  <w:rPrChange w:id="452" w:author="ian hussey" w:date="2026-03-17T22:47:00Z" w16du:dateUtc="2026-03-17T21:47:00Z">
                    <w:rPr>
                      <w:rFonts w:ascii="Calibri" w:hAnsi="Calibri" w:cs="Calibri"/>
                      <w:b/>
                      <w:bCs/>
                      <w:color w:val="000000" w:themeColor="text1"/>
                    </w:rPr>
                  </w:rPrChange>
                </w:rPr>
                <w:delText xml:space="preserve">If you are highly uncertain, assign it as ‘Indeterminable’. </w:delText>
              </w:r>
            </w:del>
          </w:p>
          <w:p w14:paraId="06C5FCB0" w14:textId="77777777" w:rsidR="005477B3" w:rsidRPr="00836946" w:rsidRDefault="005477B3" w:rsidP="00912380">
            <w:pPr>
              <w:pStyle w:val="ListParagraph"/>
              <w:numPr>
                <w:ilvl w:val="0"/>
                <w:numId w:val="21"/>
              </w:numPr>
              <w:spacing w:line="276" w:lineRule="auto"/>
              <w:jc w:val="both"/>
              <w:rPr>
                <w:rFonts w:ascii="Calibri" w:hAnsi="Calibri" w:cs="Calibri"/>
                <w:color w:val="000000" w:themeColor="text1"/>
              </w:rPr>
            </w:pPr>
            <w:r w:rsidRPr="00836946">
              <w:rPr>
                <w:rFonts w:ascii="Calibri" w:hAnsi="Calibri" w:cs="Calibri"/>
                <w:b/>
                <w:color w:val="000000" w:themeColor="text1"/>
              </w:rPr>
              <w:t xml:space="preserve">Time Management and the </w:t>
            </w:r>
            <w:r>
              <w:rPr>
                <w:rFonts w:ascii="Calibri" w:hAnsi="Calibri" w:cs="Calibri"/>
                <w:b/>
                <w:color w:val="000000" w:themeColor="text1"/>
              </w:rPr>
              <w:t>‘</w:t>
            </w:r>
            <w:r w:rsidRPr="00836946">
              <w:rPr>
                <w:rFonts w:ascii="Calibri" w:hAnsi="Calibri" w:cs="Calibri"/>
                <w:b/>
                <w:color w:val="000000" w:themeColor="text1"/>
              </w:rPr>
              <w:t>Out of Time</w:t>
            </w:r>
            <w:r>
              <w:rPr>
                <w:rFonts w:ascii="Calibri" w:hAnsi="Calibri" w:cs="Calibri"/>
                <w:b/>
                <w:color w:val="000000" w:themeColor="text1"/>
              </w:rPr>
              <w:t>’</w:t>
            </w:r>
            <w:r w:rsidRPr="00836946">
              <w:rPr>
                <w:rFonts w:ascii="Calibri" w:hAnsi="Calibri" w:cs="Calibri"/>
                <w:b/>
                <w:color w:val="000000" w:themeColor="text1"/>
              </w:rPr>
              <w:t xml:space="preserve"> Category</w:t>
            </w:r>
            <w:r w:rsidRPr="00836946">
              <w:rPr>
                <w:rFonts w:ascii="Calibri" w:hAnsi="Calibri" w:cs="Calibri"/>
                <w:color w:val="000000" w:themeColor="text1"/>
              </w:rPr>
              <w:t xml:space="preserve">. </w:t>
            </w:r>
          </w:p>
          <w:p w14:paraId="747B949F" w14:textId="1394DEB8" w:rsidR="005477B3" w:rsidRDefault="005477B3" w:rsidP="00912380">
            <w:pPr>
              <w:pStyle w:val="ListParagraph"/>
              <w:numPr>
                <w:ilvl w:val="1"/>
                <w:numId w:val="21"/>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Limit your work on categorizing measures from any one article to </w:t>
            </w:r>
            <w:r w:rsidR="00E866B6">
              <w:rPr>
                <w:rFonts w:ascii="Calibri" w:hAnsi="Calibri" w:cs="Calibri"/>
                <w:color w:val="000000" w:themeColor="text1"/>
              </w:rPr>
              <w:t>15</w:t>
            </w:r>
            <w:r w:rsidRPr="00836946">
              <w:rPr>
                <w:rFonts w:ascii="Calibri" w:hAnsi="Calibri" w:cs="Calibri"/>
                <w:color w:val="000000" w:themeColor="text1"/>
              </w:rPr>
              <w:t xml:space="preserve"> minutes.</w:t>
            </w:r>
          </w:p>
          <w:p w14:paraId="440189CD" w14:textId="77777777" w:rsidR="005477B3" w:rsidRPr="00836946" w:rsidRDefault="005477B3" w:rsidP="00912380">
            <w:pPr>
              <w:pStyle w:val="ListParagraph"/>
              <w:numPr>
                <w:ilvl w:val="2"/>
                <w:numId w:val="21"/>
              </w:numPr>
              <w:spacing w:line="276" w:lineRule="auto"/>
              <w:jc w:val="both"/>
              <w:rPr>
                <w:rFonts w:ascii="Calibri" w:hAnsi="Calibri" w:cs="Calibri"/>
                <w:color w:val="000000" w:themeColor="text1"/>
              </w:rPr>
            </w:pPr>
            <w:r w:rsidRPr="001C484F">
              <w:rPr>
                <w:rFonts w:ascii="Calibri" w:hAnsi="Calibri" w:cs="Calibri"/>
                <w:b/>
                <w:bCs/>
                <w:color w:val="000000" w:themeColor="text1"/>
              </w:rPr>
              <w:t xml:space="preserve">Prioritize classifying straightforward measures </w:t>
            </w:r>
            <w:r>
              <w:rPr>
                <w:rFonts w:ascii="Calibri" w:hAnsi="Calibri" w:cs="Calibri"/>
                <w:b/>
                <w:bCs/>
                <w:color w:val="000000" w:themeColor="text1"/>
              </w:rPr>
              <w:t xml:space="preserve">and measures related to behavior </w:t>
            </w:r>
            <w:r w:rsidRPr="001C484F">
              <w:rPr>
                <w:rFonts w:ascii="Calibri" w:hAnsi="Calibri" w:cs="Calibri"/>
                <w:b/>
                <w:bCs/>
                <w:color w:val="000000" w:themeColor="text1"/>
              </w:rPr>
              <w:t>first</w:t>
            </w:r>
            <w:r w:rsidRPr="00836946">
              <w:rPr>
                <w:rFonts w:ascii="Calibri" w:hAnsi="Calibri" w:cs="Calibri"/>
                <w:color w:val="000000" w:themeColor="text1"/>
              </w:rPr>
              <w:t>, set aside challenging or ambiguous measures until the end, if needed.</w:t>
            </w:r>
          </w:p>
          <w:p w14:paraId="0A1068D9" w14:textId="77777777" w:rsidR="005477B3" w:rsidRPr="00836946" w:rsidRDefault="005477B3" w:rsidP="00912380">
            <w:pPr>
              <w:pStyle w:val="ListParagraph"/>
              <w:numPr>
                <w:ilvl w:val="1"/>
                <w:numId w:val="21"/>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Once the timer for the paper is up, mark these measures using the “out of time” category. </w:t>
            </w:r>
          </w:p>
          <w:p w14:paraId="32930B79" w14:textId="77777777" w:rsidR="005477B3" w:rsidRPr="00836946" w:rsidRDefault="005477B3" w:rsidP="00912380">
            <w:pPr>
              <w:pStyle w:val="ListParagraph"/>
              <w:numPr>
                <w:ilvl w:val="1"/>
                <w:numId w:val="21"/>
              </w:numPr>
              <w:spacing w:line="276" w:lineRule="auto"/>
              <w:jc w:val="both"/>
              <w:rPr>
                <w:rFonts w:ascii="Calibri" w:hAnsi="Calibri" w:cs="Calibri"/>
                <w:color w:val="000000" w:themeColor="text1"/>
              </w:rPr>
            </w:pPr>
            <w:r w:rsidRPr="00836946">
              <w:rPr>
                <w:rFonts w:ascii="Calibri" w:hAnsi="Calibri" w:cs="Calibri"/>
                <w:color w:val="000000" w:themeColor="text1"/>
              </w:rPr>
              <w:t>The reason that the extraction of the names of the measures vs. their categorization is separate is so that the list of measures is complete even if their categorizations are unfinished. This makes it easier to trace later if we want to dedicate more time to coding articles where we ran out of time.</w:t>
            </w:r>
          </w:p>
          <w:p w14:paraId="2E4EF8DF" w14:textId="77777777" w:rsidR="001617D8" w:rsidRPr="00677BD1" w:rsidRDefault="001617D8" w:rsidP="00912380">
            <w:pPr>
              <w:pStyle w:val="ListParagraph"/>
              <w:numPr>
                <w:ilvl w:val="1"/>
                <w:numId w:val="21"/>
              </w:numPr>
              <w:spacing w:line="276" w:lineRule="auto"/>
              <w:jc w:val="both"/>
              <w:rPr>
                <w:rFonts w:ascii="Calibri" w:hAnsi="Calibri" w:cs="Calibri"/>
                <w:b/>
                <w:bCs/>
                <w:color w:val="000000" w:themeColor="text1"/>
              </w:rPr>
            </w:pPr>
            <w:r w:rsidRPr="00677BD1">
              <w:rPr>
                <w:rFonts w:ascii="Calibri" w:hAnsi="Calibri" w:cs="Calibri"/>
                <w:b/>
                <w:bCs/>
                <w:color w:val="000000" w:themeColor="text1"/>
              </w:rPr>
              <w:t xml:space="preserve">For questionnaires, it may be necessary to find an overview of all items used in these. </w:t>
            </w:r>
          </w:p>
          <w:p w14:paraId="26AE57D5" w14:textId="77777777" w:rsidR="001617D8" w:rsidRPr="00836946" w:rsidRDefault="001617D8" w:rsidP="00912380">
            <w:pPr>
              <w:pStyle w:val="ListParagraph"/>
              <w:numPr>
                <w:ilvl w:val="2"/>
                <w:numId w:val="21"/>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Check if the full or modified scale is included in the </w:t>
            </w:r>
            <w:r w:rsidRPr="00141BF2">
              <w:rPr>
                <w:rFonts w:ascii="Calibri" w:hAnsi="Calibri" w:cs="Calibri"/>
                <w:b/>
                <w:bCs/>
                <w:color w:val="000000" w:themeColor="text1"/>
              </w:rPr>
              <w:t>article’s supplementary materials</w:t>
            </w:r>
            <w:r w:rsidRPr="00836946">
              <w:rPr>
                <w:rFonts w:ascii="Calibri" w:hAnsi="Calibri" w:cs="Calibri"/>
                <w:color w:val="000000" w:themeColor="text1"/>
              </w:rPr>
              <w:t>.</w:t>
            </w:r>
          </w:p>
          <w:p w14:paraId="096C5189" w14:textId="5E402A3C" w:rsidR="001617D8" w:rsidRPr="00EA2AA3" w:rsidRDefault="001617D8" w:rsidP="00912380">
            <w:pPr>
              <w:pStyle w:val="ListParagraph"/>
              <w:numPr>
                <w:ilvl w:val="2"/>
                <w:numId w:val="21"/>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w:t>
            </w:r>
            <w:r>
              <w:rPr>
                <w:rFonts w:ascii="Calibri" w:hAnsi="Calibri" w:cs="Calibri"/>
                <w:color w:val="000000" w:themeColor="text1"/>
              </w:rPr>
              <w:t xml:space="preserve">the </w:t>
            </w:r>
            <w:r w:rsidRPr="00836946">
              <w:rPr>
                <w:rFonts w:ascii="Calibri" w:hAnsi="Calibri" w:cs="Calibri"/>
                <w:color w:val="000000" w:themeColor="text1"/>
              </w:rPr>
              <w:t xml:space="preserve">details are insufficient, you may consult </w:t>
            </w:r>
            <w:r>
              <w:rPr>
                <w:rFonts w:ascii="Calibri" w:hAnsi="Calibri" w:cs="Calibri"/>
                <w:color w:val="000000" w:themeColor="text1"/>
              </w:rPr>
              <w:t xml:space="preserve">search for the measure on </w:t>
            </w:r>
            <w:r w:rsidRPr="00D3437C">
              <w:rPr>
                <w:rFonts w:ascii="Calibri" w:hAnsi="Calibri" w:cs="Calibri"/>
                <w:b/>
                <w:bCs/>
                <w:color w:val="000000" w:themeColor="text1"/>
              </w:rPr>
              <w:t>Google</w:t>
            </w:r>
            <w:r>
              <w:rPr>
                <w:rFonts w:ascii="Calibri" w:hAnsi="Calibri" w:cs="Calibri"/>
                <w:color w:val="000000" w:themeColor="text1"/>
              </w:rPr>
              <w:t xml:space="preserve">. </w:t>
            </w:r>
          </w:p>
          <w:p w14:paraId="1B80AF5E" w14:textId="5E19B179" w:rsidR="001617D8" w:rsidRPr="0042198D" w:rsidRDefault="001617D8" w:rsidP="00912380">
            <w:pPr>
              <w:pStyle w:val="ListParagraph"/>
              <w:numPr>
                <w:ilvl w:val="2"/>
                <w:numId w:val="21"/>
              </w:numPr>
              <w:spacing w:line="276" w:lineRule="auto"/>
              <w:jc w:val="both"/>
              <w:rPr>
                <w:rFonts w:ascii="Calibri" w:hAnsi="Calibri" w:cs="Calibri"/>
                <w:color w:val="000000" w:themeColor="text1"/>
              </w:rPr>
            </w:pPr>
            <w:r w:rsidRPr="00843C0F">
              <w:rPr>
                <w:rFonts w:ascii="Calibri" w:hAnsi="Calibri" w:cs="Calibri"/>
                <w:color w:val="000000" w:themeColor="text1"/>
              </w:rPr>
              <w:t xml:space="preserve">For this, you have an </w:t>
            </w:r>
            <w:r w:rsidRPr="00843C0F">
              <w:rPr>
                <w:rFonts w:ascii="Calibri" w:hAnsi="Calibri" w:cs="Calibri"/>
                <w:b/>
                <w:bCs/>
                <w:color w:val="000000" w:themeColor="text1"/>
              </w:rPr>
              <w:t>extra 10 minutes</w:t>
            </w:r>
            <w:r w:rsidRPr="00843C0F">
              <w:rPr>
                <w:rFonts w:ascii="Calibri" w:hAnsi="Calibri" w:cs="Calibri"/>
                <w:color w:val="000000" w:themeColor="text1"/>
              </w:rPr>
              <w:t xml:space="preserve">. </w:t>
            </w:r>
            <w:ins w:id="453" w:author="ian hussey" w:date="2026-03-17T23:09:00Z" w16du:dateUtc="2026-03-17T22:09:00Z">
              <w:r w:rsidR="00AB5502">
                <w:rPr>
                  <w:rFonts w:asciiTheme="majorHAnsi" w:hAnsiTheme="majorHAnsi" w:cstheme="majorHAnsi"/>
                </w:rPr>
                <w:t>Again, the purpose of the maximum time is to help move you on from difficult edge cases.</w:t>
              </w:r>
            </w:ins>
            <w:del w:id="454" w:author="ian hussey" w:date="2026-03-17T23:08:00Z" w16du:dateUtc="2026-03-17T22:08:00Z">
              <w:r w:rsidRPr="00843C0F" w:rsidDel="00975D19">
                <w:rPr>
                  <w:rFonts w:ascii="Calibri" w:hAnsi="Calibri" w:cs="Calibri"/>
                  <w:color w:val="000000" w:themeColor="text1"/>
                </w:rPr>
                <w:delText xml:space="preserve">So, in total, you have </w:delText>
              </w:r>
              <w:r w:rsidR="00E866B6" w:rsidDel="00975D19">
                <w:rPr>
                  <w:rFonts w:ascii="Calibri" w:hAnsi="Calibri" w:cs="Calibri"/>
                  <w:color w:val="000000" w:themeColor="text1"/>
                </w:rPr>
                <w:delText>25</w:delText>
              </w:r>
              <w:r w:rsidRPr="00843C0F" w:rsidDel="00975D19">
                <w:rPr>
                  <w:rFonts w:ascii="Calibri" w:hAnsi="Calibri" w:cs="Calibri"/>
                  <w:color w:val="000000" w:themeColor="text1"/>
                </w:rPr>
                <w:delText xml:space="preserve"> minutes.</w:delText>
              </w:r>
            </w:del>
          </w:p>
          <w:p w14:paraId="0BE43334" w14:textId="77777777" w:rsidR="005477B3" w:rsidRPr="00836946" w:rsidRDefault="005477B3" w:rsidP="00912380">
            <w:pPr>
              <w:pStyle w:val="ListParagraph"/>
              <w:numPr>
                <w:ilvl w:val="0"/>
                <w:numId w:val="21"/>
              </w:numPr>
              <w:spacing w:line="276" w:lineRule="auto"/>
              <w:jc w:val="both"/>
              <w:rPr>
                <w:rFonts w:ascii="Calibri" w:hAnsi="Calibri" w:cs="Calibri"/>
                <w:color w:val="000000" w:themeColor="text1"/>
              </w:rPr>
            </w:pPr>
            <w:r w:rsidRPr="00836946">
              <w:rPr>
                <w:rFonts w:ascii="Calibri" w:hAnsi="Calibri" w:cs="Calibri"/>
                <w:color w:val="000000" w:themeColor="text1"/>
              </w:rPr>
              <w:t xml:space="preserve">If unsure about a variable, </w:t>
            </w:r>
            <w:r w:rsidRPr="003900B9">
              <w:rPr>
                <w:rFonts w:ascii="Calibri" w:hAnsi="Calibri" w:cs="Calibri"/>
                <w:b/>
                <w:color w:val="000000" w:themeColor="text1"/>
              </w:rPr>
              <w:t xml:space="preserve">use the </w:t>
            </w:r>
            <w:r>
              <w:rPr>
                <w:rFonts w:ascii="Calibri" w:hAnsi="Calibri" w:cs="Calibri"/>
                <w:b/>
                <w:color w:val="000000" w:themeColor="text1"/>
              </w:rPr>
              <w:t xml:space="preserve">measurement </w:t>
            </w:r>
            <w:r w:rsidRPr="003900B9">
              <w:rPr>
                <w:rFonts w:ascii="Calibri" w:hAnsi="Calibri" w:cs="Calibri"/>
                <w:b/>
                <w:color w:val="000000" w:themeColor="text1"/>
              </w:rPr>
              <w:t>units to help understand the meaning</w:t>
            </w:r>
            <w:r w:rsidRPr="00836946">
              <w:rPr>
                <w:rFonts w:ascii="Calibri" w:hAnsi="Calibri" w:cs="Calibri"/>
                <w:color w:val="000000" w:themeColor="text1"/>
              </w:rPr>
              <w:t xml:space="preserve">. </w:t>
            </w:r>
          </w:p>
          <w:p w14:paraId="4C8D16F9" w14:textId="77777777" w:rsidR="005477B3" w:rsidRPr="00836946" w:rsidRDefault="005477B3" w:rsidP="00912380">
            <w:pPr>
              <w:pStyle w:val="ListParagraph"/>
              <w:numPr>
                <w:ilvl w:val="1"/>
                <w:numId w:val="21"/>
              </w:numPr>
              <w:spacing w:line="276" w:lineRule="auto"/>
              <w:jc w:val="both"/>
              <w:rPr>
                <w:rFonts w:ascii="Calibri" w:hAnsi="Calibri" w:cs="Calibri"/>
                <w:color w:val="000000" w:themeColor="text1"/>
              </w:rPr>
            </w:pPr>
            <w:r w:rsidRPr="005A6114">
              <w:rPr>
                <w:rFonts w:ascii="Calibri" w:hAnsi="Calibri" w:cs="Calibri"/>
                <w:color w:val="000000" w:themeColor="text1"/>
                <w:lang w:val="en-GB"/>
              </w:rPr>
              <w:t xml:space="preserve">Example: Brown et al. </w:t>
            </w:r>
            <w:r w:rsidRPr="00836946">
              <w:rPr>
                <w:rFonts w:ascii="Calibri" w:hAnsi="Calibri" w:cs="Calibri"/>
                <w:color w:val="000000" w:themeColor="text1"/>
              </w:rPr>
              <w:t>(2020) talk about “total equivalized consumption” which is quite unclear, but from reading their abstract, it's clear that their units are dollars spent in different categories. “Dollars spent” is easier to classify as a behavioral measure</w:t>
            </w:r>
            <w:r>
              <w:rPr>
                <w:rFonts w:ascii="Calibri" w:hAnsi="Calibri" w:cs="Calibri"/>
                <w:color w:val="000000" w:themeColor="text1"/>
              </w:rPr>
              <w:t xml:space="preserve"> of behavior</w:t>
            </w:r>
            <w:r w:rsidRPr="00836946">
              <w:rPr>
                <w:rFonts w:ascii="Calibri" w:hAnsi="Calibri" w:cs="Calibri"/>
                <w:color w:val="000000" w:themeColor="text1"/>
              </w:rPr>
              <w:t xml:space="preserve">. </w:t>
            </w:r>
          </w:p>
          <w:p w14:paraId="2C07AAB8" w14:textId="7E8C3E11" w:rsidR="005477B3" w:rsidRPr="005477B3" w:rsidRDefault="005477B3" w:rsidP="00912380">
            <w:pPr>
              <w:pStyle w:val="ListParagraph"/>
              <w:numPr>
                <w:ilvl w:val="0"/>
                <w:numId w:val="21"/>
              </w:numPr>
              <w:spacing w:line="276" w:lineRule="auto"/>
              <w:jc w:val="both"/>
              <w:rPr>
                <w:rFonts w:ascii="Calibri" w:hAnsi="Calibri" w:cs="Calibri"/>
                <w:color w:val="000000" w:themeColor="text1"/>
              </w:rPr>
            </w:pPr>
            <w:r w:rsidRPr="003900B9">
              <w:rPr>
                <w:rFonts w:ascii="Calibri" w:hAnsi="Calibri" w:cs="Calibri"/>
                <w:b/>
                <w:color w:val="000000" w:themeColor="text1"/>
              </w:rPr>
              <w:t>Review</w:t>
            </w:r>
            <w:r w:rsidRPr="000B2C3D">
              <w:rPr>
                <w:rFonts w:ascii="Calibri" w:hAnsi="Calibri" w:cs="Calibri"/>
                <w:bCs/>
                <w:color w:val="000000" w:themeColor="text1"/>
              </w:rPr>
              <w:t xml:space="preserve"> the analyses and results section</w:t>
            </w:r>
            <w:r w:rsidRPr="00836946">
              <w:rPr>
                <w:rFonts w:ascii="Calibri" w:hAnsi="Calibri" w:cs="Calibri"/>
                <w:color w:val="000000" w:themeColor="text1"/>
              </w:rPr>
              <w:t xml:space="preserve"> to ensure you have captured all measures that were collected, not just those listed under Measures</w:t>
            </w:r>
          </w:p>
        </w:tc>
      </w:tr>
    </w:tbl>
    <w:p w14:paraId="3F60DF72" w14:textId="2EA057E3" w:rsidR="00C40AC1" w:rsidRDefault="00C40AC1" w:rsidP="00C40AC1">
      <w:r w:rsidRPr="00750A7A">
        <w:rPr>
          <w:rFonts w:asciiTheme="majorHAnsi" w:hAnsiTheme="majorHAnsi" w:cstheme="majorHAnsi"/>
          <w:noProof/>
          <w:color w:val="000000" w:themeColor="text1"/>
        </w:rPr>
        <mc:AlternateContent>
          <mc:Choice Requires="wps">
            <w:drawing>
              <wp:anchor distT="0" distB="0" distL="114300" distR="114300" simplePos="0" relativeHeight="251740672" behindDoc="0" locked="0" layoutInCell="1" allowOverlap="1" wp14:anchorId="20C8254B" wp14:editId="5133250E">
                <wp:simplePos x="0" y="0"/>
                <wp:positionH relativeFrom="margin">
                  <wp:posOffset>2500439</wp:posOffset>
                </wp:positionH>
                <wp:positionV relativeFrom="paragraph">
                  <wp:posOffset>174625</wp:posOffset>
                </wp:positionV>
                <wp:extent cx="510363" cy="361507"/>
                <wp:effectExtent l="38100" t="0" r="4445" b="38735"/>
                <wp:wrapNone/>
                <wp:docPr id="6818775" name="Pfeil: nach unten 5"/>
                <wp:cNvGraphicFramePr/>
                <a:graphic xmlns:a="http://schemas.openxmlformats.org/drawingml/2006/main">
                  <a:graphicData uri="http://schemas.microsoft.com/office/word/2010/wordprocessingShape">
                    <wps:wsp>
                      <wps:cNvSpPr/>
                      <wps:spPr>
                        <a:xfrm>
                          <a:off x="0" y="0"/>
                          <a:ext cx="510363" cy="361507"/>
                        </a:xfrm>
                        <a:prstGeom prst="down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BEC9716" id="Pfeil: nach unten 5" o:spid="_x0000_s1026" type="#_x0000_t67" style="position:absolute;margin-left:196.9pt;margin-top:13.75pt;width:40.2pt;height:28.45pt;z-index:251740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" adj="10800" fillcolor="white [3201]" strokecolor="black [3200]" strokeweight="1pt">
                <w10:wrap anchorx="margin"/>
              </v:shape>
            </w:pict>
          </mc:Fallback>
        </mc:AlternateContent>
      </w:r>
    </w:p>
    <w:p w14:paraId="0268F8DA" w14:textId="5CE09426" w:rsidR="00C40AC1" w:rsidRDefault="00C40AC1" w:rsidP="00C40AC1">
      <w:pPr>
        <w:spacing w:after="120" w:line="276" w:lineRule="auto"/>
        <w:rPr>
          <w:rFonts w:asciiTheme="majorHAnsi" w:hAnsiTheme="majorHAnsi" w:cstheme="majorHAnsi"/>
          <w:color w:val="000000" w:themeColor="text1"/>
        </w:rPr>
      </w:pPr>
    </w:p>
    <w:p w14:paraId="3530BEA7" w14:textId="77777777" w:rsidR="005477B3" w:rsidRPr="00750A7A" w:rsidRDefault="005477B3" w:rsidP="005477B3">
      <w:pPr>
        <w:spacing w:after="120" w:line="276" w:lineRule="auto"/>
        <w:rPr>
          <w:rFonts w:asciiTheme="majorHAnsi" w:hAnsiTheme="majorHAnsi" w:cstheme="majorHAnsi"/>
          <w:color w:val="000000" w:themeColor="text1"/>
        </w:rPr>
      </w:pPr>
    </w:p>
    <w:tbl>
      <w:tblPr>
        <w:tblStyle w:val="TableGrid"/>
        <w:tblW w:w="0" w:type="auto"/>
        <w:tblLook w:val="04A0" w:firstRow="1" w:lastRow="0" w:firstColumn="1" w:lastColumn="0" w:noHBand="0" w:noVBand="1"/>
      </w:tblPr>
      <w:tblGrid>
        <w:gridCol w:w="9062"/>
      </w:tblGrid>
      <w:tr w:rsidR="005477B3" w14:paraId="16A2B270" w14:textId="77777777" w:rsidTr="00CD1F7A">
        <w:tc>
          <w:tcPr>
            <w:tcW w:w="9062" w:type="dxa"/>
          </w:tcPr>
          <w:p w14:paraId="3683E35E" w14:textId="77777777" w:rsidR="005477B3" w:rsidRPr="007D061B" w:rsidRDefault="005477B3" w:rsidP="005477B3">
            <w:pPr>
              <w:rPr>
                <w:rFonts w:asciiTheme="majorHAnsi" w:hAnsiTheme="majorHAnsi" w:cstheme="majorHAnsi"/>
              </w:rPr>
            </w:pPr>
            <w:r w:rsidRPr="007D061B">
              <w:rPr>
                <w:rFonts w:asciiTheme="majorHAnsi" w:hAnsiTheme="majorHAnsi" w:cstheme="majorHAnsi"/>
                <w:b/>
                <w:bCs/>
              </w:rPr>
              <w:t>Further Categorization for Behavioral Measures</w:t>
            </w:r>
          </w:p>
          <w:p w14:paraId="7CB65C92" w14:textId="77777777" w:rsidR="005477B3" w:rsidRPr="007D061B" w:rsidRDefault="005477B3" w:rsidP="005477B3">
            <w:pPr>
              <w:rPr>
                <w:rFonts w:asciiTheme="majorHAnsi" w:hAnsiTheme="majorHAnsi" w:cstheme="majorHAnsi"/>
              </w:rPr>
            </w:pPr>
          </w:p>
          <w:p w14:paraId="7B0A3B8E" w14:textId="77777777" w:rsidR="005477B3" w:rsidRPr="007D061B" w:rsidRDefault="005477B3" w:rsidP="005477B3">
            <w:pPr>
              <w:rPr>
                <w:rFonts w:asciiTheme="majorHAnsi" w:hAnsiTheme="majorHAnsi" w:cstheme="majorHAnsi"/>
              </w:rPr>
            </w:pPr>
            <w:r w:rsidRPr="007D061B">
              <w:rPr>
                <w:rFonts w:asciiTheme="majorHAnsi" w:hAnsiTheme="majorHAnsi" w:cstheme="majorHAnsi"/>
              </w:rPr>
              <w:t xml:space="preserve">For any instance of behavior in the ‘What is being measured’ category, please indicate whether a recent technology was used and whether behavior was used as the dependent variable. </w:t>
            </w:r>
          </w:p>
          <w:p w14:paraId="529BB3CA" w14:textId="77777777" w:rsidR="005477B3" w:rsidRPr="007D061B" w:rsidRDefault="005477B3" w:rsidP="005477B3">
            <w:pPr>
              <w:rPr>
                <w:rFonts w:asciiTheme="majorHAnsi" w:hAnsiTheme="majorHAnsi" w:cstheme="majorHAnsi"/>
              </w:rPr>
            </w:pPr>
          </w:p>
          <w:p w14:paraId="2A0ED8DF" w14:textId="390A825C" w:rsidR="005477B3" w:rsidRPr="005477B3" w:rsidRDefault="005477B3" w:rsidP="005477B3">
            <w:pPr>
              <w:rPr>
                <w:lang w:val="en-GB"/>
              </w:rPr>
            </w:pPr>
            <w:r w:rsidRPr="007D061B">
              <w:rPr>
                <w:rFonts w:asciiTheme="majorHAnsi" w:hAnsiTheme="majorHAnsi" w:cstheme="majorHAnsi"/>
              </w:rPr>
              <w:t xml:space="preserve">Further information can be found below. If you need to perform further categorization, you will have an </w:t>
            </w:r>
            <w:r w:rsidRPr="007D061B">
              <w:rPr>
                <w:rFonts w:asciiTheme="majorHAnsi" w:hAnsiTheme="majorHAnsi" w:cstheme="majorHAnsi"/>
                <w:b/>
                <w:bCs/>
              </w:rPr>
              <w:t xml:space="preserve">additional </w:t>
            </w:r>
            <w:r>
              <w:rPr>
                <w:rFonts w:asciiTheme="majorHAnsi" w:hAnsiTheme="majorHAnsi" w:cstheme="majorHAnsi"/>
                <w:b/>
                <w:bCs/>
              </w:rPr>
              <w:t>10</w:t>
            </w:r>
            <w:r w:rsidRPr="007D061B">
              <w:rPr>
                <w:rFonts w:asciiTheme="majorHAnsi" w:hAnsiTheme="majorHAnsi" w:cstheme="majorHAnsi"/>
                <w:b/>
                <w:bCs/>
              </w:rPr>
              <w:t xml:space="preserve"> minutes</w:t>
            </w:r>
            <w:r w:rsidRPr="007D061B">
              <w:rPr>
                <w:rFonts w:asciiTheme="majorHAnsi" w:hAnsiTheme="majorHAnsi" w:cstheme="majorHAnsi"/>
              </w:rPr>
              <w:t xml:space="preserve"> to do this.</w:t>
            </w:r>
            <w:ins w:id="455" w:author="ian hussey" w:date="2026-03-17T23:08:00Z" w16du:dateUtc="2026-03-17T22:08:00Z">
              <w:r w:rsidR="00B57461">
                <w:rPr>
                  <w:rFonts w:asciiTheme="majorHAnsi" w:hAnsiTheme="majorHAnsi" w:cstheme="majorHAnsi"/>
                </w:rPr>
                <w:t xml:space="preserve"> Again, the purpose of the maximum time is to help move you on from difficult edge cases.</w:t>
              </w:r>
            </w:ins>
          </w:p>
        </w:tc>
      </w:tr>
    </w:tbl>
    <w:p w14:paraId="1CD6BD89" w14:textId="77777777" w:rsidR="00C40AC1" w:rsidRDefault="00C40AC1" w:rsidP="00C40AC1">
      <w:pPr>
        <w:jc w:val="center"/>
      </w:pPr>
    </w:p>
    <w:p w14:paraId="42AD526E" w14:textId="0DA426F4" w:rsidR="00C40AC1" w:rsidRDefault="00C40AC1" w:rsidP="00C40AC1">
      <w:pPr>
        <w:jc w:val="center"/>
      </w:pPr>
      <w:r w:rsidRPr="00750A7A">
        <w:rPr>
          <w:rFonts w:asciiTheme="majorHAnsi" w:hAnsiTheme="majorHAnsi" w:cstheme="majorHAnsi"/>
          <w:noProof/>
          <w:color w:val="000000" w:themeColor="text1"/>
        </w:rPr>
        <mc:AlternateContent>
          <mc:Choice Requires="wps">
            <w:drawing>
              <wp:anchor distT="0" distB="0" distL="114300" distR="114300" simplePos="0" relativeHeight="251742720" behindDoc="0" locked="0" layoutInCell="1" allowOverlap="1" wp14:anchorId="3913D341" wp14:editId="369F1C07">
                <wp:simplePos x="0" y="0"/>
                <wp:positionH relativeFrom="margin">
                  <wp:posOffset>2500439</wp:posOffset>
                </wp:positionH>
                <wp:positionV relativeFrom="paragraph">
                  <wp:posOffset>174625</wp:posOffset>
                </wp:positionV>
                <wp:extent cx="510363" cy="361507"/>
                <wp:effectExtent l="38100" t="0" r="4445" b="38735"/>
                <wp:wrapNone/>
                <wp:docPr id="556110164" name="Pfeil: nach unten 5"/>
                <wp:cNvGraphicFramePr/>
                <a:graphic xmlns:a="http://schemas.openxmlformats.org/drawingml/2006/main">
                  <a:graphicData uri="http://schemas.microsoft.com/office/word/2010/wordprocessingShape">
                    <wps:wsp>
                      <wps:cNvSpPr/>
                      <wps:spPr>
                        <a:xfrm>
                          <a:off x="0" y="0"/>
                          <a:ext cx="510363" cy="361507"/>
                        </a:xfrm>
                        <a:prstGeom prst="down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12D2304" id="Pfeil: nach unten 5" o:spid="_x0000_s1026" type="#_x0000_t67" style="position:absolute;margin-left:196.9pt;margin-top:13.75pt;width:40.2pt;height:28.45pt;z-index:251742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" adj="10800" fillcolor="white [3201]" strokecolor="black [3200]" strokeweight="1pt">
                <w10:wrap anchorx="margin"/>
              </v:shape>
            </w:pict>
          </mc:Fallback>
        </mc:AlternateContent>
      </w:r>
    </w:p>
    <w:p w14:paraId="7531F361" w14:textId="35976FAE" w:rsidR="00C40AC1" w:rsidRDefault="00C40AC1" w:rsidP="00C40AC1">
      <w:pPr>
        <w:spacing w:after="120" w:line="276" w:lineRule="auto"/>
        <w:jc w:val="center"/>
        <w:rPr>
          <w:rFonts w:asciiTheme="majorHAnsi" w:hAnsiTheme="majorHAnsi" w:cstheme="majorHAnsi"/>
          <w:color w:val="000000" w:themeColor="text1"/>
        </w:rPr>
      </w:pPr>
    </w:p>
    <w:p w14:paraId="0972473D" w14:textId="77777777" w:rsidR="005477B3" w:rsidRPr="00750A7A" w:rsidRDefault="005477B3" w:rsidP="00C40AC1">
      <w:pPr>
        <w:spacing w:after="120" w:line="276" w:lineRule="auto"/>
        <w:jc w:val="center"/>
        <w:rPr>
          <w:rFonts w:asciiTheme="majorHAnsi" w:hAnsiTheme="majorHAnsi" w:cstheme="majorHAnsi"/>
          <w:color w:val="000000" w:themeColor="text1"/>
        </w:rPr>
      </w:pPr>
    </w:p>
    <w:tbl>
      <w:tblPr>
        <w:tblStyle w:val="TableGrid"/>
        <w:tblW w:w="0" w:type="auto"/>
        <w:tblLook w:val="04A0" w:firstRow="1" w:lastRow="0" w:firstColumn="1" w:lastColumn="0" w:noHBand="0" w:noVBand="1"/>
      </w:tblPr>
      <w:tblGrid>
        <w:gridCol w:w="9062"/>
      </w:tblGrid>
      <w:tr w:rsidR="005477B3" w14:paraId="74174262" w14:textId="77777777" w:rsidTr="005477B3">
        <w:tc>
          <w:tcPr>
            <w:tcW w:w="9062" w:type="dxa"/>
            <w:shd w:val="clear" w:color="auto" w:fill="D9D9D9" w:themeFill="background1" w:themeFillShade="D9"/>
          </w:tcPr>
          <w:p w14:paraId="4EC6A547" w14:textId="2A4BE048" w:rsidR="005477B3" w:rsidRPr="00D37C79" w:rsidDel="00AB5502" w:rsidRDefault="005477B3" w:rsidP="005477B3">
            <w:pPr>
              <w:rPr>
                <w:del w:id="456" w:author="ian hussey" w:date="2026-03-17T23:09:00Z" w16du:dateUtc="2026-03-17T22:09:00Z"/>
                <w:rFonts w:asciiTheme="majorHAnsi" w:hAnsiTheme="majorHAnsi" w:cstheme="majorHAnsi"/>
                <w:b/>
                <w:bCs/>
                <w:color w:val="000000" w:themeColor="text1"/>
              </w:rPr>
            </w:pPr>
            <w:del w:id="457" w:author="ian hussey" w:date="2026-03-17T23:09:00Z" w16du:dateUtc="2026-03-17T22:09:00Z">
              <w:r w:rsidRPr="00D37C79" w:rsidDel="00AB5502">
                <w:rPr>
                  <w:rFonts w:asciiTheme="majorHAnsi" w:hAnsiTheme="majorHAnsi" w:cstheme="majorHAnsi"/>
                  <w:b/>
                  <w:bCs/>
                  <w:color w:val="000000" w:themeColor="text1"/>
                </w:rPr>
                <w:delText>Technology Enhanced Behavioral Measure</w:delText>
              </w:r>
            </w:del>
          </w:p>
          <w:p w14:paraId="35BF620C" w14:textId="4E951A52" w:rsidR="005477B3" w:rsidRPr="00D37C79" w:rsidDel="00AB5502" w:rsidRDefault="005477B3" w:rsidP="00912380">
            <w:pPr>
              <w:pStyle w:val="ListParagraph"/>
              <w:numPr>
                <w:ilvl w:val="0"/>
                <w:numId w:val="37"/>
              </w:numPr>
              <w:rPr>
                <w:del w:id="458" w:author="ian hussey" w:date="2026-03-17T23:09:00Z" w16du:dateUtc="2026-03-17T22:09:00Z"/>
                <w:rFonts w:asciiTheme="majorHAnsi" w:hAnsiTheme="majorHAnsi" w:cstheme="majorHAnsi"/>
                <w:b/>
                <w:bCs/>
                <w:color w:val="000000" w:themeColor="text1"/>
              </w:rPr>
            </w:pPr>
            <w:del w:id="459" w:author="ian hussey" w:date="2026-03-17T23:09:00Z" w16du:dateUtc="2026-03-17T22:09:00Z">
              <w:r w:rsidRPr="00D37C79" w:rsidDel="00AB5502">
                <w:rPr>
                  <w:rFonts w:asciiTheme="majorHAnsi" w:hAnsiTheme="majorHAnsi" w:cstheme="majorHAnsi"/>
                  <w:b/>
                  <w:bCs/>
                  <w:color w:val="000000" w:themeColor="text1"/>
                </w:rPr>
                <w:delText xml:space="preserve">Only needed if “What is being measured” is categorized as behavior. </w:delText>
              </w:r>
            </w:del>
          </w:p>
          <w:p w14:paraId="0A212441" w14:textId="5AE91842" w:rsidR="005477B3" w:rsidRPr="00D37C79" w:rsidDel="00AB5502" w:rsidRDefault="005477B3" w:rsidP="00912380">
            <w:pPr>
              <w:pStyle w:val="ListParagraph"/>
              <w:numPr>
                <w:ilvl w:val="0"/>
                <w:numId w:val="37"/>
              </w:numPr>
              <w:rPr>
                <w:del w:id="460" w:author="ian hussey" w:date="2026-03-17T23:09:00Z" w16du:dateUtc="2026-03-17T22:09:00Z"/>
                <w:rFonts w:asciiTheme="majorHAnsi" w:hAnsiTheme="majorHAnsi" w:cstheme="majorHAnsi"/>
                <w:b/>
                <w:bCs/>
                <w:color w:val="000000" w:themeColor="text1"/>
              </w:rPr>
            </w:pPr>
            <w:del w:id="461" w:author="ian hussey" w:date="2026-03-17T23:09:00Z" w16du:dateUtc="2026-03-17T22:09:00Z">
              <w:r w:rsidRPr="00D37C79" w:rsidDel="00AB5502">
                <w:rPr>
                  <w:rFonts w:asciiTheme="majorHAnsi" w:hAnsiTheme="majorHAnsi" w:cstheme="majorHAnsi"/>
                  <w:color w:val="000000" w:themeColor="text1"/>
                </w:rPr>
                <w:delText xml:space="preserve">In this case, indicate in the column </w:delText>
              </w:r>
              <w:r w:rsidRPr="00D37C79" w:rsidDel="00AB5502">
                <w:rPr>
                  <w:rFonts w:asciiTheme="majorHAnsi" w:hAnsiTheme="majorHAnsi" w:cstheme="majorHAnsi"/>
                  <w:i/>
                  <w:iCs/>
                  <w:color w:val="000000" w:themeColor="text1"/>
                </w:rPr>
                <w:delText>“Used recent technology”</w:delText>
              </w:r>
              <w:r w:rsidRPr="00D37C79" w:rsidDel="00AB5502">
                <w:rPr>
                  <w:rFonts w:asciiTheme="majorHAnsi" w:hAnsiTheme="majorHAnsi" w:cstheme="majorHAnsi"/>
                  <w:color w:val="000000" w:themeColor="text1"/>
                </w:rPr>
                <w:delText xml:space="preserve"> whether a recent technological device or method was employed (‘TRUE’), not (‘FALSE’) or ‘indeterminable’.</w:delText>
              </w:r>
            </w:del>
          </w:p>
          <w:p w14:paraId="34788670" w14:textId="3B5493A3" w:rsidR="005477B3" w:rsidRPr="00D37C79" w:rsidDel="00AB5502" w:rsidRDefault="005477B3" w:rsidP="005477B3">
            <w:pPr>
              <w:rPr>
                <w:del w:id="462" w:author="ian hussey" w:date="2026-03-17T23:09:00Z" w16du:dateUtc="2026-03-17T22:09:00Z"/>
                <w:rFonts w:asciiTheme="majorHAnsi" w:hAnsiTheme="majorHAnsi" w:cstheme="majorHAnsi"/>
                <w:b/>
                <w:bCs/>
                <w:color w:val="000000" w:themeColor="text1"/>
              </w:rPr>
            </w:pPr>
          </w:p>
          <w:p w14:paraId="0ECA52B4" w14:textId="36B0B120" w:rsidR="005477B3" w:rsidRPr="00D37C79" w:rsidRDefault="005477B3" w:rsidP="005477B3">
            <w:pPr>
              <w:rPr>
                <w:rFonts w:asciiTheme="majorHAnsi" w:hAnsiTheme="majorHAnsi" w:cstheme="majorHAnsi"/>
                <w:b/>
                <w:bCs/>
                <w:color w:val="000000" w:themeColor="text1"/>
              </w:rPr>
            </w:pPr>
            <w:del w:id="463" w:author="ian hussey" w:date="2026-03-17T23:09:00Z" w16du:dateUtc="2026-03-17T22:09:00Z">
              <w:r w:rsidRPr="00D37C79" w:rsidDel="00AB5502">
                <w:rPr>
                  <w:rFonts w:asciiTheme="majorHAnsi" w:hAnsiTheme="majorHAnsi" w:cstheme="majorHAnsi"/>
                  <w:b/>
                  <w:bCs/>
                  <w:color w:val="000000" w:themeColor="text1"/>
                </w:rPr>
                <w:delText xml:space="preserve">2. </w:delText>
              </w:r>
            </w:del>
            <w:r>
              <w:rPr>
                <w:rFonts w:asciiTheme="majorHAnsi" w:hAnsiTheme="majorHAnsi" w:cstheme="majorHAnsi"/>
                <w:b/>
                <w:bCs/>
                <w:color w:val="000000" w:themeColor="text1"/>
              </w:rPr>
              <w:t xml:space="preserve">Behavior is being measured </w:t>
            </w:r>
            <w:r w:rsidRPr="00D37C79">
              <w:rPr>
                <w:rFonts w:asciiTheme="majorHAnsi" w:hAnsiTheme="majorHAnsi" w:cstheme="majorHAnsi"/>
                <w:b/>
                <w:bCs/>
                <w:color w:val="000000" w:themeColor="text1"/>
              </w:rPr>
              <w:t>as Dependent Variable</w:t>
            </w:r>
          </w:p>
          <w:p w14:paraId="02D378F8" w14:textId="77777777" w:rsidR="005477B3" w:rsidRPr="00BB228C" w:rsidRDefault="005477B3" w:rsidP="00912380">
            <w:pPr>
              <w:pStyle w:val="ListParagraph"/>
              <w:numPr>
                <w:ilvl w:val="0"/>
                <w:numId w:val="37"/>
              </w:numPr>
              <w:rPr>
                <w:rFonts w:asciiTheme="majorHAnsi" w:hAnsiTheme="majorHAnsi" w:cstheme="majorHAnsi"/>
                <w:b/>
                <w:bCs/>
                <w:color w:val="000000" w:themeColor="text1"/>
              </w:rPr>
            </w:pPr>
            <w:r w:rsidRPr="00D37C79">
              <w:rPr>
                <w:rFonts w:asciiTheme="majorHAnsi" w:hAnsiTheme="majorHAnsi" w:cstheme="majorHAnsi"/>
                <w:b/>
                <w:bCs/>
                <w:color w:val="000000" w:themeColor="text1"/>
              </w:rPr>
              <w:t>Complete this section</w:t>
            </w:r>
            <w:r>
              <w:rPr>
                <w:rFonts w:asciiTheme="majorHAnsi" w:hAnsiTheme="majorHAnsi" w:cstheme="majorHAnsi"/>
                <w:b/>
                <w:bCs/>
                <w:color w:val="000000" w:themeColor="text1"/>
              </w:rPr>
              <w:t xml:space="preserve"> only</w:t>
            </w:r>
            <w:r w:rsidRPr="00D37C79">
              <w:rPr>
                <w:rFonts w:asciiTheme="majorHAnsi" w:hAnsiTheme="majorHAnsi" w:cstheme="majorHAnsi"/>
                <w:b/>
                <w:bCs/>
                <w:color w:val="000000" w:themeColor="text1"/>
              </w:rPr>
              <w:t xml:space="preserve"> </w:t>
            </w:r>
            <w:r w:rsidRPr="00BB228C">
              <w:rPr>
                <w:rFonts w:asciiTheme="majorHAnsi" w:hAnsiTheme="majorHAnsi" w:cstheme="majorHAnsi"/>
                <w:b/>
                <w:bCs/>
                <w:color w:val="000000" w:themeColor="text1"/>
              </w:rPr>
              <w:t xml:space="preserve">if “What is being measured” is categorized as behavior. </w:t>
            </w:r>
          </w:p>
          <w:p w14:paraId="05D470B4" w14:textId="77777777" w:rsidR="005477B3" w:rsidRPr="00D37C79" w:rsidRDefault="005477B3" w:rsidP="00912380">
            <w:pPr>
              <w:pStyle w:val="ListParagraph"/>
              <w:numPr>
                <w:ilvl w:val="0"/>
                <w:numId w:val="38"/>
              </w:numPr>
              <w:rPr>
                <w:rFonts w:asciiTheme="majorHAnsi" w:hAnsiTheme="majorHAnsi" w:cstheme="majorHAnsi"/>
                <w:b/>
                <w:bCs/>
                <w:color w:val="000000" w:themeColor="text1"/>
              </w:rPr>
            </w:pPr>
            <w:r w:rsidRPr="00D37C79">
              <w:rPr>
                <w:rFonts w:asciiTheme="majorHAnsi" w:hAnsiTheme="majorHAnsi" w:cstheme="majorHAnsi"/>
                <w:color w:val="000000" w:themeColor="text1"/>
              </w:rPr>
              <w:t>I</w:t>
            </w:r>
            <w:r>
              <w:rPr>
                <w:rFonts w:asciiTheme="majorHAnsi" w:hAnsiTheme="majorHAnsi" w:cstheme="majorHAnsi"/>
                <w:color w:val="000000" w:themeColor="text1"/>
              </w:rPr>
              <w:t xml:space="preserve">n this </w:t>
            </w:r>
            <w:r w:rsidRPr="00D37C79">
              <w:rPr>
                <w:rFonts w:asciiTheme="majorHAnsi" w:hAnsiTheme="majorHAnsi" w:cstheme="majorHAnsi"/>
                <w:color w:val="000000" w:themeColor="text1"/>
              </w:rPr>
              <w:t>case, proceed as follows:</w:t>
            </w:r>
          </w:p>
          <w:p w14:paraId="41F45C1F" w14:textId="77777777" w:rsidR="005477B3" w:rsidRPr="00D37C79" w:rsidRDefault="005477B3" w:rsidP="00912380">
            <w:pPr>
              <w:pStyle w:val="ListParagraph"/>
              <w:numPr>
                <w:ilvl w:val="0"/>
                <w:numId w:val="36"/>
              </w:numPr>
              <w:ind w:left="1080"/>
              <w:rPr>
                <w:rFonts w:asciiTheme="majorHAnsi" w:hAnsiTheme="majorHAnsi" w:cstheme="majorHAnsi"/>
                <w:color w:val="000000" w:themeColor="text1"/>
              </w:rPr>
            </w:pPr>
            <w:r w:rsidRPr="00D37C79">
              <w:rPr>
                <w:rFonts w:asciiTheme="majorHAnsi" w:hAnsiTheme="majorHAnsi" w:cstheme="majorHAnsi"/>
                <w:color w:val="000000" w:themeColor="text1"/>
              </w:rPr>
              <w:t>Check the Results/Analysis section of the article.</w:t>
            </w:r>
          </w:p>
          <w:p w14:paraId="567EDA9C" w14:textId="77777777" w:rsidR="005477B3" w:rsidRPr="00D37C79" w:rsidRDefault="005477B3" w:rsidP="00912380">
            <w:pPr>
              <w:pStyle w:val="ListParagraph"/>
              <w:numPr>
                <w:ilvl w:val="0"/>
                <w:numId w:val="36"/>
              </w:numPr>
              <w:ind w:left="1080"/>
              <w:rPr>
                <w:rFonts w:asciiTheme="majorHAnsi" w:hAnsiTheme="majorHAnsi" w:cstheme="majorHAnsi"/>
                <w:color w:val="000000" w:themeColor="text1"/>
              </w:rPr>
            </w:pPr>
            <w:r>
              <w:rPr>
                <w:rFonts w:asciiTheme="majorHAnsi" w:hAnsiTheme="majorHAnsi" w:cstheme="majorHAnsi"/>
                <w:color w:val="000000" w:themeColor="text1"/>
              </w:rPr>
              <w:t>You’ll need to d</w:t>
            </w:r>
            <w:r w:rsidRPr="00D37C79">
              <w:rPr>
                <w:rFonts w:asciiTheme="majorHAnsi" w:hAnsiTheme="majorHAnsi" w:cstheme="majorHAnsi"/>
                <w:color w:val="000000" w:themeColor="text1"/>
              </w:rPr>
              <w:t xml:space="preserve">etermine </w:t>
            </w:r>
            <w:r>
              <w:rPr>
                <w:rFonts w:asciiTheme="majorHAnsi" w:hAnsiTheme="majorHAnsi" w:cstheme="majorHAnsi"/>
                <w:color w:val="000000" w:themeColor="text1"/>
              </w:rPr>
              <w:t>if the</w:t>
            </w:r>
            <w:r w:rsidRPr="00D37C79">
              <w:rPr>
                <w:rFonts w:asciiTheme="majorHAnsi" w:hAnsiTheme="majorHAnsi" w:cstheme="majorHAnsi"/>
                <w:color w:val="000000" w:themeColor="text1"/>
              </w:rPr>
              <w:t xml:space="preserve"> </w:t>
            </w:r>
            <w:r w:rsidRPr="00D37C79">
              <w:rPr>
                <w:rFonts w:asciiTheme="majorHAnsi" w:hAnsiTheme="majorHAnsi" w:cstheme="majorHAnsi"/>
                <w:b/>
                <w:bCs/>
                <w:color w:val="000000" w:themeColor="text1"/>
              </w:rPr>
              <w:t>dependent variable (DV)</w:t>
            </w:r>
            <w:r>
              <w:rPr>
                <w:rFonts w:asciiTheme="majorHAnsi" w:hAnsiTheme="majorHAnsi" w:cstheme="majorHAnsi"/>
                <w:b/>
                <w:bCs/>
                <w:color w:val="000000" w:themeColor="text1"/>
              </w:rPr>
              <w:t xml:space="preserve"> is behavioral</w:t>
            </w:r>
            <w:r w:rsidRPr="00D37C79">
              <w:rPr>
                <w:rFonts w:asciiTheme="majorHAnsi" w:hAnsiTheme="majorHAnsi" w:cstheme="majorHAnsi"/>
                <w:color w:val="000000" w:themeColor="text1"/>
              </w:rPr>
              <w:t>. More Information can be found in section ‘</w:t>
            </w:r>
            <w:r w:rsidRPr="00D37C79">
              <w:rPr>
                <w:rFonts w:asciiTheme="majorHAnsi" w:hAnsiTheme="majorHAnsi" w:cstheme="majorHAnsi"/>
                <w:b/>
                <w:bCs/>
                <w:color w:val="000000" w:themeColor="text1"/>
              </w:rPr>
              <w:t>Further categorization</w:t>
            </w:r>
            <w:r w:rsidRPr="00D37C79">
              <w:rPr>
                <w:rFonts w:asciiTheme="majorHAnsi" w:hAnsiTheme="majorHAnsi" w:cstheme="majorHAnsi"/>
                <w:color w:val="000000" w:themeColor="text1"/>
              </w:rPr>
              <w:t>’.</w:t>
            </w:r>
          </w:p>
          <w:p w14:paraId="5B958490" w14:textId="77777777" w:rsidR="005477B3" w:rsidRPr="00D37C79" w:rsidRDefault="005477B3" w:rsidP="00912380">
            <w:pPr>
              <w:pStyle w:val="ListParagraph"/>
              <w:numPr>
                <w:ilvl w:val="1"/>
                <w:numId w:val="36"/>
              </w:numPr>
              <w:rPr>
                <w:rFonts w:asciiTheme="majorHAnsi" w:hAnsiTheme="majorHAnsi" w:cstheme="majorHAnsi"/>
                <w:color w:val="000000" w:themeColor="text1"/>
              </w:rPr>
            </w:pPr>
            <w:r w:rsidRPr="00D37C79">
              <w:rPr>
                <w:rFonts w:asciiTheme="majorHAnsi" w:hAnsiTheme="majorHAnsi" w:cstheme="majorHAnsi"/>
                <w:color w:val="000000" w:themeColor="text1"/>
              </w:rPr>
              <w:t xml:space="preserve">‘TRUE’ - if the DV </w:t>
            </w:r>
            <w:r>
              <w:rPr>
                <w:rFonts w:asciiTheme="majorHAnsi" w:hAnsiTheme="majorHAnsi" w:cstheme="majorHAnsi"/>
                <w:color w:val="000000" w:themeColor="text1"/>
              </w:rPr>
              <w:t xml:space="preserve">was a behavioral measure </w:t>
            </w:r>
            <w:r w:rsidRPr="00D37C79">
              <w:rPr>
                <w:rFonts w:asciiTheme="majorHAnsi" w:hAnsiTheme="majorHAnsi" w:cstheme="majorHAnsi"/>
                <w:color w:val="000000" w:themeColor="text1"/>
              </w:rPr>
              <w:t>in at least one substantive inferential analysis.</w:t>
            </w:r>
          </w:p>
          <w:p w14:paraId="120B65C0" w14:textId="77777777" w:rsidR="005477B3" w:rsidRPr="00D37C79" w:rsidRDefault="005477B3" w:rsidP="00912380">
            <w:pPr>
              <w:pStyle w:val="ListParagraph"/>
              <w:numPr>
                <w:ilvl w:val="2"/>
                <w:numId w:val="24"/>
              </w:numPr>
              <w:rPr>
                <w:rFonts w:asciiTheme="majorHAnsi" w:hAnsiTheme="majorHAnsi" w:cstheme="majorHAnsi"/>
                <w:color w:val="000000" w:themeColor="text1"/>
              </w:rPr>
            </w:pPr>
            <w:r w:rsidRPr="00D37C79">
              <w:rPr>
                <w:rFonts w:asciiTheme="majorHAnsi" w:hAnsiTheme="majorHAnsi" w:cstheme="majorHAnsi"/>
                <w:color w:val="000000" w:themeColor="text1"/>
              </w:rPr>
              <w:t>If a behavioral measure is used as both a DV and an IV across different analyses, code it as TRUE.</w:t>
            </w:r>
          </w:p>
          <w:p w14:paraId="5A4B3DA2" w14:textId="77777777" w:rsidR="005477B3" w:rsidRPr="00D37C79" w:rsidRDefault="005477B3" w:rsidP="00912380">
            <w:pPr>
              <w:pStyle w:val="ListParagraph"/>
              <w:numPr>
                <w:ilvl w:val="1"/>
                <w:numId w:val="24"/>
              </w:numPr>
              <w:rPr>
                <w:rFonts w:asciiTheme="majorHAnsi" w:hAnsiTheme="majorHAnsi" w:cstheme="majorHAnsi"/>
                <w:color w:val="000000" w:themeColor="text1"/>
              </w:rPr>
            </w:pPr>
            <w:r w:rsidRPr="00D37C79">
              <w:rPr>
                <w:rFonts w:asciiTheme="majorHAnsi" w:hAnsiTheme="majorHAnsi" w:cstheme="majorHAnsi"/>
                <w:color w:val="000000" w:themeColor="text1"/>
              </w:rPr>
              <w:t xml:space="preserve"> ‘FALSE’ – if the DV</w:t>
            </w:r>
            <w:r>
              <w:rPr>
                <w:rFonts w:asciiTheme="majorHAnsi" w:hAnsiTheme="majorHAnsi" w:cstheme="majorHAnsi"/>
                <w:color w:val="000000" w:themeColor="text1"/>
              </w:rPr>
              <w:t xml:space="preserve"> was not a behavioral measure</w:t>
            </w:r>
            <w:r w:rsidRPr="00D37C79">
              <w:rPr>
                <w:rFonts w:asciiTheme="majorHAnsi" w:hAnsiTheme="majorHAnsi" w:cstheme="majorHAnsi"/>
                <w:color w:val="000000" w:themeColor="text1"/>
              </w:rPr>
              <w:t>.</w:t>
            </w:r>
          </w:p>
          <w:p w14:paraId="0023AFAD" w14:textId="481D20CF" w:rsidR="005477B3" w:rsidRPr="005477B3" w:rsidRDefault="005477B3" w:rsidP="00912380">
            <w:pPr>
              <w:pStyle w:val="ListParagraph"/>
              <w:numPr>
                <w:ilvl w:val="1"/>
                <w:numId w:val="24"/>
              </w:numPr>
              <w:rPr>
                <w:rFonts w:asciiTheme="majorHAnsi" w:hAnsiTheme="majorHAnsi" w:cstheme="majorHAnsi"/>
                <w:color w:val="000000" w:themeColor="text1"/>
              </w:rPr>
            </w:pPr>
            <w:r w:rsidRPr="00D37C79">
              <w:rPr>
                <w:rFonts w:asciiTheme="majorHAnsi" w:hAnsiTheme="majorHAnsi" w:cstheme="majorHAnsi"/>
                <w:color w:val="000000" w:themeColor="text1"/>
              </w:rPr>
              <w:t>‘Indeterminable’ – if the role cannot be determined.</w:t>
            </w:r>
          </w:p>
        </w:tc>
      </w:tr>
    </w:tbl>
    <w:p w14:paraId="3EFC074A" w14:textId="77777777" w:rsidR="00C40AC1" w:rsidRDefault="00C40AC1">
      <w:pPr>
        <w:spacing w:after="160" w:line="259" w:lineRule="auto"/>
        <w:rPr>
          <w:rFonts w:asciiTheme="majorHAnsi" w:eastAsiaTheme="majorEastAsia" w:hAnsiTheme="majorHAnsi" w:cstheme="majorHAnsi"/>
          <w:color w:val="000000" w:themeColor="text1"/>
          <w:sz w:val="30"/>
          <w:szCs w:val="30"/>
        </w:rPr>
      </w:pPr>
      <w:bookmarkStart w:id="464" w:name="_Toc208510433"/>
      <w:bookmarkStart w:id="465" w:name="_Ref209375291"/>
      <w:r>
        <w:rPr>
          <w:rFonts w:cstheme="majorHAnsi"/>
          <w:color w:val="000000" w:themeColor="text1"/>
        </w:rPr>
        <w:br w:type="page"/>
      </w:r>
    </w:p>
    <w:p w14:paraId="2EEBC2EB" w14:textId="02B398DD" w:rsidR="00CF726C" w:rsidRPr="00750A7A" w:rsidRDefault="009155E4" w:rsidP="00767297">
      <w:pPr>
        <w:pStyle w:val="Heading1"/>
        <w:spacing w:after="120" w:line="276" w:lineRule="auto"/>
        <w:rPr>
          <w:rFonts w:cstheme="majorHAnsi"/>
          <w:color w:val="000000" w:themeColor="text1"/>
        </w:rPr>
      </w:pPr>
      <w:bookmarkStart w:id="466" w:name="_Toc224681559"/>
      <w:r w:rsidRPr="00750A7A">
        <w:rPr>
          <w:rFonts w:cstheme="majorHAnsi"/>
          <w:color w:val="000000" w:themeColor="text1"/>
        </w:rPr>
        <w:lastRenderedPageBreak/>
        <w:t>Worked examples</w:t>
      </w:r>
      <w:bookmarkEnd w:id="339"/>
      <w:bookmarkEnd w:id="464"/>
      <w:bookmarkEnd w:id="465"/>
      <w:bookmarkEnd w:id="466"/>
    </w:p>
    <w:p w14:paraId="2EEBC2EC" w14:textId="38C49843" w:rsidR="00CF726C" w:rsidRPr="00750A7A" w:rsidRDefault="009155E4" w:rsidP="00767297">
      <w:pPr>
        <w:spacing w:after="120"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Here you will be presented with examples of measures</w:t>
      </w:r>
      <w:r w:rsidR="00EA2AA3" w:rsidRPr="00750A7A">
        <w:rPr>
          <w:rFonts w:asciiTheme="majorHAnsi" w:hAnsiTheme="majorHAnsi" w:cstheme="majorHAnsi"/>
          <w:color w:val="000000" w:themeColor="text1"/>
        </w:rPr>
        <w:t xml:space="preserve"> to help you </w:t>
      </w:r>
      <w:r w:rsidR="006C07DE" w:rsidRPr="00750A7A">
        <w:rPr>
          <w:rFonts w:asciiTheme="majorHAnsi" w:hAnsiTheme="majorHAnsi" w:cstheme="majorHAnsi"/>
          <w:color w:val="000000" w:themeColor="text1"/>
        </w:rPr>
        <w:t>build</w:t>
      </w:r>
      <w:r w:rsidR="00EA2AA3" w:rsidRPr="00750A7A">
        <w:rPr>
          <w:rFonts w:asciiTheme="majorHAnsi" w:hAnsiTheme="majorHAnsi" w:cstheme="majorHAnsi"/>
          <w:color w:val="000000" w:themeColor="text1"/>
        </w:rPr>
        <w:t xml:space="preserve"> your intuitions for the correct coding of measures</w:t>
      </w:r>
      <w:r w:rsidRPr="00750A7A">
        <w:rPr>
          <w:rFonts w:asciiTheme="majorHAnsi" w:hAnsiTheme="majorHAnsi" w:cstheme="majorHAnsi"/>
          <w:color w:val="000000" w:themeColor="text1"/>
        </w:rPr>
        <w:t xml:space="preserve">. Please </w:t>
      </w:r>
      <w:r w:rsidR="00A53A0C" w:rsidRPr="00750A7A">
        <w:rPr>
          <w:rFonts w:asciiTheme="majorHAnsi" w:hAnsiTheme="majorHAnsi" w:cstheme="majorHAnsi"/>
          <w:color w:val="000000" w:themeColor="text1"/>
        </w:rPr>
        <w:t>categorize</w:t>
      </w:r>
      <w:r w:rsidRPr="00750A7A">
        <w:rPr>
          <w:rFonts w:asciiTheme="majorHAnsi" w:hAnsiTheme="majorHAnsi" w:cstheme="majorHAnsi"/>
          <w:color w:val="000000" w:themeColor="text1"/>
        </w:rPr>
        <w:t xml:space="preserve"> each </w:t>
      </w:r>
      <w:r w:rsidR="002B6AF7" w:rsidRPr="00750A7A">
        <w:rPr>
          <w:rFonts w:asciiTheme="majorHAnsi" w:hAnsiTheme="majorHAnsi" w:cstheme="majorHAnsi"/>
          <w:color w:val="000000" w:themeColor="text1"/>
        </w:rPr>
        <w:t xml:space="preserve">example </w:t>
      </w:r>
      <w:r w:rsidRPr="00750A7A">
        <w:rPr>
          <w:rFonts w:asciiTheme="majorHAnsi" w:hAnsiTheme="majorHAnsi" w:cstheme="majorHAnsi"/>
          <w:color w:val="000000" w:themeColor="text1"/>
        </w:rPr>
        <w:t xml:space="preserve">according to the </w:t>
      </w:r>
      <w:r w:rsidR="001A6E46" w:rsidRPr="00750A7A">
        <w:rPr>
          <w:rFonts w:asciiTheme="majorHAnsi" w:hAnsiTheme="majorHAnsi" w:cstheme="majorHAnsi"/>
          <w:color w:val="000000" w:themeColor="text1"/>
        </w:rPr>
        <w:t>two-dimensional categorizing system</w:t>
      </w:r>
      <w:r w:rsidRPr="00750A7A">
        <w:rPr>
          <w:rFonts w:asciiTheme="majorHAnsi" w:hAnsiTheme="majorHAnsi" w:cstheme="majorHAnsi"/>
          <w:color w:val="000000" w:themeColor="text1"/>
        </w:rPr>
        <w:t xml:space="preserve"> into one of the </w:t>
      </w:r>
      <w:r w:rsidR="00A53A0C" w:rsidRPr="00750A7A">
        <w:rPr>
          <w:rFonts w:asciiTheme="majorHAnsi" w:hAnsiTheme="majorHAnsi" w:cstheme="majorHAnsi"/>
          <w:color w:val="000000" w:themeColor="text1"/>
        </w:rPr>
        <w:t>categories provided</w:t>
      </w:r>
      <w:r w:rsidRPr="00750A7A">
        <w:rPr>
          <w:rFonts w:asciiTheme="majorHAnsi" w:hAnsiTheme="majorHAnsi" w:cstheme="majorHAnsi"/>
          <w:color w:val="000000" w:themeColor="text1"/>
        </w:rPr>
        <w:t xml:space="preserve"> using the </w:t>
      </w:r>
      <w:r w:rsidRPr="00750A7A">
        <w:rPr>
          <w:rFonts w:asciiTheme="majorHAnsi" w:hAnsiTheme="majorHAnsi" w:cstheme="majorHAnsi"/>
          <w:b/>
          <w:bCs/>
          <w:color w:val="000000" w:themeColor="text1"/>
        </w:rPr>
        <w:t xml:space="preserve">definitions and </w:t>
      </w:r>
      <w:r w:rsidR="00FB7931" w:rsidRPr="00750A7A">
        <w:rPr>
          <w:rFonts w:asciiTheme="majorHAnsi" w:hAnsiTheme="majorHAnsi" w:cstheme="majorHAnsi"/>
          <w:b/>
          <w:bCs/>
          <w:color w:val="000000" w:themeColor="text1"/>
        </w:rPr>
        <w:t>table</w:t>
      </w:r>
      <w:r w:rsidRPr="00750A7A">
        <w:rPr>
          <w:rFonts w:asciiTheme="majorHAnsi" w:hAnsiTheme="majorHAnsi" w:cstheme="majorHAnsi"/>
          <w:b/>
          <w:bCs/>
          <w:color w:val="000000" w:themeColor="text1"/>
        </w:rPr>
        <w:t>.</w:t>
      </w:r>
      <w:r w:rsidRPr="00750A7A">
        <w:rPr>
          <w:rFonts w:asciiTheme="majorHAnsi" w:hAnsiTheme="majorHAnsi" w:cstheme="majorHAnsi"/>
          <w:color w:val="000000" w:themeColor="text1"/>
        </w:rPr>
        <w:t xml:space="preserve"> </w:t>
      </w:r>
    </w:p>
    <w:p w14:paraId="5B056C41" w14:textId="43C2ECC8" w:rsidR="00EA2AA3" w:rsidRDefault="30B23281"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color w:val="000000" w:themeColor="text1"/>
        </w:rPr>
        <w:t>Just like when you will code, you might have to look up further information on measures or goals of the studies and set yourself a sensible time limit. Even if you’re not sure of your decision, we ask you to note down what you think is right - after all, that is the best way to learn.</w:t>
      </w:r>
      <w:bookmarkStart w:id="467" w:name="_Toc208510434"/>
    </w:p>
    <w:p w14:paraId="18E26429" w14:textId="77777777" w:rsidR="009029DB" w:rsidRPr="00750A7A" w:rsidRDefault="009029DB" w:rsidP="00767297">
      <w:pPr>
        <w:spacing w:line="276" w:lineRule="auto"/>
        <w:jc w:val="both"/>
      </w:pPr>
    </w:p>
    <w:bookmarkStart w:id="468" w:name="_Toc224681560"/>
    <w:p w14:paraId="2EEBC2F0" w14:textId="318F6E4E" w:rsidR="00CF726C" w:rsidRPr="00750A7A" w:rsidRDefault="00EA2AA3" w:rsidP="00767297">
      <w:pPr>
        <w:pStyle w:val="Heading2"/>
        <w:spacing w:line="276" w:lineRule="auto"/>
        <w:rPr>
          <w:rFonts w:cstheme="majorHAnsi"/>
          <w:color w:val="000000" w:themeColor="text1"/>
        </w:rPr>
      </w:pPr>
      <w:r w:rsidRPr="00750A7A">
        <w:rPr>
          <w:rFonts w:cstheme="majorHAnsi"/>
          <w:noProof/>
          <w:color w:val="000000" w:themeColor="text1"/>
        </w:rPr>
        <mc:AlternateContent>
          <mc:Choice Requires="wps">
            <w:drawing>
              <wp:anchor distT="0" distB="0" distL="114300" distR="114300" simplePos="0" relativeHeight="251587072" behindDoc="0" locked="0" layoutInCell="1" allowOverlap="1" wp14:anchorId="5BECD236" wp14:editId="50DA5B4F">
                <wp:simplePos x="0" y="0"/>
                <wp:positionH relativeFrom="margin">
                  <wp:posOffset>-1905</wp:posOffset>
                </wp:positionH>
                <wp:positionV relativeFrom="paragraph">
                  <wp:posOffset>340995</wp:posOffset>
                </wp:positionV>
                <wp:extent cx="5829300" cy="1294130"/>
                <wp:effectExtent l="0" t="0" r="12700" b="13970"/>
                <wp:wrapTopAndBottom/>
                <wp:docPr id="1272755637" name="Rechteck 13"/>
                <wp:cNvGraphicFramePr/>
                <a:graphic xmlns:a="http://schemas.openxmlformats.org/drawingml/2006/main">
                  <a:graphicData uri="http://schemas.microsoft.com/office/word/2010/wordprocessingShape">
                    <wps:wsp>
                      <wps:cNvSpPr/>
                      <wps:spPr>
                        <a:xfrm>
                          <a:off x="0" y="0"/>
                          <a:ext cx="5829300" cy="1294130"/>
                        </a:xfrm>
                        <a:prstGeom prst="rect">
                          <a:avLst/>
                        </a:prstGeom>
                        <a:noFill/>
                        <a:ln w="127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A23C5E" w14:textId="77777777" w:rsidR="00F43A1E" w:rsidRPr="00F43A1E" w:rsidRDefault="00F43A1E" w:rsidP="00A56256">
                            <w:pPr>
                              <w:widowControl w:val="0"/>
                              <w:spacing w:before="160" w:line="276" w:lineRule="auto"/>
                              <w:jc w:val="both"/>
                              <w:rPr>
                                <w:rFonts w:ascii="Calibri" w:eastAsia="Arial" w:hAnsi="Calibri" w:cs="Calibri"/>
                                <w:i/>
                                <w:color w:val="000000" w:themeColor="text1"/>
                              </w:rPr>
                            </w:pPr>
                            <w:r w:rsidRPr="004271EF">
                              <w:rPr>
                                <w:rFonts w:ascii="Calibri" w:eastAsia="Arial" w:hAnsi="Calibri" w:cs="Calibri"/>
                                <w:iCs/>
                                <w:color w:val="000000" w:themeColor="text1"/>
                              </w:rPr>
                              <w:t>After reviewing each candidate’s profile, participants rated each candidate with two items: “</w:t>
                            </w:r>
                            <w:r w:rsidRPr="004271EF">
                              <w:rPr>
                                <w:rFonts w:ascii="Calibri" w:eastAsia="Arial" w:hAnsi="Calibri" w:cs="Calibri"/>
                                <w:i/>
                                <w:color w:val="000000" w:themeColor="text1"/>
                              </w:rPr>
                              <w:t>How qualified is [candidate] for the job?</w:t>
                            </w:r>
                            <w:r w:rsidRPr="004271EF">
                              <w:rPr>
                                <w:rFonts w:ascii="Calibri" w:eastAsia="Arial" w:hAnsi="Calibri" w:cs="Calibri"/>
                                <w:iCs/>
                                <w:color w:val="000000" w:themeColor="text1"/>
                              </w:rPr>
                              <w:t>” and “</w:t>
                            </w:r>
                            <w:r w:rsidRPr="004271EF">
                              <w:rPr>
                                <w:rFonts w:ascii="Calibri" w:eastAsia="Arial" w:hAnsi="Calibri" w:cs="Calibri"/>
                                <w:i/>
                                <w:color w:val="000000" w:themeColor="text1"/>
                              </w:rPr>
                              <w:t>How positive do you feel about hiring [candidate]</w:t>
                            </w:r>
                            <w:r w:rsidRPr="004271EF">
                              <w:rPr>
                                <w:rFonts w:ascii="Calibri" w:eastAsia="Arial" w:hAnsi="Calibri" w:cs="Calibri"/>
                                <w:iCs/>
                                <w:color w:val="000000" w:themeColor="text1"/>
                              </w:rPr>
                              <w:t>?” Participants responded to these items on a 0 (not at all) to 100 (extremely) slider scale</w:t>
                            </w:r>
                            <w:r w:rsidRPr="00F43A1E">
                              <w:rPr>
                                <w:rFonts w:ascii="Calibri" w:eastAsia="Arial" w:hAnsi="Calibri" w:cs="Calibri"/>
                                <w:i/>
                                <w:color w:val="000000" w:themeColor="text1"/>
                              </w:rPr>
                              <w:t>.</w:t>
                            </w:r>
                          </w:p>
                          <w:p w14:paraId="0EF2DE88" w14:textId="77777777" w:rsidR="00F43A1E" w:rsidRPr="0001170B" w:rsidRDefault="00F43A1E" w:rsidP="00F43A1E">
                            <w:pPr>
                              <w:widowControl w:val="0"/>
                              <w:spacing w:line="276" w:lineRule="auto"/>
                              <w:jc w:val="right"/>
                              <w:rPr>
                                <w:rFonts w:ascii="Calibri" w:hAnsi="Calibri" w:cs="Calibri"/>
                                <w:color w:val="000000" w:themeColor="text1"/>
                                <w:u w:val="single"/>
                                <w:vertAlign w:val="superscript"/>
                              </w:rPr>
                            </w:pPr>
                            <w:hyperlink r:id="rId14">
                              <w:r w:rsidRPr="0001170B">
                                <w:rPr>
                                  <w:rFonts w:ascii="Calibri" w:hAnsi="Calibri" w:cs="Calibri"/>
                                  <w:color w:val="000000" w:themeColor="text1"/>
                                  <w:u w:val="single"/>
                                  <w:vertAlign w:val="superscript"/>
                                </w:rPr>
                                <w:t>https://doi.org/10.1037/xge0001614</w:t>
                              </w:r>
                            </w:hyperlink>
                          </w:p>
                          <w:p w14:paraId="7E2E8E20" w14:textId="77777777" w:rsidR="00F43A1E" w:rsidRPr="00F43A1E" w:rsidRDefault="00F43A1E" w:rsidP="00F43A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CD236" id="Rechteck 13" o:spid="_x0000_s1027" style="position:absolute;margin-left:-.15pt;margin-top:26.85pt;width:459pt;height:101.9pt;z-index:25158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" filled="f" strokecolor="black [3200]" strokeweight="1pt">
                <v:stroke joinstyle="round"/>
                <v:textbox>
                  <w:txbxContent>
                    <w:p w14:paraId="74A23C5E" w14:textId="77777777" w:rsidR="00F43A1E" w:rsidRPr="00F43A1E" w:rsidRDefault="00F43A1E" w:rsidP="00A56256">
                      <w:pPr>
                        <w:widowControl w:val="0"/>
                        <w:spacing w:before="160" w:line="276" w:lineRule="auto"/>
                        <w:jc w:val="both"/>
                        <w:rPr>
                          <w:rFonts w:ascii="Calibri" w:eastAsia="Arial" w:hAnsi="Calibri" w:cs="Calibri"/>
                          <w:i/>
                          <w:color w:val="000000" w:themeColor="text1"/>
                        </w:rPr>
                      </w:pPr>
                      <w:r w:rsidRPr="004271EF">
                        <w:rPr>
                          <w:rFonts w:ascii="Calibri" w:eastAsia="Arial" w:hAnsi="Calibri" w:cs="Calibri"/>
                          <w:iCs/>
                          <w:color w:val="000000" w:themeColor="text1"/>
                        </w:rPr>
                        <w:t>After reviewing each candidate’s profile, participants rated each candidate with two items: “</w:t>
                      </w:r>
                      <w:r w:rsidRPr="004271EF">
                        <w:rPr>
                          <w:rFonts w:ascii="Calibri" w:eastAsia="Arial" w:hAnsi="Calibri" w:cs="Calibri"/>
                          <w:i/>
                          <w:color w:val="000000" w:themeColor="text1"/>
                        </w:rPr>
                        <w:t>How qualified is [candidate] for the job?</w:t>
                      </w:r>
                      <w:r w:rsidRPr="004271EF">
                        <w:rPr>
                          <w:rFonts w:ascii="Calibri" w:eastAsia="Arial" w:hAnsi="Calibri" w:cs="Calibri"/>
                          <w:iCs/>
                          <w:color w:val="000000" w:themeColor="text1"/>
                        </w:rPr>
                        <w:t>” and “</w:t>
                      </w:r>
                      <w:r w:rsidRPr="004271EF">
                        <w:rPr>
                          <w:rFonts w:ascii="Calibri" w:eastAsia="Arial" w:hAnsi="Calibri" w:cs="Calibri"/>
                          <w:i/>
                          <w:color w:val="000000" w:themeColor="text1"/>
                        </w:rPr>
                        <w:t>How positive do you feel about hiring [candidate]</w:t>
                      </w:r>
                      <w:r w:rsidRPr="004271EF">
                        <w:rPr>
                          <w:rFonts w:ascii="Calibri" w:eastAsia="Arial" w:hAnsi="Calibri" w:cs="Calibri"/>
                          <w:iCs/>
                          <w:color w:val="000000" w:themeColor="text1"/>
                        </w:rPr>
                        <w:t>?” Participants responded to these items on a 0 (not at all) to 100 (extremely) slider scale</w:t>
                      </w:r>
                      <w:r w:rsidRPr="00F43A1E">
                        <w:rPr>
                          <w:rFonts w:ascii="Calibri" w:eastAsia="Arial" w:hAnsi="Calibri" w:cs="Calibri"/>
                          <w:i/>
                          <w:color w:val="000000" w:themeColor="text1"/>
                        </w:rPr>
                        <w:t>.</w:t>
                      </w:r>
                    </w:p>
                    <w:p w14:paraId="0EF2DE88" w14:textId="77777777" w:rsidR="00F43A1E" w:rsidRPr="0001170B" w:rsidRDefault="00F43A1E" w:rsidP="00F43A1E">
                      <w:pPr>
                        <w:widowControl w:val="0"/>
                        <w:spacing w:line="276" w:lineRule="auto"/>
                        <w:jc w:val="right"/>
                        <w:rPr>
                          <w:rFonts w:ascii="Calibri" w:hAnsi="Calibri" w:cs="Calibri"/>
                          <w:color w:val="000000" w:themeColor="text1"/>
                          <w:u w:val="single"/>
                          <w:vertAlign w:val="superscript"/>
                        </w:rPr>
                      </w:pPr>
                      <w:hyperlink r:id="rId15">
                        <w:r w:rsidRPr="0001170B">
                          <w:rPr>
                            <w:rFonts w:ascii="Calibri" w:hAnsi="Calibri" w:cs="Calibri"/>
                            <w:color w:val="000000" w:themeColor="text1"/>
                            <w:u w:val="single"/>
                            <w:vertAlign w:val="superscript"/>
                          </w:rPr>
                          <w:t>https://doi.org/10.1037/xge0001614</w:t>
                        </w:r>
                      </w:hyperlink>
                    </w:p>
                    <w:p w14:paraId="7E2E8E20" w14:textId="77777777" w:rsidR="00F43A1E" w:rsidRPr="00F43A1E" w:rsidRDefault="00F43A1E" w:rsidP="00F43A1E">
                      <w:pPr>
                        <w:jc w:val="center"/>
                      </w:pPr>
                    </w:p>
                  </w:txbxContent>
                </v:textbox>
                <w10:wrap type="topAndBottom" anchorx="margin"/>
              </v:rect>
            </w:pict>
          </mc:Fallback>
        </mc:AlternateContent>
      </w:r>
      <w:r w:rsidR="009155E4" w:rsidRPr="00750A7A">
        <w:rPr>
          <w:rFonts w:cstheme="majorHAnsi"/>
          <w:color w:val="000000" w:themeColor="text1"/>
        </w:rPr>
        <w:t>Example 1</w:t>
      </w:r>
      <w:bookmarkEnd w:id="467"/>
      <w:bookmarkEnd w:id="468"/>
    </w:p>
    <w:p w14:paraId="5817BEC7" w14:textId="2C541AA8" w:rsidR="00F43A1E" w:rsidRPr="00750A7A" w:rsidRDefault="00F43A1E" w:rsidP="00767297">
      <w:pPr>
        <w:spacing w:line="276" w:lineRule="auto"/>
        <w:rPr>
          <w:rFonts w:asciiTheme="majorHAnsi" w:hAnsiTheme="majorHAnsi" w:cstheme="majorHAnsi"/>
          <w:color w:val="000000" w:themeColor="text1"/>
        </w:rPr>
      </w:pPr>
    </w:p>
    <w:p w14:paraId="2EEBC2F3" w14:textId="0D06C748" w:rsidR="00CF726C" w:rsidRPr="00750A7A" w:rsidRDefault="009155E4" w:rsidP="00767297">
      <w:pPr>
        <w:spacing w:line="276" w:lineRule="auto"/>
        <w:rPr>
          <w:rFonts w:asciiTheme="majorHAnsi" w:hAnsiTheme="majorHAnsi" w:cstheme="majorHAnsi"/>
          <w:b/>
          <w:color w:val="A6A6A6" w:themeColor="background1" w:themeShade="A6"/>
          <w:u w:val="single"/>
          <w:vertAlign w:val="superscript"/>
        </w:rPr>
      </w:pPr>
      <w:r w:rsidRPr="00750A7A">
        <w:rPr>
          <w:rFonts w:asciiTheme="majorHAnsi" w:hAnsiTheme="majorHAnsi" w:cstheme="majorHAnsi"/>
          <w:b/>
          <w:color w:val="A6A6A6" w:themeColor="background1" w:themeShade="A6"/>
          <w:u w:val="single"/>
        </w:rPr>
        <w:t>Solution:</w:t>
      </w:r>
    </w:p>
    <w:p w14:paraId="5BF941EB" w14:textId="2AE0DF07" w:rsidR="003C577B" w:rsidRPr="00750A7A" w:rsidRDefault="002E28CE" w:rsidP="00767297">
      <w:pPr>
        <w:widowControl w:val="0"/>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First</w:t>
      </w:r>
      <w:r w:rsidR="00892695" w:rsidRPr="00750A7A">
        <w:rPr>
          <w:rFonts w:asciiTheme="majorHAnsi" w:hAnsiTheme="majorHAnsi" w:cstheme="majorHAnsi"/>
          <w:color w:val="A6A6A6" w:themeColor="background1" w:themeShade="A6"/>
        </w:rPr>
        <w:t xml:space="preserve"> </w:t>
      </w:r>
      <w:r w:rsidR="00E21B2F" w:rsidRPr="00750A7A">
        <w:rPr>
          <w:rFonts w:asciiTheme="majorHAnsi" w:hAnsiTheme="majorHAnsi" w:cstheme="majorHAnsi"/>
          <w:color w:val="A6A6A6" w:themeColor="background1" w:themeShade="A6"/>
        </w:rPr>
        <w:t>d</w:t>
      </w:r>
      <w:r w:rsidR="00892695" w:rsidRPr="00750A7A">
        <w:rPr>
          <w:rFonts w:asciiTheme="majorHAnsi" w:hAnsiTheme="majorHAnsi" w:cstheme="majorHAnsi"/>
          <w:color w:val="A6A6A6" w:themeColor="background1" w:themeShade="A6"/>
        </w:rPr>
        <w:t xml:space="preserve">imension: </w:t>
      </w:r>
      <w:r w:rsidR="003C577B" w:rsidRPr="00750A7A">
        <w:rPr>
          <w:rFonts w:asciiTheme="majorHAnsi" w:hAnsiTheme="majorHAnsi" w:cstheme="majorHAnsi"/>
          <w:color w:val="A6A6A6" w:themeColor="background1" w:themeShade="A6"/>
        </w:rPr>
        <w:t xml:space="preserve">How </w:t>
      </w:r>
      <w:r w:rsidRPr="00750A7A">
        <w:rPr>
          <w:rFonts w:asciiTheme="majorHAnsi" w:hAnsiTheme="majorHAnsi" w:cstheme="majorHAnsi"/>
          <w:color w:val="A6A6A6" w:themeColor="background1" w:themeShade="A6"/>
        </w:rPr>
        <w:t>is it</w:t>
      </w:r>
      <w:r w:rsidR="003C577B" w:rsidRPr="00750A7A">
        <w:rPr>
          <w:rFonts w:asciiTheme="majorHAnsi" w:hAnsiTheme="majorHAnsi" w:cstheme="majorHAnsi"/>
          <w:color w:val="A6A6A6" w:themeColor="background1" w:themeShade="A6"/>
        </w:rPr>
        <w:t xml:space="preserve"> measured</w:t>
      </w:r>
      <w:r w:rsidRPr="00750A7A">
        <w:rPr>
          <w:rFonts w:asciiTheme="majorHAnsi" w:hAnsiTheme="majorHAnsi" w:cstheme="majorHAnsi"/>
          <w:color w:val="A6A6A6" w:themeColor="background1" w:themeShade="A6"/>
        </w:rPr>
        <w:t>?</w:t>
      </w:r>
      <w:r w:rsidR="003C577B" w:rsidRPr="00750A7A">
        <w:rPr>
          <w:rFonts w:asciiTheme="majorHAnsi" w:hAnsiTheme="majorHAnsi" w:cstheme="majorHAnsi"/>
          <w:color w:val="A6A6A6" w:themeColor="background1" w:themeShade="A6"/>
        </w:rPr>
        <w:t xml:space="preserve"> In this case it is a self-report (*or other report): Participants </w:t>
      </w:r>
      <w:r w:rsidR="003C577B" w:rsidRPr="00750A7A">
        <w:rPr>
          <w:rFonts w:asciiTheme="majorHAnsi" w:hAnsiTheme="majorHAnsi" w:cstheme="majorHAnsi"/>
          <w:i/>
          <w:color w:val="A6A6A6" w:themeColor="background1" w:themeShade="A6"/>
        </w:rPr>
        <w:t>rated</w:t>
      </w:r>
      <w:r w:rsidR="003C577B" w:rsidRPr="00750A7A">
        <w:rPr>
          <w:rFonts w:asciiTheme="majorHAnsi" w:hAnsiTheme="majorHAnsi" w:cstheme="majorHAnsi"/>
          <w:color w:val="A6A6A6" w:themeColor="background1" w:themeShade="A6"/>
        </w:rPr>
        <w:t xml:space="preserve"> candidates on a </w:t>
      </w:r>
      <w:r w:rsidR="003C577B" w:rsidRPr="00750A7A">
        <w:rPr>
          <w:rFonts w:asciiTheme="majorHAnsi" w:hAnsiTheme="majorHAnsi" w:cstheme="majorHAnsi"/>
          <w:i/>
          <w:color w:val="A6A6A6" w:themeColor="background1" w:themeShade="A6"/>
        </w:rPr>
        <w:t>slider scale</w:t>
      </w:r>
      <w:r w:rsidR="003C577B" w:rsidRPr="00750A7A">
        <w:rPr>
          <w:rFonts w:asciiTheme="majorHAnsi" w:hAnsiTheme="majorHAnsi" w:cstheme="majorHAnsi"/>
          <w:color w:val="A6A6A6" w:themeColor="background1" w:themeShade="A6"/>
        </w:rPr>
        <w:t>.</w:t>
      </w:r>
    </w:p>
    <w:p w14:paraId="734E432D" w14:textId="1860CA80" w:rsidR="00892695" w:rsidRPr="00750A7A" w:rsidRDefault="00A56256" w:rsidP="00767297">
      <w:pPr>
        <w:widowControl w:val="0"/>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 xml:space="preserve">Second dimension: What is being measured? </w:t>
      </w:r>
      <w:r w:rsidR="007D384A" w:rsidRPr="00750A7A">
        <w:rPr>
          <w:rFonts w:asciiTheme="majorHAnsi" w:hAnsiTheme="majorHAnsi" w:cstheme="majorHAnsi"/>
          <w:color w:val="A6A6A6" w:themeColor="background1" w:themeShade="A6"/>
        </w:rPr>
        <w:t xml:space="preserve">The first </w:t>
      </w:r>
      <w:r w:rsidR="002E28CE" w:rsidRPr="00750A7A">
        <w:rPr>
          <w:rFonts w:asciiTheme="majorHAnsi" w:hAnsiTheme="majorHAnsi" w:cstheme="majorHAnsi"/>
          <w:color w:val="A6A6A6" w:themeColor="background1" w:themeShade="A6"/>
        </w:rPr>
        <w:t>item (‘</w:t>
      </w:r>
      <w:r w:rsidR="00635368" w:rsidRPr="00750A7A">
        <w:rPr>
          <w:rFonts w:asciiTheme="majorHAnsi" w:eastAsia="Arial" w:hAnsiTheme="majorHAnsi" w:cstheme="majorHAnsi"/>
          <w:i/>
          <w:color w:val="A6A6A6" w:themeColor="background1" w:themeShade="A6"/>
        </w:rPr>
        <w:t>How qualified is [candidate] for the job?</w:t>
      </w:r>
      <w:r w:rsidR="002E28CE" w:rsidRPr="00750A7A">
        <w:rPr>
          <w:rFonts w:asciiTheme="majorHAnsi" w:eastAsia="Arial" w:hAnsiTheme="majorHAnsi" w:cstheme="majorHAnsi"/>
          <w:i/>
          <w:color w:val="A6A6A6" w:themeColor="background1" w:themeShade="A6"/>
        </w:rPr>
        <w:t>’</w:t>
      </w:r>
      <w:r w:rsidR="00635368" w:rsidRPr="00750A7A">
        <w:rPr>
          <w:rFonts w:asciiTheme="majorHAnsi" w:eastAsia="Arial" w:hAnsiTheme="majorHAnsi" w:cstheme="majorHAnsi"/>
          <w:i/>
          <w:color w:val="A6A6A6" w:themeColor="background1" w:themeShade="A6"/>
        </w:rPr>
        <w:t xml:space="preserve">) </w:t>
      </w:r>
      <w:r w:rsidR="00635368" w:rsidRPr="00750A7A">
        <w:rPr>
          <w:rFonts w:asciiTheme="majorHAnsi" w:hAnsiTheme="majorHAnsi" w:cstheme="majorHAnsi"/>
          <w:color w:val="A6A6A6" w:themeColor="background1" w:themeShade="A6"/>
        </w:rPr>
        <w:t xml:space="preserve">asks about the participants’ perception/opinion and the second item </w:t>
      </w:r>
      <w:r w:rsidR="00103994" w:rsidRPr="00750A7A">
        <w:rPr>
          <w:rFonts w:asciiTheme="majorHAnsi" w:hAnsiTheme="majorHAnsi" w:cstheme="majorHAnsi"/>
          <w:color w:val="A6A6A6" w:themeColor="background1" w:themeShade="A6"/>
        </w:rPr>
        <w:t>(</w:t>
      </w:r>
      <w:r w:rsidR="002E28CE" w:rsidRPr="00750A7A">
        <w:rPr>
          <w:rFonts w:asciiTheme="majorHAnsi" w:eastAsia="Arial" w:hAnsiTheme="majorHAnsi" w:cstheme="majorHAnsi"/>
          <w:i/>
          <w:color w:val="A6A6A6" w:themeColor="background1" w:themeShade="A6"/>
        </w:rPr>
        <w:t>‘</w:t>
      </w:r>
      <w:r w:rsidR="00103994" w:rsidRPr="00750A7A">
        <w:rPr>
          <w:rFonts w:asciiTheme="majorHAnsi" w:eastAsia="Arial" w:hAnsiTheme="majorHAnsi" w:cstheme="majorHAnsi"/>
          <w:i/>
          <w:color w:val="A6A6A6" w:themeColor="background1" w:themeShade="A6"/>
        </w:rPr>
        <w:t>How positive do you feel about hiring [candidate]?</w:t>
      </w:r>
      <w:r w:rsidR="002E28CE" w:rsidRPr="00750A7A">
        <w:rPr>
          <w:rFonts w:asciiTheme="majorHAnsi" w:eastAsia="Arial" w:hAnsiTheme="majorHAnsi" w:cstheme="majorHAnsi"/>
          <w:i/>
          <w:color w:val="A6A6A6" w:themeColor="background1" w:themeShade="A6"/>
        </w:rPr>
        <w:t>’</w:t>
      </w:r>
      <w:r w:rsidR="00103994" w:rsidRPr="00750A7A">
        <w:rPr>
          <w:rFonts w:asciiTheme="majorHAnsi" w:eastAsia="Arial" w:hAnsiTheme="majorHAnsi" w:cstheme="majorHAnsi"/>
          <w:i/>
          <w:color w:val="A6A6A6" w:themeColor="background1" w:themeShade="A6"/>
        </w:rPr>
        <w:t xml:space="preserve">) </w:t>
      </w:r>
      <w:r w:rsidR="00635368" w:rsidRPr="00750A7A">
        <w:rPr>
          <w:rFonts w:asciiTheme="majorHAnsi" w:hAnsiTheme="majorHAnsi" w:cstheme="majorHAnsi"/>
          <w:color w:val="A6A6A6" w:themeColor="background1" w:themeShade="A6"/>
        </w:rPr>
        <w:t>about a feeling they’re currently experiencing.</w:t>
      </w:r>
      <w:r w:rsidR="00103994" w:rsidRPr="00750A7A">
        <w:rPr>
          <w:rFonts w:asciiTheme="majorHAnsi" w:hAnsiTheme="majorHAnsi" w:cstheme="majorHAnsi"/>
          <w:color w:val="A6A6A6" w:themeColor="background1" w:themeShade="A6"/>
        </w:rPr>
        <w:t xml:space="preserve"> Both are subjective experiences, so we would choose </w:t>
      </w:r>
      <w:r w:rsidR="006C12FF" w:rsidRPr="00750A7A">
        <w:rPr>
          <w:rFonts w:asciiTheme="majorHAnsi" w:hAnsiTheme="majorHAnsi" w:cstheme="majorHAnsi"/>
          <w:color w:val="A6A6A6" w:themeColor="background1" w:themeShade="A6"/>
        </w:rPr>
        <w:t>this column</w:t>
      </w:r>
      <w:r w:rsidR="00F6321B" w:rsidRPr="00750A7A">
        <w:rPr>
          <w:rFonts w:asciiTheme="majorHAnsi" w:hAnsiTheme="majorHAnsi" w:cstheme="majorHAnsi"/>
          <w:color w:val="A6A6A6" w:themeColor="background1" w:themeShade="A6"/>
        </w:rPr>
        <w:t xml:space="preserve"> for the </w:t>
      </w:r>
      <w:r w:rsidR="003C577B" w:rsidRPr="00750A7A">
        <w:rPr>
          <w:rFonts w:asciiTheme="majorHAnsi" w:hAnsiTheme="majorHAnsi" w:cstheme="majorHAnsi"/>
          <w:color w:val="A6A6A6" w:themeColor="background1" w:themeShade="A6"/>
        </w:rPr>
        <w:t>second dimension</w:t>
      </w:r>
      <w:r w:rsidR="006C12FF" w:rsidRPr="00750A7A">
        <w:rPr>
          <w:rFonts w:asciiTheme="majorHAnsi" w:hAnsiTheme="majorHAnsi" w:cstheme="majorHAnsi"/>
          <w:color w:val="A6A6A6" w:themeColor="background1" w:themeShade="A6"/>
        </w:rPr>
        <w:t>.</w:t>
      </w:r>
      <w:r w:rsidR="00E21B2F" w:rsidRPr="00750A7A">
        <w:rPr>
          <w:rFonts w:asciiTheme="majorHAnsi" w:hAnsiTheme="majorHAnsi" w:cstheme="majorHAnsi"/>
          <w:color w:val="A6A6A6" w:themeColor="background1" w:themeShade="A6"/>
        </w:rPr>
        <w:t xml:space="preserve"> </w:t>
      </w:r>
    </w:p>
    <w:p w14:paraId="60A7136C" w14:textId="47CCF827" w:rsidR="00EA2AA3" w:rsidRDefault="30B23281" w:rsidP="00767297">
      <w:pPr>
        <w:spacing w:line="276" w:lineRule="auto"/>
        <w:jc w:val="both"/>
        <w:rPr>
          <w:rFonts w:asciiTheme="majorHAnsi" w:hAnsiTheme="majorHAnsi" w:cstheme="majorHAnsi"/>
          <w:b/>
          <w:bCs/>
          <w:color w:val="A6A6A6" w:themeColor="background1" w:themeShade="A6"/>
        </w:rPr>
      </w:pPr>
      <w:r w:rsidRPr="00750A7A">
        <w:rPr>
          <w:rFonts w:asciiTheme="majorHAnsi" w:hAnsiTheme="majorHAnsi" w:cstheme="majorHAnsi"/>
          <w:color w:val="A6A6A6" w:themeColor="background1" w:themeShade="A6"/>
        </w:rPr>
        <w:t xml:space="preserve">Examining the relevant cell (where the column and row intersect) </w:t>
      </w:r>
      <w:r w:rsidR="00CE6F0E" w:rsidRPr="00750A7A">
        <w:rPr>
          <w:rFonts w:asciiTheme="majorHAnsi" w:hAnsiTheme="majorHAnsi" w:cstheme="majorHAnsi"/>
          <w:color w:val="A6A6A6" w:themeColor="background1" w:themeShade="A6"/>
        </w:rPr>
        <w:t xml:space="preserve">reveals that this is a </w:t>
      </w:r>
      <w:r w:rsidR="00CE6F0E" w:rsidRPr="00750A7A">
        <w:rPr>
          <w:rFonts w:asciiTheme="majorHAnsi" w:hAnsiTheme="majorHAnsi" w:cstheme="majorHAnsi"/>
          <w:b/>
          <w:bCs/>
          <w:color w:val="A6A6A6" w:themeColor="background1" w:themeShade="A6"/>
        </w:rPr>
        <w:t>self-report of a subjective experience.</w:t>
      </w:r>
      <w:bookmarkStart w:id="469" w:name="_Toc208510435"/>
    </w:p>
    <w:p w14:paraId="7B31DA17" w14:textId="77777777" w:rsidR="009029DB" w:rsidRPr="00750A7A" w:rsidRDefault="009029DB" w:rsidP="00767297">
      <w:pPr>
        <w:spacing w:line="276" w:lineRule="auto"/>
        <w:jc w:val="both"/>
      </w:pPr>
    </w:p>
    <w:p w14:paraId="2EEBC2F6" w14:textId="6A2D2310" w:rsidR="00CF726C" w:rsidRPr="00750A7A" w:rsidRDefault="009155E4" w:rsidP="00767297">
      <w:pPr>
        <w:pStyle w:val="Heading2"/>
        <w:spacing w:line="276" w:lineRule="auto"/>
        <w:rPr>
          <w:rFonts w:cstheme="majorHAnsi"/>
          <w:color w:val="000000" w:themeColor="text1"/>
        </w:rPr>
      </w:pPr>
      <w:bookmarkStart w:id="470" w:name="_Toc224681561"/>
      <w:r w:rsidRPr="00750A7A">
        <w:rPr>
          <w:rFonts w:cstheme="majorHAnsi"/>
          <w:color w:val="000000" w:themeColor="text1"/>
        </w:rPr>
        <w:t>Example 2</w:t>
      </w:r>
      <w:bookmarkEnd w:id="469"/>
      <w:bookmarkEnd w:id="470"/>
    </w:p>
    <w:p w14:paraId="2EEBC2F8" w14:textId="4CBAEECE" w:rsidR="00CF726C" w:rsidRPr="00750A7A" w:rsidRDefault="004271EF" w:rsidP="00767297">
      <w:pPr>
        <w:widowControl w:val="0"/>
        <w:spacing w:line="276" w:lineRule="auto"/>
        <w:jc w:val="right"/>
        <w:rPr>
          <w:rFonts w:asciiTheme="majorHAnsi" w:hAnsiTheme="majorHAnsi" w:cstheme="majorHAnsi"/>
          <w:color w:val="000000" w:themeColor="text1"/>
          <w:u w:val="single"/>
          <w:vertAlign w:val="superscript"/>
        </w:rPr>
      </w:pPr>
      <w:r w:rsidRPr="00750A7A">
        <w:rPr>
          <w:rFonts w:asciiTheme="majorHAnsi" w:hAnsiTheme="majorHAnsi" w:cstheme="majorHAnsi"/>
          <w:b/>
          <w:bCs/>
          <w:noProof/>
          <w:color w:val="000000" w:themeColor="text1"/>
        </w:rPr>
        <mc:AlternateContent>
          <mc:Choice Requires="wps">
            <w:drawing>
              <wp:anchor distT="0" distB="0" distL="114300" distR="114300" simplePos="0" relativeHeight="251590144" behindDoc="0" locked="0" layoutInCell="1" allowOverlap="1" wp14:anchorId="7356F551" wp14:editId="75A172CA">
                <wp:simplePos x="0" y="0"/>
                <wp:positionH relativeFrom="margin">
                  <wp:align>left</wp:align>
                </wp:positionH>
                <wp:positionV relativeFrom="paragraph">
                  <wp:posOffset>63028</wp:posOffset>
                </wp:positionV>
                <wp:extent cx="5735217" cy="1731695"/>
                <wp:effectExtent l="0" t="0" r="18415" b="8255"/>
                <wp:wrapNone/>
                <wp:docPr id="1636227110" name="Rechteck 14"/>
                <wp:cNvGraphicFramePr/>
                <a:graphic xmlns:a="http://schemas.openxmlformats.org/drawingml/2006/main">
                  <a:graphicData uri="http://schemas.microsoft.com/office/word/2010/wordprocessingShape">
                    <wps:wsp>
                      <wps:cNvSpPr/>
                      <wps:spPr>
                        <a:xfrm>
                          <a:off x="0" y="0"/>
                          <a:ext cx="5735217" cy="1731695"/>
                        </a:xfrm>
                        <a:prstGeom prst="rect">
                          <a:avLst/>
                        </a:prstGeom>
                        <a:ln w="12700">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27930051" w14:textId="77777777" w:rsidR="004271EF" w:rsidRPr="004271EF" w:rsidRDefault="004271EF" w:rsidP="00A56256">
                            <w:pPr>
                              <w:widowControl w:val="0"/>
                              <w:spacing w:before="160" w:line="276" w:lineRule="auto"/>
                              <w:jc w:val="both"/>
                              <w:rPr>
                                <w:rFonts w:ascii="Calibri" w:hAnsi="Calibri" w:cs="Calibri"/>
                                <w:iCs/>
                                <w:u w:val="single"/>
                                <w:vertAlign w:val="superscript"/>
                              </w:rPr>
                            </w:pPr>
                            <w:r w:rsidRPr="004271EF">
                              <w:rPr>
                                <w:rFonts w:ascii="Calibri" w:hAnsi="Calibri" w:cs="Calibri"/>
                                <w:iCs/>
                              </w:rPr>
                              <w:t xml:space="preserve">The Q-LES-Q-SF is a 16-item self-report measure assessing quality of life. The scale assesses overall satisfaction and enjoyment across areas of well-being over the past week. Items are rated on a 5-point Likert scale, and scores are summed to create a total score between 14 and 70, with higher scores indicating better enjoyment and satisfaction with life. The last two questions (medication and overall well-being) are considered separately and therefore not included in the Q-LES-Q-SF total score. </w:t>
                            </w:r>
                          </w:p>
                          <w:p w14:paraId="5F234F5D" w14:textId="4D7FF998" w:rsidR="004271EF" w:rsidRPr="0001170B" w:rsidRDefault="004271EF" w:rsidP="004271EF">
                            <w:pPr>
                              <w:jc w:val="right"/>
                            </w:pPr>
                            <w:hyperlink r:id="rId16">
                              <w:r w:rsidRPr="0001170B">
                                <w:rPr>
                                  <w:rFonts w:ascii="Calibri" w:hAnsi="Calibri" w:cs="Calibri"/>
                                  <w:u w:val="single"/>
                                  <w:vertAlign w:val="superscript"/>
                                </w:rPr>
                                <w:t>https://doi.org/10.1016/j.brat.2024.104595</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6F551" id="Rechteck 14" o:spid="_x0000_s1028" style="position:absolute;left:0;text-align:left;margin-left:0;margin-top:4.95pt;width:451.6pt;height:136.35pt;z-index:251590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" fillcolor="white [3201]" strokecolor="black [3200]" strokeweight="1pt">
                <v:textbox>
                  <w:txbxContent>
                    <w:p w14:paraId="27930051" w14:textId="77777777" w:rsidR="004271EF" w:rsidRPr="004271EF" w:rsidRDefault="004271EF" w:rsidP="00A56256">
                      <w:pPr>
                        <w:widowControl w:val="0"/>
                        <w:spacing w:before="160" w:line="276" w:lineRule="auto"/>
                        <w:jc w:val="both"/>
                        <w:rPr>
                          <w:rFonts w:ascii="Calibri" w:hAnsi="Calibri" w:cs="Calibri"/>
                          <w:iCs/>
                          <w:u w:val="single"/>
                          <w:vertAlign w:val="superscript"/>
                        </w:rPr>
                      </w:pPr>
                      <w:r w:rsidRPr="004271EF">
                        <w:rPr>
                          <w:rFonts w:ascii="Calibri" w:hAnsi="Calibri" w:cs="Calibri"/>
                          <w:iCs/>
                        </w:rPr>
                        <w:t xml:space="preserve">The Q-LES-Q-SF is a 16-item self-report measure assessing quality of life. The scale assesses overall satisfaction and enjoyment across areas of well-being over the past week. Items are rated on a 5-point Likert scale, and scores are summed to create a total score between 14 and 70, with higher scores indicating better enjoyment and satisfaction with life. The last two questions (medication and overall well-being) are considered separately and therefore not included in the Q-LES-Q-SF total score. </w:t>
                      </w:r>
                    </w:p>
                    <w:p w14:paraId="5F234F5D" w14:textId="4D7FF998" w:rsidR="004271EF" w:rsidRPr="0001170B" w:rsidRDefault="004271EF" w:rsidP="004271EF">
                      <w:pPr>
                        <w:jc w:val="right"/>
                      </w:pPr>
                      <w:hyperlink r:id="rId17">
                        <w:r w:rsidRPr="0001170B">
                          <w:rPr>
                            <w:rFonts w:ascii="Calibri" w:hAnsi="Calibri" w:cs="Calibri"/>
                            <w:u w:val="single"/>
                            <w:vertAlign w:val="superscript"/>
                          </w:rPr>
                          <w:t>https://doi.org/10.1016/j.brat.2024.104595</w:t>
                        </w:r>
                      </w:hyperlink>
                    </w:p>
                  </w:txbxContent>
                </v:textbox>
                <w10:wrap anchorx="margin"/>
              </v:rect>
            </w:pict>
          </mc:Fallback>
        </mc:AlternateContent>
      </w:r>
    </w:p>
    <w:p w14:paraId="7984C9D8" w14:textId="77777777" w:rsidR="004271EF" w:rsidRPr="00750A7A" w:rsidRDefault="004271EF" w:rsidP="00767297">
      <w:pPr>
        <w:widowControl w:val="0"/>
        <w:spacing w:line="276" w:lineRule="auto"/>
        <w:rPr>
          <w:rFonts w:asciiTheme="majorHAnsi" w:hAnsiTheme="majorHAnsi" w:cstheme="majorHAnsi"/>
          <w:b/>
          <w:color w:val="000000" w:themeColor="text1"/>
          <w:u w:val="single"/>
        </w:rPr>
      </w:pPr>
    </w:p>
    <w:p w14:paraId="20EE9BC8" w14:textId="77777777" w:rsidR="004271EF" w:rsidRPr="00750A7A" w:rsidRDefault="004271EF" w:rsidP="00767297">
      <w:pPr>
        <w:widowControl w:val="0"/>
        <w:spacing w:line="276" w:lineRule="auto"/>
        <w:rPr>
          <w:rFonts w:asciiTheme="majorHAnsi" w:hAnsiTheme="majorHAnsi" w:cstheme="majorHAnsi"/>
          <w:b/>
          <w:color w:val="000000" w:themeColor="text1"/>
          <w:u w:val="single"/>
        </w:rPr>
      </w:pPr>
    </w:p>
    <w:p w14:paraId="78A4903A" w14:textId="77777777" w:rsidR="004271EF" w:rsidRPr="00750A7A" w:rsidRDefault="004271EF" w:rsidP="00767297">
      <w:pPr>
        <w:widowControl w:val="0"/>
        <w:spacing w:line="276" w:lineRule="auto"/>
        <w:rPr>
          <w:rFonts w:asciiTheme="majorHAnsi" w:hAnsiTheme="majorHAnsi" w:cstheme="majorHAnsi"/>
          <w:b/>
          <w:color w:val="000000" w:themeColor="text1"/>
          <w:u w:val="single"/>
        </w:rPr>
      </w:pPr>
    </w:p>
    <w:p w14:paraId="4FF7C0DE" w14:textId="77777777" w:rsidR="004271EF" w:rsidRPr="00750A7A" w:rsidRDefault="004271EF" w:rsidP="00767297">
      <w:pPr>
        <w:widowControl w:val="0"/>
        <w:spacing w:line="276" w:lineRule="auto"/>
        <w:rPr>
          <w:rFonts w:asciiTheme="majorHAnsi" w:hAnsiTheme="majorHAnsi" w:cstheme="majorHAnsi"/>
          <w:b/>
          <w:color w:val="000000" w:themeColor="text1"/>
          <w:u w:val="single"/>
        </w:rPr>
      </w:pPr>
    </w:p>
    <w:p w14:paraId="2B903EDE" w14:textId="77777777" w:rsidR="000871E6" w:rsidRPr="00750A7A" w:rsidRDefault="000871E6" w:rsidP="00767297">
      <w:pPr>
        <w:widowControl w:val="0"/>
        <w:spacing w:line="276" w:lineRule="auto"/>
        <w:rPr>
          <w:rFonts w:asciiTheme="majorHAnsi" w:hAnsiTheme="majorHAnsi" w:cstheme="majorHAnsi"/>
          <w:b/>
          <w:color w:val="000000" w:themeColor="text1"/>
          <w:u w:val="single"/>
        </w:rPr>
      </w:pPr>
    </w:p>
    <w:p w14:paraId="50EEAA0C" w14:textId="77777777" w:rsidR="00EA2AA3" w:rsidRPr="00750A7A" w:rsidRDefault="00EA2AA3" w:rsidP="00767297">
      <w:pPr>
        <w:widowControl w:val="0"/>
        <w:spacing w:line="276" w:lineRule="auto"/>
        <w:rPr>
          <w:rFonts w:asciiTheme="majorHAnsi" w:hAnsiTheme="majorHAnsi" w:cstheme="majorHAnsi"/>
          <w:b/>
          <w:color w:val="000000" w:themeColor="text1"/>
          <w:u w:val="single"/>
        </w:rPr>
      </w:pPr>
    </w:p>
    <w:p w14:paraId="7A905EAE" w14:textId="77777777" w:rsidR="00EA2AA3" w:rsidRPr="00750A7A" w:rsidRDefault="00EA2AA3" w:rsidP="00767297">
      <w:pPr>
        <w:widowControl w:val="0"/>
        <w:spacing w:line="276" w:lineRule="auto"/>
        <w:rPr>
          <w:rFonts w:asciiTheme="majorHAnsi" w:hAnsiTheme="majorHAnsi" w:cstheme="majorHAnsi"/>
          <w:b/>
          <w:color w:val="000000" w:themeColor="text1"/>
          <w:u w:val="single"/>
        </w:rPr>
      </w:pPr>
    </w:p>
    <w:p w14:paraId="0F7B58BA" w14:textId="77777777" w:rsidR="00EA2AA3" w:rsidRPr="00750A7A" w:rsidRDefault="00EA2AA3" w:rsidP="00767297">
      <w:pPr>
        <w:widowControl w:val="0"/>
        <w:spacing w:line="276" w:lineRule="auto"/>
        <w:rPr>
          <w:rFonts w:asciiTheme="majorHAnsi" w:hAnsiTheme="majorHAnsi" w:cstheme="majorHAnsi"/>
          <w:b/>
          <w:color w:val="000000" w:themeColor="text1"/>
          <w:u w:val="single"/>
        </w:rPr>
      </w:pPr>
    </w:p>
    <w:p w14:paraId="2EEBC2F9" w14:textId="156DACF0" w:rsidR="00CF726C" w:rsidRPr="00750A7A" w:rsidRDefault="009155E4" w:rsidP="00767297">
      <w:pPr>
        <w:widowControl w:val="0"/>
        <w:spacing w:line="276" w:lineRule="auto"/>
        <w:rPr>
          <w:rFonts w:asciiTheme="majorHAnsi" w:hAnsiTheme="majorHAnsi" w:cstheme="majorHAnsi"/>
          <w:color w:val="A6A6A6" w:themeColor="background1" w:themeShade="A6"/>
        </w:rPr>
      </w:pPr>
      <w:r w:rsidRPr="00750A7A">
        <w:rPr>
          <w:rFonts w:asciiTheme="majorHAnsi" w:hAnsiTheme="majorHAnsi" w:cstheme="majorHAnsi"/>
          <w:b/>
          <w:color w:val="A6A6A6" w:themeColor="background1" w:themeShade="A6"/>
          <w:u w:val="single"/>
        </w:rPr>
        <w:t>Solution:</w:t>
      </w:r>
    </w:p>
    <w:p w14:paraId="1E8F7FC9" w14:textId="39743D9A" w:rsidR="00BA337F" w:rsidRPr="00750A7A" w:rsidRDefault="00BA337F" w:rsidP="00767297">
      <w:pPr>
        <w:widowControl w:val="0"/>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 xml:space="preserve">First dimension: How </w:t>
      </w:r>
      <w:r w:rsidR="0061311E" w:rsidRPr="00750A7A">
        <w:rPr>
          <w:rFonts w:asciiTheme="majorHAnsi" w:hAnsiTheme="majorHAnsi" w:cstheme="majorHAnsi"/>
          <w:color w:val="A6A6A6" w:themeColor="background1" w:themeShade="A6"/>
        </w:rPr>
        <w:t>is it</w:t>
      </w:r>
      <w:r w:rsidRPr="00750A7A">
        <w:rPr>
          <w:rFonts w:asciiTheme="majorHAnsi" w:hAnsiTheme="majorHAnsi" w:cstheme="majorHAnsi"/>
          <w:color w:val="A6A6A6" w:themeColor="background1" w:themeShade="A6"/>
        </w:rPr>
        <w:t xml:space="preserve"> measured</w:t>
      </w:r>
      <w:r w:rsidR="0061311E"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We already know that this is a self-report from the </w:t>
      </w:r>
      <w:r w:rsidRPr="00750A7A">
        <w:rPr>
          <w:rFonts w:asciiTheme="majorHAnsi" w:hAnsiTheme="majorHAnsi" w:cstheme="majorHAnsi"/>
          <w:color w:val="A6A6A6" w:themeColor="background1" w:themeShade="A6"/>
        </w:rPr>
        <w:lastRenderedPageBreak/>
        <w:t>information provided (</w:t>
      </w:r>
      <w:r w:rsidR="0061311E"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16-item self-report measure”).</w:t>
      </w:r>
    </w:p>
    <w:p w14:paraId="607AF66F" w14:textId="7029F38E" w:rsidR="005A6114" w:rsidRPr="00750A7A" w:rsidRDefault="0061311E" w:rsidP="00767297">
      <w:pPr>
        <w:widowControl w:val="0"/>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Second</w:t>
      </w:r>
      <w:r w:rsidR="00BA337F" w:rsidRPr="00750A7A">
        <w:rPr>
          <w:rFonts w:asciiTheme="majorHAnsi" w:hAnsiTheme="majorHAnsi" w:cstheme="majorHAnsi"/>
          <w:color w:val="A6A6A6" w:themeColor="background1" w:themeShade="A6"/>
        </w:rPr>
        <w:t xml:space="preserve"> </w:t>
      </w:r>
      <w:r w:rsidR="005A6114" w:rsidRPr="00750A7A">
        <w:rPr>
          <w:rFonts w:asciiTheme="majorHAnsi" w:hAnsiTheme="majorHAnsi" w:cstheme="majorHAnsi"/>
          <w:color w:val="A6A6A6" w:themeColor="background1" w:themeShade="A6"/>
        </w:rPr>
        <w:t xml:space="preserve">dimension: </w:t>
      </w:r>
      <w:r w:rsidR="00164281" w:rsidRPr="00750A7A">
        <w:rPr>
          <w:rFonts w:asciiTheme="majorHAnsi" w:hAnsiTheme="majorHAnsi" w:cstheme="majorHAnsi"/>
          <w:color w:val="A6A6A6" w:themeColor="background1" w:themeShade="A6"/>
        </w:rPr>
        <w:t>What is being measured</w:t>
      </w:r>
      <w:r w:rsidRPr="00750A7A">
        <w:rPr>
          <w:rFonts w:asciiTheme="majorHAnsi" w:hAnsiTheme="majorHAnsi" w:cstheme="majorHAnsi"/>
          <w:color w:val="A6A6A6" w:themeColor="background1" w:themeShade="A6"/>
        </w:rPr>
        <w:t xml:space="preserve">? </w:t>
      </w:r>
      <w:r w:rsidR="00164281" w:rsidRPr="00750A7A">
        <w:rPr>
          <w:rFonts w:asciiTheme="majorHAnsi" w:hAnsiTheme="majorHAnsi" w:cstheme="majorHAnsi"/>
          <w:color w:val="A6A6A6" w:themeColor="background1" w:themeShade="A6"/>
        </w:rPr>
        <w:t xml:space="preserve">The measure assesses quality of life, which </w:t>
      </w:r>
      <w:r w:rsidR="00B8187F" w:rsidRPr="00750A7A">
        <w:rPr>
          <w:rFonts w:asciiTheme="majorHAnsi" w:hAnsiTheme="majorHAnsi" w:cstheme="majorHAnsi"/>
          <w:color w:val="A6A6A6" w:themeColor="background1" w:themeShade="A6"/>
        </w:rPr>
        <w:t xml:space="preserve">usually is a subjective perspective of the individual, but we </w:t>
      </w:r>
      <w:r w:rsidR="00ED2602" w:rsidRPr="00750A7A">
        <w:rPr>
          <w:rFonts w:asciiTheme="majorHAnsi" w:hAnsiTheme="majorHAnsi" w:cstheme="majorHAnsi"/>
          <w:color w:val="A6A6A6" w:themeColor="background1" w:themeShade="A6"/>
        </w:rPr>
        <w:t>must</w:t>
      </w:r>
      <w:r w:rsidR="00B8187F" w:rsidRPr="00750A7A">
        <w:rPr>
          <w:rFonts w:asciiTheme="majorHAnsi" w:hAnsiTheme="majorHAnsi" w:cstheme="majorHAnsi"/>
          <w:color w:val="A6A6A6" w:themeColor="background1" w:themeShade="A6"/>
        </w:rPr>
        <w:t xml:space="preserve"> make sure that none of the items included in the questionnaire are of </w:t>
      </w:r>
      <w:r w:rsidR="00ED2602" w:rsidRPr="00750A7A">
        <w:rPr>
          <w:rFonts w:asciiTheme="majorHAnsi" w:hAnsiTheme="majorHAnsi" w:cstheme="majorHAnsi"/>
          <w:color w:val="A6A6A6" w:themeColor="background1" w:themeShade="A6"/>
        </w:rPr>
        <w:t>the other</w:t>
      </w:r>
      <w:r w:rsidR="00B8187F" w:rsidRPr="00750A7A">
        <w:rPr>
          <w:rFonts w:asciiTheme="majorHAnsi" w:hAnsiTheme="majorHAnsi" w:cstheme="majorHAnsi"/>
          <w:color w:val="A6A6A6" w:themeColor="background1" w:themeShade="A6"/>
        </w:rPr>
        <w:t xml:space="preserve"> first-dimension categories</w:t>
      </w:r>
      <w:r w:rsidR="00CC6F6A" w:rsidRPr="00750A7A">
        <w:rPr>
          <w:rFonts w:asciiTheme="majorHAnsi" w:hAnsiTheme="majorHAnsi" w:cstheme="majorHAnsi"/>
          <w:color w:val="A6A6A6" w:themeColor="background1" w:themeShade="A6"/>
        </w:rPr>
        <w:t xml:space="preserve">. In the first example we didn’t need to check, because they only asked two questions. </w:t>
      </w:r>
      <w:r w:rsidR="00087DF2" w:rsidRPr="00750A7A">
        <w:rPr>
          <w:rFonts w:asciiTheme="majorHAnsi" w:hAnsiTheme="majorHAnsi" w:cstheme="majorHAnsi"/>
          <w:color w:val="A6A6A6" w:themeColor="background1" w:themeShade="A6"/>
        </w:rPr>
        <w:t xml:space="preserve">All other items </w:t>
      </w:r>
      <w:r w:rsidR="00ED2602" w:rsidRPr="00750A7A">
        <w:rPr>
          <w:rFonts w:asciiTheme="majorHAnsi" w:hAnsiTheme="majorHAnsi" w:cstheme="majorHAnsi"/>
          <w:color w:val="A6A6A6" w:themeColor="background1" w:themeShade="A6"/>
        </w:rPr>
        <w:t>ask</w:t>
      </w:r>
      <w:r w:rsidR="00087DF2" w:rsidRPr="00750A7A">
        <w:rPr>
          <w:rFonts w:asciiTheme="majorHAnsi" w:hAnsiTheme="majorHAnsi" w:cstheme="majorHAnsi"/>
          <w:color w:val="A6A6A6" w:themeColor="background1" w:themeShade="A6"/>
        </w:rPr>
        <w:t xml:space="preserve"> the participant to rate their own satisfaction with specific aspects of life, so n</w:t>
      </w:r>
      <w:r w:rsidR="003C113F" w:rsidRPr="00750A7A">
        <w:rPr>
          <w:rFonts w:asciiTheme="majorHAnsi" w:hAnsiTheme="majorHAnsi" w:cstheme="majorHAnsi"/>
          <w:color w:val="A6A6A6" w:themeColor="background1" w:themeShade="A6"/>
        </w:rPr>
        <w:t>o items of other categories are include</w:t>
      </w:r>
      <w:r w:rsidR="00ED2602" w:rsidRPr="00750A7A">
        <w:rPr>
          <w:rFonts w:asciiTheme="majorHAnsi" w:hAnsiTheme="majorHAnsi" w:cstheme="majorHAnsi"/>
          <w:color w:val="A6A6A6" w:themeColor="background1" w:themeShade="A6"/>
        </w:rPr>
        <w:t>d. This means we</w:t>
      </w:r>
      <w:r w:rsidR="003C113F" w:rsidRPr="00750A7A">
        <w:rPr>
          <w:rFonts w:asciiTheme="majorHAnsi" w:hAnsiTheme="majorHAnsi" w:cstheme="majorHAnsi"/>
          <w:color w:val="A6A6A6" w:themeColor="background1" w:themeShade="A6"/>
        </w:rPr>
        <w:t xml:space="preserve"> are staying with subjective experience.</w:t>
      </w:r>
    </w:p>
    <w:p w14:paraId="798FBF15" w14:textId="054A9006" w:rsidR="00EA2AA3" w:rsidRDefault="30B23281" w:rsidP="00767297">
      <w:pPr>
        <w:spacing w:line="276" w:lineRule="auto"/>
        <w:jc w:val="both"/>
        <w:rPr>
          <w:rFonts w:asciiTheme="majorHAnsi" w:hAnsiTheme="majorHAnsi" w:cstheme="majorHAnsi"/>
          <w:b/>
          <w:bCs/>
          <w:color w:val="A6A6A6" w:themeColor="background1" w:themeShade="A6"/>
        </w:rPr>
      </w:pPr>
      <w:r w:rsidRPr="00750A7A">
        <w:rPr>
          <w:rFonts w:asciiTheme="majorHAnsi" w:hAnsiTheme="majorHAnsi" w:cstheme="majorHAnsi"/>
          <w:color w:val="A6A6A6" w:themeColor="background1" w:themeShade="A6"/>
        </w:rPr>
        <w:t xml:space="preserve">Examining the relevant cell (where the column and row intersect) indicates this was a </w:t>
      </w:r>
      <w:r w:rsidRPr="00750A7A">
        <w:rPr>
          <w:rFonts w:asciiTheme="majorHAnsi" w:hAnsiTheme="majorHAnsi" w:cstheme="majorHAnsi"/>
          <w:b/>
          <w:bCs/>
          <w:color w:val="A6A6A6" w:themeColor="background1" w:themeShade="A6"/>
        </w:rPr>
        <w:t>self-report of subjective experience.</w:t>
      </w:r>
      <w:bookmarkStart w:id="471" w:name="_Toc208510436"/>
    </w:p>
    <w:p w14:paraId="3EC6EEF2" w14:textId="77777777" w:rsidR="009029DB" w:rsidRPr="00750A7A" w:rsidRDefault="009029DB" w:rsidP="00767297">
      <w:pPr>
        <w:spacing w:line="276" w:lineRule="auto"/>
        <w:jc w:val="both"/>
      </w:pPr>
    </w:p>
    <w:bookmarkStart w:id="472" w:name="_Toc224681562"/>
    <w:p w14:paraId="2B57FE38" w14:textId="36C33331" w:rsidR="00AB0771" w:rsidRPr="00750A7A" w:rsidRDefault="00A56256" w:rsidP="00767297">
      <w:pPr>
        <w:pStyle w:val="Heading2"/>
        <w:spacing w:line="276" w:lineRule="auto"/>
        <w:rPr>
          <w:rFonts w:cstheme="majorHAnsi"/>
          <w:color w:val="000000" w:themeColor="text1"/>
        </w:rPr>
      </w:pPr>
      <w:r w:rsidRPr="00750A7A">
        <w:rPr>
          <w:rFonts w:cstheme="majorHAnsi"/>
          <w:b/>
          <w:bCs/>
          <w:noProof/>
          <w:color w:val="000000" w:themeColor="text1"/>
        </w:rPr>
        <mc:AlternateContent>
          <mc:Choice Requires="wps">
            <w:drawing>
              <wp:anchor distT="0" distB="0" distL="114300" distR="114300" simplePos="0" relativeHeight="251593216" behindDoc="0" locked="0" layoutInCell="1" allowOverlap="1" wp14:anchorId="1E8E1115" wp14:editId="5C36BC80">
                <wp:simplePos x="0" y="0"/>
                <wp:positionH relativeFrom="margin">
                  <wp:align>right</wp:align>
                </wp:positionH>
                <wp:positionV relativeFrom="paragraph">
                  <wp:posOffset>316865</wp:posOffset>
                </wp:positionV>
                <wp:extent cx="5734685" cy="967105"/>
                <wp:effectExtent l="0" t="0" r="18415" b="23495"/>
                <wp:wrapTopAndBottom/>
                <wp:docPr id="1262061468" name="Rechteck 14"/>
                <wp:cNvGraphicFramePr/>
                <a:graphic xmlns:a="http://schemas.openxmlformats.org/drawingml/2006/main">
                  <a:graphicData uri="http://schemas.microsoft.com/office/word/2010/wordprocessingShape">
                    <wps:wsp>
                      <wps:cNvSpPr/>
                      <wps:spPr>
                        <a:xfrm>
                          <a:off x="0" y="0"/>
                          <a:ext cx="5734685" cy="967105"/>
                        </a:xfrm>
                        <a:prstGeom prst="rect">
                          <a:avLst/>
                        </a:prstGeom>
                        <a:ln w="12700">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DCBAFDD" w14:textId="77777777" w:rsidR="004271EF" w:rsidRPr="004271EF" w:rsidRDefault="004271EF" w:rsidP="00A56256">
                            <w:pPr>
                              <w:widowControl w:val="0"/>
                              <w:spacing w:line="276" w:lineRule="auto"/>
                              <w:jc w:val="both"/>
                              <w:rPr>
                                <w:rFonts w:ascii="Calibri" w:hAnsi="Calibri" w:cs="Calibri"/>
                                <w:iCs/>
                              </w:rPr>
                            </w:pPr>
                            <w:r w:rsidRPr="004271EF">
                              <w:rPr>
                                <w:rFonts w:ascii="Calibri" w:hAnsi="Calibri" w:cs="Calibri"/>
                                <w:iCs/>
                              </w:rPr>
                              <w:t>Perceived Stress Scale (PSS) is a 10-item measure (Cohen et al., 1994) that has previously been used in cancer populations (Penedo et al., 2013) assessing perceived stress over the last month on a scale of 0 (never) to 4 (very often).</w:t>
                            </w:r>
                          </w:p>
                          <w:p w14:paraId="1A26A175" w14:textId="77777777" w:rsidR="004271EF" w:rsidRPr="0001170B" w:rsidRDefault="004271EF" w:rsidP="004271EF">
                            <w:pPr>
                              <w:widowControl w:val="0"/>
                              <w:spacing w:line="258" w:lineRule="auto"/>
                              <w:jc w:val="right"/>
                              <w:rPr>
                                <w:rFonts w:ascii="Calibri" w:hAnsi="Calibri" w:cs="Calibri"/>
                                <w:u w:val="single"/>
                                <w:vertAlign w:val="superscript"/>
                                <w:lang w:val="fr-FR"/>
                              </w:rPr>
                            </w:pPr>
                            <w:r w:rsidRPr="0001170B">
                              <w:rPr>
                                <w:rFonts w:ascii="Calibri" w:hAnsi="Calibri" w:cs="Calibri"/>
                                <w:u w:val="single"/>
                                <w:vertAlign w:val="superscript"/>
                                <w:lang w:val="fr-FR"/>
                              </w:rPr>
                              <w:t xml:space="preserve">https://doi.org/10.1037/ccp0000911 </w:t>
                            </w:r>
                          </w:p>
                          <w:p w14:paraId="1BB2C2BB" w14:textId="445A0DAE" w:rsidR="004271EF" w:rsidRDefault="004271EF" w:rsidP="004271EF">
                            <w:pPr>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E1115" id="_x0000_s1029" style="position:absolute;margin-left:400.35pt;margin-top:24.95pt;width:451.55pt;height:76.15pt;z-index:251593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" fillcolor="white [3201]" strokecolor="black [3200]" strokeweight="1pt">
                <v:textbox>
                  <w:txbxContent>
                    <w:p w14:paraId="4DCBAFDD" w14:textId="77777777" w:rsidR="004271EF" w:rsidRPr="004271EF" w:rsidRDefault="004271EF" w:rsidP="00A56256">
                      <w:pPr>
                        <w:widowControl w:val="0"/>
                        <w:spacing w:line="276" w:lineRule="auto"/>
                        <w:jc w:val="both"/>
                        <w:rPr>
                          <w:rFonts w:ascii="Calibri" w:hAnsi="Calibri" w:cs="Calibri"/>
                          <w:iCs/>
                        </w:rPr>
                      </w:pPr>
                      <w:r w:rsidRPr="004271EF">
                        <w:rPr>
                          <w:rFonts w:ascii="Calibri" w:hAnsi="Calibri" w:cs="Calibri"/>
                          <w:iCs/>
                        </w:rPr>
                        <w:t>Perceived Stress Scale (PSS) is a 10-item measure (Cohen et al., 1994) that has previously been used in cancer populations (Penedo et al., 2013) assessing perceived stress over the last month on a scale of 0 (never) to 4 (very often).</w:t>
                      </w:r>
                    </w:p>
                    <w:p w14:paraId="1A26A175" w14:textId="77777777" w:rsidR="004271EF" w:rsidRPr="0001170B" w:rsidRDefault="004271EF" w:rsidP="004271EF">
                      <w:pPr>
                        <w:widowControl w:val="0"/>
                        <w:spacing w:line="258" w:lineRule="auto"/>
                        <w:jc w:val="right"/>
                        <w:rPr>
                          <w:rFonts w:ascii="Calibri" w:hAnsi="Calibri" w:cs="Calibri"/>
                          <w:u w:val="single"/>
                          <w:vertAlign w:val="superscript"/>
                          <w:lang w:val="fr-FR"/>
                        </w:rPr>
                      </w:pPr>
                      <w:r w:rsidRPr="0001170B">
                        <w:rPr>
                          <w:rFonts w:ascii="Calibri" w:hAnsi="Calibri" w:cs="Calibri"/>
                          <w:u w:val="single"/>
                          <w:vertAlign w:val="superscript"/>
                          <w:lang w:val="fr-FR"/>
                        </w:rPr>
                        <w:t xml:space="preserve">https://doi.org/10.1037/ccp0000911 </w:t>
                      </w:r>
                    </w:p>
                    <w:p w14:paraId="1BB2C2BB" w14:textId="445A0DAE" w:rsidR="004271EF" w:rsidRDefault="004271EF" w:rsidP="004271EF">
                      <w:pPr>
                        <w:jc w:val="right"/>
                      </w:pPr>
                    </w:p>
                  </w:txbxContent>
                </v:textbox>
                <w10:wrap type="topAndBottom" anchorx="margin"/>
              </v:rect>
            </w:pict>
          </mc:Fallback>
        </mc:AlternateContent>
      </w:r>
      <w:r w:rsidR="009155E4" w:rsidRPr="00750A7A">
        <w:rPr>
          <w:rFonts w:cstheme="majorHAnsi"/>
          <w:color w:val="000000" w:themeColor="text1"/>
        </w:rPr>
        <w:t>Example 3</w:t>
      </w:r>
      <w:bookmarkEnd w:id="471"/>
      <w:bookmarkEnd w:id="472"/>
    </w:p>
    <w:p w14:paraId="7F3B161B" w14:textId="77777777" w:rsidR="00A56256" w:rsidRPr="00750A7A" w:rsidRDefault="00A56256" w:rsidP="00767297">
      <w:pPr>
        <w:spacing w:line="276" w:lineRule="auto"/>
        <w:rPr>
          <w:rFonts w:asciiTheme="majorHAnsi" w:hAnsiTheme="majorHAnsi" w:cstheme="majorHAnsi"/>
          <w:i/>
          <w:color w:val="000000" w:themeColor="text1"/>
        </w:rPr>
      </w:pPr>
    </w:p>
    <w:p w14:paraId="2EEBC2FF" w14:textId="6AC76A04" w:rsidR="00CF726C" w:rsidRPr="00750A7A" w:rsidRDefault="009155E4" w:rsidP="00767297">
      <w:pPr>
        <w:spacing w:line="276" w:lineRule="auto"/>
        <w:rPr>
          <w:rFonts w:asciiTheme="majorHAnsi" w:hAnsiTheme="majorHAnsi" w:cstheme="majorHAnsi"/>
          <w:i/>
          <w:color w:val="000000" w:themeColor="text1"/>
        </w:rPr>
      </w:pPr>
      <w:r w:rsidRPr="00750A7A">
        <w:rPr>
          <w:rFonts w:asciiTheme="majorHAnsi" w:hAnsiTheme="majorHAnsi" w:cstheme="majorHAnsi"/>
          <w:b/>
          <w:color w:val="A6A6A6" w:themeColor="background1" w:themeShade="A6"/>
          <w:u w:val="single"/>
        </w:rPr>
        <w:t>Solution:</w:t>
      </w:r>
    </w:p>
    <w:p w14:paraId="67415E64" w14:textId="2C4355DC" w:rsidR="00A703B5" w:rsidRPr="00750A7A" w:rsidRDefault="00A703B5" w:rsidP="00767297">
      <w:pPr>
        <w:spacing w:line="276" w:lineRule="auto"/>
        <w:jc w:val="both"/>
        <w:rPr>
          <w:rFonts w:asciiTheme="majorHAnsi" w:hAnsiTheme="majorHAnsi" w:cstheme="majorHAnsi"/>
          <w:bCs/>
          <w:color w:val="A6A6A6" w:themeColor="background1" w:themeShade="A6"/>
        </w:rPr>
      </w:pPr>
      <w:r w:rsidRPr="00750A7A">
        <w:rPr>
          <w:rFonts w:asciiTheme="majorHAnsi" w:hAnsiTheme="majorHAnsi" w:cstheme="majorHAnsi"/>
          <w:bCs/>
          <w:color w:val="A6A6A6" w:themeColor="background1" w:themeShade="A6"/>
        </w:rPr>
        <w:t>First dimension: What is being measured</w:t>
      </w:r>
      <w:r w:rsidR="0098322E" w:rsidRPr="00750A7A">
        <w:rPr>
          <w:rFonts w:asciiTheme="majorHAnsi" w:hAnsiTheme="majorHAnsi" w:cstheme="majorHAnsi"/>
          <w:bCs/>
          <w:color w:val="A6A6A6" w:themeColor="background1" w:themeShade="A6"/>
        </w:rPr>
        <w:t>?</w:t>
      </w:r>
      <w:r w:rsidRPr="00750A7A">
        <w:rPr>
          <w:rFonts w:asciiTheme="majorHAnsi" w:hAnsiTheme="majorHAnsi" w:cstheme="majorHAnsi"/>
          <w:bCs/>
          <w:color w:val="A6A6A6" w:themeColor="background1" w:themeShade="A6"/>
        </w:rPr>
        <w:t xml:space="preserve"> The PSS is administered as a self-report instrument. Participants rate each item themselves on a scale from 0 (never) to 4 (very often).</w:t>
      </w:r>
    </w:p>
    <w:p w14:paraId="7157A490" w14:textId="4AA5EA80" w:rsidR="00E04505" w:rsidRPr="00750A7A" w:rsidRDefault="00A703B5" w:rsidP="00767297">
      <w:pPr>
        <w:widowControl w:val="0"/>
        <w:spacing w:line="276" w:lineRule="auto"/>
        <w:jc w:val="both"/>
        <w:rPr>
          <w:rFonts w:asciiTheme="majorHAnsi" w:hAnsiTheme="majorHAnsi" w:cstheme="majorHAnsi"/>
          <w:bCs/>
          <w:color w:val="A6A6A6" w:themeColor="background1" w:themeShade="A6"/>
        </w:rPr>
      </w:pPr>
      <w:r w:rsidRPr="00750A7A">
        <w:rPr>
          <w:rFonts w:asciiTheme="majorHAnsi" w:hAnsiTheme="majorHAnsi" w:cstheme="majorHAnsi"/>
          <w:bCs/>
          <w:color w:val="A6A6A6" w:themeColor="background1" w:themeShade="A6"/>
        </w:rPr>
        <w:t>Second</w:t>
      </w:r>
      <w:r w:rsidR="00E04505" w:rsidRPr="00750A7A">
        <w:rPr>
          <w:rFonts w:asciiTheme="majorHAnsi" w:hAnsiTheme="majorHAnsi" w:cstheme="majorHAnsi"/>
          <w:bCs/>
          <w:color w:val="A6A6A6" w:themeColor="background1" w:themeShade="A6"/>
        </w:rPr>
        <w:t xml:space="preserve"> dimension: </w:t>
      </w:r>
      <w:r w:rsidRPr="00750A7A">
        <w:rPr>
          <w:rFonts w:asciiTheme="majorHAnsi" w:hAnsiTheme="majorHAnsi" w:cstheme="majorHAnsi"/>
          <w:bCs/>
          <w:color w:val="A6A6A6" w:themeColor="background1" w:themeShade="A6"/>
        </w:rPr>
        <w:t>How is it being measured</w:t>
      </w:r>
      <w:r w:rsidR="0098322E" w:rsidRPr="00750A7A">
        <w:rPr>
          <w:rFonts w:asciiTheme="majorHAnsi" w:hAnsiTheme="majorHAnsi" w:cstheme="majorHAnsi"/>
          <w:bCs/>
          <w:color w:val="A6A6A6" w:themeColor="background1" w:themeShade="A6"/>
        </w:rPr>
        <w:t>?</w:t>
      </w:r>
      <w:r w:rsidRPr="00750A7A">
        <w:rPr>
          <w:rFonts w:asciiTheme="majorHAnsi" w:hAnsiTheme="majorHAnsi" w:cstheme="majorHAnsi"/>
          <w:bCs/>
          <w:color w:val="A6A6A6" w:themeColor="background1" w:themeShade="A6"/>
        </w:rPr>
        <w:t xml:space="preserve"> </w:t>
      </w:r>
      <w:r w:rsidR="001B2209" w:rsidRPr="00750A7A">
        <w:rPr>
          <w:rFonts w:asciiTheme="majorHAnsi" w:hAnsiTheme="majorHAnsi" w:cstheme="majorHAnsi"/>
          <w:bCs/>
          <w:color w:val="A6A6A6" w:themeColor="background1" w:themeShade="A6"/>
        </w:rPr>
        <w:t xml:space="preserve">We know from the explanation in the </w:t>
      </w:r>
      <w:r w:rsidR="00B35460" w:rsidRPr="00750A7A">
        <w:rPr>
          <w:rFonts w:asciiTheme="majorHAnsi" w:hAnsiTheme="majorHAnsi" w:cstheme="majorHAnsi"/>
          <w:bCs/>
          <w:color w:val="A6A6A6" w:themeColor="background1" w:themeShade="A6"/>
        </w:rPr>
        <w:t>t</w:t>
      </w:r>
      <w:r w:rsidR="001B2209" w:rsidRPr="00750A7A">
        <w:rPr>
          <w:rFonts w:asciiTheme="majorHAnsi" w:hAnsiTheme="majorHAnsi" w:cstheme="majorHAnsi"/>
          <w:bCs/>
          <w:color w:val="A6A6A6" w:themeColor="background1" w:themeShade="A6"/>
        </w:rPr>
        <w:t xml:space="preserve">ext, that the PSS </w:t>
      </w:r>
      <w:r w:rsidR="0093289F" w:rsidRPr="00750A7A">
        <w:rPr>
          <w:rFonts w:asciiTheme="majorHAnsi" w:hAnsiTheme="majorHAnsi" w:cstheme="majorHAnsi"/>
          <w:bCs/>
          <w:color w:val="A6A6A6" w:themeColor="background1" w:themeShade="A6"/>
        </w:rPr>
        <w:t>is designed to assess perceived stress, which suggests it primarily measures subjective experience.</w:t>
      </w:r>
      <w:r w:rsidR="006521EA" w:rsidRPr="00750A7A">
        <w:rPr>
          <w:rFonts w:asciiTheme="majorHAnsi" w:hAnsiTheme="majorHAnsi" w:cstheme="majorHAnsi"/>
          <w:bCs/>
          <w:color w:val="A6A6A6" w:themeColor="background1" w:themeShade="A6"/>
        </w:rPr>
        <w:t xml:space="preserve"> However, to confirm this categorization, it is essential to review all items in the scale (refer to the workflow for guidance on sourcing the full item list if not provided in the paper). </w:t>
      </w:r>
      <w:r w:rsidR="008C4BA3" w:rsidRPr="00750A7A">
        <w:rPr>
          <w:rFonts w:asciiTheme="majorHAnsi" w:hAnsiTheme="majorHAnsi" w:cstheme="majorHAnsi"/>
          <w:bCs/>
          <w:color w:val="A6A6A6" w:themeColor="background1" w:themeShade="A6"/>
        </w:rPr>
        <w:t xml:space="preserve">If all items refer to the participant’s internal states or feelings this confirms the categorization as subjective experience. If any item instead focuses on specific </w:t>
      </w:r>
      <w:r w:rsidR="00AC1EDC" w:rsidRPr="00750A7A">
        <w:rPr>
          <w:rFonts w:asciiTheme="majorHAnsi" w:hAnsiTheme="majorHAnsi" w:cstheme="majorHAnsi"/>
          <w:bCs/>
          <w:color w:val="A6A6A6" w:themeColor="background1" w:themeShade="A6"/>
        </w:rPr>
        <w:t>behaviors</w:t>
      </w:r>
      <w:r w:rsidR="008C4BA3" w:rsidRPr="00750A7A">
        <w:rPr>
          <w:rFonts w:asciiTheme="majorHAnsi" w:hAnsiTheme="majorHAnsi" w:cstheme="majorHAnsi"/>
          <w:bCs/>
          <w:color w:val="A6A6A6" w:themeColor="background1" w:themeShade="A6"/>
        </w:rPr>
        <w:t xml:space="preserve"> or actions taken in response to stress, the measure may need to be classified as </w:t>
      </w:r>
      <w:r w:rsidR="00AC1EDC" w:rsidRPr="00750A7A">
        <w:rPr>
          <w:rFonts w:asciiTheme="majorHAnsi" w:hAnsiTheme="majorHAnsi" w:cstheme="majorHAnsi"/>
          <w:bCs/>
          <w:color w:val="A6A6A6" w:themeColor="background1" w:themeShade="A6"/>
        </w:rPr>
        <w:t>behavior</w:t>
      </w:r>
      <w:r w:rsidR="0017340F" w:rsidRPr="00750A7A">
        <w:rPr>
          <w:rFonts w:asciiTheme="majorHAnsi" w:hAnsiTheme="majorHAnsi" w:cstheme="majorHAnsi"/>
          <w:bCs/>
          <w:color w:val="A6A6A6" w:themeColor="background1" w:themeShade="A6"/>
        </w:rPr>
        <w:t>.</w:t>
      </w:r>
      <w:r w:rsidR="00AC1EDC" w:rsidRPr="00750A7A">
        <w:rPr>
          <w:rFonts w:asciiTheme="majorHAnsi" w:hAnsiTheme="majorHAnsi" w:cstheme="majorHAnsi"/>
          <w:bCs/>
          <w:color w:val="A6A6A6" w:themeColor="background1" w:themeShade="A6"/>
        </w:rPr>
        <w:t xml:space="preserve"> </w:t>
      </w:r>
      <w:r w:rsidR="008C4BA3" w:rsidRPr="00750A7A">
        <w:rPr>
          <w:rFonts w:asciiTheme="majorHAnsi" w:hAnsiTheme="majorHAnsi" w:cstheme="majorHAnsi"/>
          <w:bCs/>
          <w:color w:val="A6A6A6" w:themeColor="background1" w:themeShade="A6"/>
        </w:rPr>
        <w:t>For help with difficult items, consult the</w:t>
      </w:r>
      <w:r w:rsidR="00AC1EDC" w:rsidRPr="00750A7A">
        <w:rPr>
          <w:rFonts w:asciiTheme="majorHAnsi" w:hAnsiTheme="majorHAnsi" w:cstheme="majorHAnsi"/>
          <w:bCs/>
          <w:color w:val="A6A6A6" w:themeColor="background1" w:themeShade="A6"/>
        </w:rPr>
        <w:t xml:space="preserve"> “</w:t>
      </w:r>
      <w:r w:rsidR="00AC1EDC" w:rsidRPr="00750A7A">
        <w:rPr>
          <w:rFonts w:asciiTheme="majorHAnsi" w:hAnsiTheme="majorHAnsi" w:cstheme="majorHAnsi"/>
          <w:b/>
          <w:color w:val="A6A6A6" w:themeColor="background1" w:themeShade="A6"/>
        </w:rPr>
        <w:fldChar w:fldCharType="begin"/>
      </w:r>
      <w:r w:rsidR="00AC1EDC" w:rsidRPr="00750A7A">
        <w:rPr>
          <w:rFonts w:asciiTheme="majorHAnsi" w:hAnsiTheme="majorHAnsi" w:cstheme="majorHAnsi"/>
          <w:b/>
          <w:color w:val="A6A6A6" w:themeColor="background1" w:themeShade="A6"/>
        </w:rPr>
        <w:instrText xml:space="preserve"> REF _Ref205117033 \h  \* MERGEFORMAT </w:instrText>
      </w:r>
      <w:r w:rsidR="00AC1EDC" w:rsidRPr="00750A7A">
        <w:rPr>
          <w:rFonts w:asciiTheme="majorHAnsi" w:hAnsiTheme="majorHAnsi" w:cstheme="majorHAnsi"/>
          <w:b/>
          <w:color w:val="A6A6A6" w:themeColor="background1" w:themeShade="A6"/>
        </w:rPr>
      </w:r>
      <w:r w:rsidR="00AC1EDC" w:rsidRPr="00750A7A">
        <w:rPr>
          <w:rFonts w:asciiTheme="majorHAnsi" w:hAnsiTheme="majorHAnsi" w:cstheme="majorHAnsi"/>
          <w:b/>
          <w:color w:val="A6A6A6" w:themeColor="background1" w:themeShade="A6"/>
        </w:rPr>
        <w:fldChar w:fldCharType="separate"/>
      </w:r>
      <w:r w:rsidR="00AC1EDC" w:rsidRPr="00750A7A">
        <w:rPr>
          <w:rFonts w:asciiTheme="majorHAnsi" w:hAnsiTheme="majorHAnsi" w:cstheme="majorHAnsi"/>
          <w:bCs/>
          <w:color w:val="A6A6A6" w:themeColor="background1" w:themeShade="A6"/>
        </w:rPr>
        <w:t>Differentiation in items</w:t>
      </w:r>
      <w:r w:rsidR="00AC1EDC" w:rsidRPr="00750A7A">
        <w:rPr>
          <w:rFonts w:asciiTheme="majorHAnsi" w:hAnsiTheme="majorHAnsi" w:cstheme="majorHAnsi"/>
          <w:b/>
          <w:color w:val="A6A6A6" w:themeColor="background1" w:themeShade="A6"/>
        </w:rPr>
        <w:fldChar w:fldCharType="end"/>
      </w:r>
      <w:r w:rsidR="00AC1EDC" w:rsidRPr="00750A7A">
        <w:rPr>
          <w:rFonts w:asciiTheme="majorHAnsi" w:hAnsiTheme="majorHAnsi" w:cstheme="majorHAnsi"/>
          <w:bCs/>
          <w:color w:val="A6A6A6" w:themeColor="background1" w:themeShade="A6"/>
        </w:rPr>
        <w:t>”</w:t>
      </w:r>
      <w:r w:rsidR="00EA2AA3" w:rsidRPr="00750A7A">
        <w:rPr>
          <w:rFonts w:asciiTheme="majorHAnsi" w:hAnsiTheme="majorHAnsi" w:cstheme="majorHAnsi"/>
          <w:bCs/>
          <w:color w:val="A6A6A6" w:themeColor="background1" w:themeShade="A6"/>
        </w:rPr>
        <w:t xml:space="preserve"> </w:t>
      </w:r>
      <w:r w:rsidR="004505AA">
        <w:rPr>
          <w:rFonts w:asciiTheme="majorHAnsi" w:hAnsiTheme="majorHAnsi" w:cstheme="majorHAnsi"/>
          <w:bCs/>
          <w:color w:val="A6A6A6" w:themeColor="background1" w:themeShade="A6"/>
        </w:rPr>
        <w:t>or the “Mixed categories” section</w:t>
      </w:r>
      <w:r w:rsidR="00E6669D" w:rsidRPr="00750A7A">
        <w:rPr>
          <w:rFonts w:asciiTheme="majorHAnsi" w:hAnsiTheme="majorHAnsi" w:cstheme="majorHAnsi"/>
          <w:bCs/>
          <w:color w:val="A6A6A6" w:themeColor="background1" w:themeShade="A6"/>
        </w:rPr>
        <w:t>.</w:t>
      </w:r>
      <w:r w:rsidR="00344BB7" w:rsidRPr="00750A7A">
        <w:rPr>
          <w:rFonts w:asciiTheme="majorHAnsi" w:hAnsiTheme="majorHAnsi" w:cstheme="majorHAnsi"/>
          <w:bCs/>
          <w:color w:val="A6A6A6" w:themeColor="background1" w:themeShade="A6"/>
        </w:rPr>
        <w:t xml:space="preserve"> In this case we are </w:t>
      </w:r>
      <w:r w:rsidR="0017340F" w:rsidRPr="00750A7A">
        <w:rPr>
          <w:rFonts w:asciiTheme="majorHAnsi" w:hAnsiTheme="majorHAnsi" w:cstheme="majorHAnsi"/>
          <w:bCs/>
          <w:color w:val="A6A6A6" w:themeColor="background1" w:themeShade="A6"/>
        </w:rPr>
        <w:t xml:space="preserve">categorizing </w:t>
      </w:r>
      <w:r w:rsidRPr="00750A7A">
        <w:rPr>
          <w:rFonts w:asciiTheme="majorHAnsi" w:hAnsiTheme="majorHAnsi" w:cstheme="majorHAnsi"/>
          <w:bCs/>
          <w:color w:val="A6A6A6" w:themeColor="background1" w:themeShade="A6"/>
        </w:rPr>
        <w:t>it as subjective experience.</w:t>
      </w:r>
    </w:p>
    <w:p w14:paraId="1C0E1F7B" w14:textId="6622CFF5" w:rsidR="00EA2AA3" w:rsidRDefault="30B23281" w:rsidP="00767297">
      <w:pPr>
        <w:spacing w:line="276" w:lineRule="auto"/>
        <w:jc w:val="both"/>
        <w:rPr>
          <w:rFonts w:asciiTheme="majorHAnsi" w:hAnsiTheme="majorHAnsi" w:cstheme="majorHAnsi"/>
          <w:b/>
          <w:bCs/>
          <w:color w:val="A6A6A6" w:themeColor="background1" w:themeShade="A6"/>
        </w:rPr>
      </w:pPr>
      <w:r w:rsidRPr="00750A7A">
        <w:rPr>
          <w:rFonts w:asciiTheme="majorHAnsi" w:hAnsiTheme="majorHAnsi" w:cstheme="majorHAnsi"/>
          <w:color w:val="A6A6A6" w:themeColor="background1" w:themeShade="A6"/>
        </w:rPr>
        <w:t xml:space="preserve">Examining the relevant cell (where the row and column intersect), this is a </w:t>
      </w:r>
      <w:r w:rsidRPr="00750A7A">
        <w:rPr>
          <w:rFonts w:asciiTheme="majorHAnsi" w:hAnsiTheme="majorHAnsi" w:cstheme="majorHAnsi"/>
          <w:b/>
          <w:bCs/>
          <w:color w:val="A6A6A6" w:themeColor="background1" w:themeShade="A6"/>
        </w:rPr>
        <w:t>self-report of subjective experience.</w:t>
      </w:r>
      <w:bookmarkStart w:id="473" w:name="_Toc208510437"/>
    </w:p>
    <w:p w14:paraId="0DBEB54E" w14:textId="77777777" w:rsidR="009029DB" w:rsidRPr="00750A7A" w:rsidRDefault="009029DB" w:rsidP="00767297">
      <w:pPr>
        <w:spacing w:line="276" w:lineRule="auto"/>
        <w:jc w:val="both"/>
      </w:pPr>
    </w:p>
    <w:bookmarkStart w:id="474" w:name="_Toc224681563"/>
    <w:p w14:paraId="2EEBC303" w14:textId="2CF5C815" w:rsidR="00CF726C" w:rsidRPr="00750A7A" w:rsidRDefault="00EA2AA3" w:rsidP="00767297">
      <w:pPr>
        <w:pStyle w:val="Heading2"/>
        <w:spacing w:line="276" w:lineRule="auto"/>
        <w:rPr>
          <w:rFonts w:cstheme="majorHAnsi"/>
          <w:color w:val="000000" w:themeColor="text1"/>
        </w:rPr>
      </w:pPr>
      <w:r w:rsidRPr="00750A7A">
        <w:rPr>
          <w:rFonts w:cstheme="majorHAnsi"/>
          <w:b/>
          <w:bCs/>
          <w:noProof/>
          <w:color w:val="000000" w:themeColor="text1"/>
        </w:rPr>
        <w:lastRenderedPageBreak/>
        <mc:AlternateContent>
          <mc:Choice Requires="wps">
            <w:drawing>
              <wp:anchor distT="0" distB="0" distL="114300" distR="114300" simplePos="0" relativeHeight="251596288" behindDoc="0" locked="0" layoutInCell="1" allowOverlap="1" wp14:anchorId="178F2E57" wp14:editId="4E3B8D8E">
                <wp:simplePos x="0" y="0"/>
                <wp:positionH relativeFrom="margin">
                  <wp:posOffset>-1905</wp:posOffset>
                </wp:positionH>
                <wp:positionV relativeFrom="paragraph">
                  <wp:posOffset>323215</wp:posOffset>
                </wp:positionV>
                <wp:extent cx="5734685" cy="1674495"/>
                <wp:effectExtent l="0" t="0" r="18415" b="14605"/>
                <wp:wrapTopAndBottom/>
                <wp:docPr id="1650995794" name="Rechteck 14"/>
                <wp:cNvGraphicFramePr/>
                <a:graphic xmlns:a="http://schemas.openxmlformats.org/drawingml/2006/main">
                  <a:graphicData uri="http://schemas.microsoft.com/office/word/2010/wordprocessingShape">
                    <wps:wsp>
                      <wps:cNvSpPr/>
                      <wps:spPr>
                        <a:xfrm>
                          <a:off x="0" y="0"/>
                          <a:ext cx="5734685" cy="1674495"/>
                        </a:xfrm>
                        <a:prstGeom prst="rect">
                          <a:avLst/>
                        </a:prstGeom>
                        <a:ln w="12700">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B74C1CB" w14:textId="10066C33" w:rsidR="008B5A4F" w:rsidRPr="008B5A4F" w:rsidRDefault="008B5A4F" w:rsidP="00A56256">
                            <w:pPr>
                              <w:widowControl w:val="0"/>
                              <w:spacing w:line="258" w:lineRule="auto"/>
                              <w:jc w:val="both"/>
                              <w:rPr>
                                <w:rFonts w:ascii="Calibri" w:hAnsi="Calibri" w:cs="Calibri"/>
                                <w:iCs/>
                              </w:rPr>
                            </w:pPr>
                            <w:r w:rsidRPr="008B5A4F">
                              <w:rPr>
                                <w:rFonts w:ascii="Calibri" w:hAnsi="Calibri" w:cs="Calibri"/>
                                <w:iCs/>
                              </w:rPr>
                              <w:t xml:space="preserve">When children were 1, 6, 15, 24, 36, and 54 months old and in first, third, and fifth grade, mothers reported their depressive symptoms using the Center for Epidemiologic Studies Depression Scale (CES-D; Radloff, 1977). The 20-item scale measured the frequency with which mothers had experienced depression-related states or behaviors in the past week. All items were rated on a 4-point scale ranging from 0 (less than once a week) to 3 (5–7 days a week). The total score ranged from 0 to 60, with higher value indicating higher levels of depressive symptoms. </w:t>
                            </w:r>
                            <w:r w:rsidRPr="008B5A4F">
                              <w:rPr>
                                <w:rFonts w:ascii="Calibri" w:hAnsi="Calibri" w:cs="Calibri"/>
                                <w:iCs/>
                                <w:u w:val="single"/>
                                <w:vertAlign w:val="superscript"/>
                              </w:rPr>
                              <w:t xml:space="preserve"> </w:t>
                            </w:r>
                          </w:p>
                          <w:p w14:paraId="193B4EBB" w14:textId="77777777" w:rsidR="008B5A4F" w:rsidRPr="0001170B" w:rsidRDefault="008B5A4F" w:rsidP="008B5A4F">
                            <w:pPr>
                              <w:widowControl w:val="0"/>
                              <w:spacing w:line="258" w:lineRule="auto"/>
                              <w:jc w:val="right"/>
                              <w:rPr>
                                <w:rFonts w:ascii="Calibri" w:hAnsi="Calibri" w:cs="Calibri"/>
                              </w:rPr>
                            </w:pPr>
                            <w:hyperlink r:id="rId18" w:history="1">
                              <w:r w:rsidRPr="0001170B">
                                <w:rPr>
                                  <w:rStyle w:val="Hyperlink"/>
                                  <w:rFonts w:ascii="Calibri" w:hAnsi="Calibri" w:cs="Calibri"/>
                                  <w:color w:val="auto"/>
                                  <w:vertAlign w:val="superscript"/>
                                </w:rPr>
                                <w:t>https://doi.org/10.1111/jora.13042</w:t>
                              </w:r>
                            </w:hyperlink>
                          </w:p>
                          <w:p w14:paraId="59ADCB63" w14:textId="77777777" w:rsidR="008B5A4F" w:rsidRDefault="008B5A4F" w:rsidP="008B5A4F">
                            <w:pPr>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8F2E57" id="_x0000_s1030" style="position:absolute;margin-left:-.15pt;margin-top:25.45pt;width:451.55pt;height:131.85pt;z-index:25159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" fillcolor="white [3201]" strokecolor="black [3200]" strokeweight="1pt">
                <v:textbox>
                  <w:txbxContent>
                    <w:p w14:paraId="0B74C1CB" w14:textId="10066C33" w:rsidR="008B5A4F" w:rsidRPr="008B5A4F" w:rsidRDefault="008B5A4F" w:rsidP="00A56256">
                      <w:pPr>
                        <w:widowControl w:val="0"/>
                        <w:spacing w:line="258" w:lineRule="auto"/>
                        <w:jc w:val="both"/>
                        <w:rPr>
                          <w:rFonts w:ascii="Calibri" w:hAnsi="Calibri" w:cs="Calibri"/>
                          <w:iCs/>
                        </w:rPr>
                      </w:pPr>
                      <w:r w:rsidRPr="008B5A4F">
                        <w:rPr>
                          <w:rFonts w:ascii="Calibri" w:hAnsi="Calibri" w:cs="Calibri"/>
                          <w:iCs/>
                        </w:rPr>
                        <w:t xml:space="preserve">When children were 1, 6, 15, 24, 36, and 54 months old and in first, third, and fifth grade, mothers reported their depressive symptoms using the Center for Epidemiologic Studies Depression Scale (CES-D; Radloff, 1977). The 20-item scale measured the frequency with which mothers had experienced depression-related states or behaviors in the past week. All items were rated on a 4-point scale ranging from 0 (less than once a week) to 3 (5–7 days a week). The total score ranged from 0 to 60, with higher value indicating higher levels of depressive symptoms. </w:t>
                      </w:r>
                      <w:r w:rsidRPr="008B5A4F">
                        <w:rPr>
                          <w:rFonts w:ascii="Calibri" w:hAnsi="Calibri" w:cs="Calibri"/>
                          <w:iCs/>
                          <w:u w:val="single"/>
                          <w:vertAlign w:val="superscript"/>
                        </w:rPr>
                        <w:t xml:space="preserve"> </w:t>
                      </w:r>
                    </w:p>
                    <w:p w14:paraId="193B4EBB" w14:textId="77777777" w:rsidR="008B5A4F" w:rsidRPr="0001170B" w:rsidRDefault="008B5A4F" w:rsidP="008B5A4F">
                      <w:pPr>
                        <w:widowControl w:val="0"/>
                        <w:spacing w:line="258" w:lineRule="auto"/>
                        <w:jc w:val="right"/>
                        <w:rPr>
                          <w:rFonts w:ascii="Calibri" w:hAnsi="Calibri" w:cs="Calibri"/>
                        </w:rPr>
                      </w:pPr>
                      <w:hyperlink r:id="rId19" w:history="1">
                        <w:r w:rsidRPr="0001170B">
                          <w:rPr>
                            <w:rStyle w:val="Hyperlink"/>
                            <w:rFonts w:ascii="Calibri" w:hAnsi="Calibri" w:cs="Calibri"/>
                            <w:color w:val="auto"/>
                            <w:vertAlign w:val="superscript"/>
                          </w:rPr>
                          <w:t>https://doi.org/10.1111/jora.13042</w:t>
                        </w:r>
                      </w:hyperlink>
                    </w:p>
                    <w:p w14:paraId="59ADCB63" w14:textId="77777777" w:rsidR="008B5A4F" w:rsidRDefault="008B5A4F" w:rsidP="008B5A4F">
                      <w:pPr>
                        <w:jc w:val="right"/>
                      </w:pPr>
                    </w:p>
                  </w:txbxContent>
                </v:textbox>
                <w10:wrap type="topAndBottom" anchorx="margin"/>
              </v:rect>
            </w:pict>
          </mc:Fallback>
        </mc:AlternateContent>
      </w:r>
      <w:r w:rsidR="009155E4" w:rsidRPr="00750A7A">
        <w:rPr>
          <w:rFonts w:cstheme="majorHAnsi"/>
          <w:color w:val="000000" w:themeColor="text1"/>
        </w:rPr>
        <w:t>Example 4</w:t>
      </w:r>
      <w:bookmarkEnd w:id="473"/>
      <w:bookmarkEnd w:id="474"/>
    </w:p>
    <w:p w14:paraId="3F58BE4D" w14:textId="06D17803" w:rsidR="00603CEA" w:rsidRPr="00750A7A" w:rsidRDefault="00603CEA" w:rsidP="00767297">
      <w:pPr>
        <w:spacing w:line="276" w:lineRule="auto"/>
        <w:rPr>
          <w:rFonts w:asciiTheme="majorHAnsi" w:hAnsiTheme="majorHAnsi" w:cstheme="majorHAnsi"/>
          <w:color w:val="000000" w:themeColor="text1"/>
        </w:rPr>
      </w:pPr>
    </w:p>
    <w:p w14:paraId="2EEBC306" w14:textId="28B192C8" w:rsidR="00CF726C" w:rsidRPr="00750A7A" w:rsidRDefault="009155E4" w:rsidP="00767297">
      <w:pPr>
        <w:spacing w:line="276" w:lineRule="auto"/>
        <w:rPr>
          <w:rFonts w:asciiTheme="majorHAnsi" w:hAnsiTheme="majorHAnsi" w:cstheme="majorHAnsi"/>
          <w:color w:val="000000" w:themeColor="text1"/>
        </w:rPr>
      </w:pPr>
      <w:r w:rsidRPr="00750A7A">
        <w:rPr>
          <w:rFonts w:asciiTheme="majorHAnsi" w:hAnsiTheme="majorHAnsi" w:cstheme="majorHAnsi"/>
          <w:b/>
          <w:color w:val="A6A6A6" w:themeColor="background1" w:themeShade="A6"/>
          <w:u w:val="single"/>
        </w:rPr>
        <w:t>Solution:</w:t>
      </w:r>
    </w:p>
    <w:p w14:paraId="3A3A3862" w14:textId="77777777" w:rsidR="009635CE" w:rsidRPr="00750A7A" w:rsidRDefault="009155E4"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 xml:space="preserve">A few keywords nudge us in the right direction - namely “...mothers </w:t>
      </w:r>
      <w:r w:rsidRPr="00750A7A">
        <w:rPr>
          <w:rFonts w:asciiTheme="majorHAnsi" w:hAnsiTheme="majorHAnsi" w:cstheme="majorHAnsi"/>
          <w:i/>
          <w:color w:val="A6A6A6" w:themeColor="background1" w:themeShade="A6"/>
        </w:rPr>
        <w:t>reported</w:t>
      </w:r>
      <w:r w:rsidRPr="00750A7A">
        <w:rPr>
          <w:rFonts w:asciiTheme="majorHAnsi" w:hAnsiTheme="majorHAnsi" w:cstheme="majorHAnsi"/>
          <w:color w:val="A6A6A6" w:themeColor="background1" w:themeShade="A6"/>
        </w:rPr>
        <w:t xml:space="preserve"> their depressive symptoms…”, “...20-item </w:t>
      </w:r>
      <w:r w:rsidRPr="00750A7A">
        <w:rPr>
          <w:rFonts w:asciiTheme="majorHAnsi" w:hAnsiTheme="majorHAnsi" w:cstheme="majorHAnsi"/>
          <w:i/>
          <w:color w:val="A6A6A6" w:themeColor="background1" w:themeShade="A6"/>
        </w:rPr>
        <w:t>scale</w:t>
      </w:r>
      <w:r w:rsidRPr="00750A7A">
        <w:rPr>
          <w:rFonts w:asciiTheme="majorHAnsi" w:hAnsiTheme="majorHAnsi" w:cstheme="majorHAnsi"/>
          <w:color w:val="A6A6A6" w:themeColor="background1" w:themeShade="A6"/>
        </w:rPr>
        <w:t xml:space="preserve">” and “...measured the </w:t>
      </w:r>
      <w:r w:rsidRPr="00750A7A">
        <w:rPr>
          <w:rFonts w:asciiTheme="majorHAnsi" w:hAnsiTheme="majorHAnsi" w:cstheme="majorHAnsi"/>
          <w:i/>
          <w:color w:val="A6A6A6" w:themeColor="background1" w:themeShade="A6"/>
        </w:rPr>
        <w:t>frequency</w:t>
      </w:r>
      <w:r w:rsidRPr="00750A7A">
        <w:rPr>
          <w:rFonts w:asciiTheme="majorHAnsi" w:hAnsiTheme="majorHAnsi" w:cstheme="majorHAnsi"/>
          <w:color w:val="A6A6A6" w:themeColor="background1" w:themeShade="A6"/>
        </w:rPr>
        <w:t xml:space="preserve"> with which…”. </w:t>
      </w:r>
    </w:p>
    <w:p w14:paraId="6EC0E47D" w14:textId="4B2B1BEA" w:rsidR="007676AB" w:rsidRPr="00750A7A" w:rsidRDefault="0098322E"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bCs/>
          <w:color w:val="A6A6A6" w:themeColor="background1" w:themeShade="A6"/>
        </w:rPr>
        <w:t xml:space="preserve">First dimension: What is being measured? </w:t>
      </w:r>
      <w:r w:rsidR="007676AB" w:rsidRPr="00750A7A">
        <w:rPr>
          <w:rFonts w:asciiTheme="majorHAnsi" w:hAnsiTheme="majorHAnsi" w:cstheme="majorHAnsi"/>
          <w:color w:val="A6A6A6" w:themeColor="background1" w:themeShade="A6"/>
        </w:rPr>
        <w:t>In this case it is a self-report, the mothers reported their symptoms on a scale.</w:t>
      </w:r>
    </w:p>
    <w:p w14:paraId="4AEAC083" w14:textId="579ACD05" w:rsidR="007676AB" w:rsidRPr="00750A7A" w:rsidRDefault="0098322E"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bCs/>
          <w:color w:val="A6A6A6" w:themeColor="background1" w:themeShade="A6"/>
        </w:rPr>
        <w:t>Second dimension: How is it being measured?</w:t>
      </w:r>
      <w:r w:rsidR="00747F52" w:rsidRPr="00750A7A">
        <w:rPr>
          <w:rFonts w:asciiTheme="majorHAnsi" w:hAnsiTheme="majorHAnsi" w:cstheme="majorHAnsi"/>
          <w:color w:val="A6A6A6" w:themeColor="background1" w:themeShade="A6"/>
        </w:rPr>
        <w:t xml:space="preserve"> </w:t>
      </w:r>
      <w:r w:rsidR="007676AB" w:rsidRPr="00750A7A">
        <w:rPr>
          <w:rFonts w:asciiTheme="majorHAnsi" w:hAnsiTheme="majorHAnsi" w:cstheme="majorHAnsi"/>
          <w:color w:val="A6A6A6" w:themeColor="background1" w:themeShade="A6"/>
        </w:rPr>
        <w:t xml:space="preserve">According to the description, the scale assesses “the frequency with which mothers had experienced depression-related states or behaviors.” This suggests that the scale measures both subjective experience and behavior. To confirm this, it is important to review the actual items. Upon inspection, we find that at least one item captures a behavioral aspect (“My sleep was restless”), while others focus on internal states or feelings. Therefore, this measure should be classified as assessing both behavior and subjective experience. </w:t>
      </w:r>
    </w:p>
    <w:p w14:paraId="16DD8C0B" w14:textId="492BDA0B" w:rsidR="00EA2AA3" w:rsidRPr="00750A7A" w:rsidRDefault="002F030C" w:rsidP="00767297">
      <w:pPr>
        <w:spacing w:line="276" w:lineRule="auto"/>
        <w:jc w:val="both"/>
      </w:pPr>
      <w:r w:rsidRPr="00750A7A">
        <w:rPr>
          <w:rFonts w:asciiTheme="majorHAnsi" w:hAnsiTheme="majorHAnsi" w:cstheme="majorHAnsi"/>
          <w:bCs/>
          <w:color w:val="A6A6A6" w:themeColor="background1" w:themeShade="A6"/>
        </w:rPr>
        <w:t xml:space="preserve">Examining the relevant cell (where the row and column intersect), this is a </w:t>
      </w:r>
      <w:r w:rsidR="00747F52" w:rsidRPr="00750A7A">
        <w:rPr>
          <w:rFonts w:asciiTheme="majorHAnsi" w:hAnsiTheme="majorHAnsi" w:cstheme="majorHAnsi"/>
          <w:b/>
          <w:color w:val="A6A6A6" w:themeColor="background1" w:themeShade="A6"/>
        </w:rPr>
        <w:t>self-report of behavior</w:t>
      </w:r>
      <w:r w:rsidR="00747F52" w:rsidRPr="00750A7A">
        <w:rPr>
          <w:rFonts w:asciiTheme="majorHAnsi" w:hAnsiTheme="majorHAnsi" w:cstheme="majorHAnsi"/>
          <w:color w:val="A6A6A6" w:themeColor="background1" w:themeShade="A6"/>
        </w:rPr>
        <w:t>.</w:t>
      </w:r>
      <w:bookmarkStart w:id="475" w:name="_Toc208510438"/>
    </w:p>
    <w:p w14:paraId="09E7D1E1" w14:textId="272A2516" w:rsidR="00F738C0" w:rsidRPr="00750A7A" w:rsidRDefault="009155E4" w:rsidP="00767297">
      <w:pPr>
        <w:pStyle w:val="Heading2"/>
        <w:spacing w:line="276" w:lineRule="auto"/>
        <w:rPr>
          <w:rFonts w:cstheme="majorHAnsi"/>
          <w:color w:val="000000" w:themeColor="text1"/>
        </w:rPr>
      </w:pPr>
      <w:bookmarkStart w:id="476" w:name="_Toc224681564"/>
      <w:r w:rsidRPr="00750A7A">
        <w:rPr>
          <w:rFonts w:cstheme="majorHAnsi"/>
          <w:color w:val="000000" w:themeColor="text1"/>
        </w:rPr>
        <w:t>Example 5</w:t>
      </w:r>
      <w:bookmarkEnd w:id="475"/>
      <w:bookmarkEnd w:id="476"/>
    </w:p>
    <w:p w14:paraId="33E87E07" w14:textId="7AFBF098" w:rsidR="00603CEA" w:rsidRPr="00750A7A" w:rsidRDefault="0082258B" w:rsidP="00767297">
      <w:pPr>
        <w:spacing w:line="276" w:lineRule="auto"/>
        <w:rPr>
          <w:rFonts w:asciiTheme="majorHAnsi" w:hAnsiTheme="majorHAnsi" w:cstheme="majorHAnsi"/>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599360" behindDoc="0" locked="0" layoutInCell="1" allowOverlap="1" wp14:anchorId="5A2CC37E" wp14:editId="2BE62779">
                <wp:simplePos x="0" y="0"/>
                <wp:positionH relativeFrom="margin">
                  <wp:posOffset>-15474</wp:posOffset>
                </wp:positionH>
                <wp:positionV relativeFrom="paragraph">
                  <wp:posOffset>56181</wp:posOffset>
                </wp:positionV>
                <wp:extent cx="5738757" cy="2191537"/>
                <wp:effectExtent l="0" t="0" r="14605" b="18415"/>
                <wp:wrapTopAndBottom/>
                <wp:docPr id="1791320399" name="Rechteck 16"/>
                <wp:cNvGraphicFramePr/>
                <a:graphic xmlns:a="http://schemas.openxmlformats.org/drawingml/2006/main">
                  <a:graphicData uri="http://schemas.microsoft.com/office/word/2010/wordprocessingShape">
                    <wps:wsp>
                      <wps:cNvSpPr/>
                      <wps:spPr>
                        <a:xfrm>
                          <a:off x="0" y="0"/>
                          <a:ext cx="5738757" cy="219153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107DFD5E" w14:textId="77777777" w:rsidR="0082258B" w:rsidRPr="000871E6" w:rsidRDefault="0082258B" w:rsidP="00A56256">
                            <w:pPr>
                              <w:widowControl w:val="0"/>
                              <w:spacing w:line="258" w:lineRule="auto"/>
                              <w:jc w:val="both"/>
                              <w:rPr>
                                <w:rFonts w:asciiTheme="majorHAnsi" w:hAnsiTheme="majorHAnsi" w:cstheme="majorHAnsi"/>
                                <w:iCs/>
                                <w:color w:val="000000" w:themeColor="text1"/>
                              </w:rPr>
                            </w:pPr>
                            <w:r w:rsidRPr="000871E6">
                              <w:rPr>
                                <w:rFonts w:asciiTheme="majorHAnsi" w:hAnsiTheme="majorHAnsi" w:cstheme="majorHAnsi"/>
                                <w:iCs/>
                                <w:color w:val="000000" w:themeColor="text1"/>
                              </w:rPr>
                              <w:t>Experiments 2 and 3 begin to explore whether infants of this age construe Michottean triggering events as causal.</w:t>
                            </w:r>
                          </w:p>
                          <w:p w14:paraId="4C6DBDA0" w14:textId="77777777" w:rsidR="0082258B" w:rsidRPr="000871E6" w:rsidRDefault="0082258B" w:rsidP="00A56256">
                            <w:pPr>
                              <w:widowControl w:val="0"/>
                              <w:spacing w:line="258" w:lineRule="auto"/>
                              <w:jc w:val="both"/>
                              <w:rPr>
                                <w:rFonts w:asciiTheme="majorHAnsi" w:hAnsiTheme="majorHAnsi" w:cstheme="majorHAnsi"/>
                                <w:iCs/>
                                <w:color w:val="000000" w:themeColor="text1"/>
                              </w:rPr>
                            </w:pPr>
                            <w:r w:rsidRPr="000871E6">
                              <w:rPr>
                                <w:rFonts w:asciiTheme="majorHAnsi" w:hAnsiTheme="majorHAnsi" w:cstheme="majorHAnsi"/>
                                <w:iCs/>
                                <w:color w:val="000000" w:themeColor="text1"/>
                              </w:rPr>
                              <w:t xml:space="preserve">…Beige curtains obscured the rest of the room from the infants' view. Infants sat on their parent's lap about 142 cm from the display screen. A hidden camera located directly under the center of the display monitor recorded infants' looking </w:t>
                            </w:r>
                            <w:hyperlink r:id="rId20">
                              <w:r w:rsidRPr="000871E6">
                                <w:rPr>
                                  <w:rFonts w:asciiTheme="majorHAnsi" w:hAnsiTheme="majorHAnsi" w:cstheme="majorHAnsi"/>
                                  <w:iCs/>
                                  <w:color w:val="000000" w:themeColor="text1"/>
                                </w:rPr>
                                <w:t>behavior</w:t>
                              </w:r>
                            </w:hyperlink>
                            <w:r w:rsidRPr="000871E6">
                              <w:rPr>
                                <w:rFonts w:asciiTheme="majorHAnsi" w:hAnsiTheme="majorHAnsi" w:cstheme="majorHAnsi"/>
                                <w:iCs/>
                                <w:color w:val="000000" w:themeColor="text1"/>
                              </w:rPr>
                              <w:t xml:space="preserve"> and displayed a live feed to the experimenter…</w:t>
                            </w:r>
                          </w:p>
                          <w:p w14:paraId="291078CF" w14:textId="77777777" w:rsidR="0082258B" w:rsidRPr="000871E6" w:rsidRDefault="0082258B" w:rsidP="00A56256">
                            <w:pPr>
                              <w:widowControl w:val="0"/>
                              <w:spacing w:line="258" w:lineRule="auto"/>
                              <w:jc w:val="both"/>
                              <w:rPr>
                                <w:rFonts w:asciiTheme="majorHAnsi" w:eastAsia="Georgia" w:hAnsiTheme="majorHAnsi" w:cstheme="majorHAnsi"/>
                                <w:iCs/>
                                <w:color w:val="000000" w:themeColor="text1"/>
                                <w:u w:val="single"/>
                                <w:vertAlign w:val="superscript"/>
                              </w:rPr>
                            </w:pPr>
                            <w:r w:rsidRPr="000871E6">
                              <w:rPr>
                                <w:rFonts w:asciiTheme="majorHAnsi" w:hAnsiTheme="majorHAnsi" w:cstheme="majorHAnsi"/>
                                <w:iCs/>
                                <w:color w:val="000000" w:themeColor="text1"/>
                              </w:rPr>
                              <w:t>…PyHab automatically controls the timing and content of stimulus presentation according to the experimenter's real-time coding of looking times, including calculations of when to end habituation and proceed to the test trial…</w:t>
                            </w:r>
                          </w:p>
                          <w:p w14:paraId="77F7588A" w14:textId="77777777" w:rsidR="0082258B" w:rsidRPr="0001170B" w:rsidRDefault="0082258B" w:rsidP="0082258B">
                            <w:pPr>
                              <w:widowControl w:val="0"/>
                              <w:pBdr>
                                <w:top w:val="nil"/>
                                <w:left w:val="nil"/>
                                <w:bottom w:val="nil"/>
                                <w:right w:val="nil"/>
                                <w:between w:val="nil"/>
                              </w:pBdr>
                              <w:spacing w:line="258" w:lineRule="auto"/>
                              <w:jc w:val="right"/>
                              <w:rPr>
                                <w:rFonts w:ascii="Calibri" w:hAnsi="Calibri" w:cs="Calibri"/>
                                <w:iCs/>
                                <w:color w:val="000000" w:themeColor="text1"/>
                              </w:rPr>
                            </w:pPr>
                            <w:hyperlink r:id="rId21">
                              <w:r w:rsidRPr="0001170B">
                                <w:rPr>
                                  <w:rFonts w:ascii="Calibri" w:hAnsi="Calibri" w:cs="Calibri"/>
                                  <w:iCs/>
                                  <w:color w:val="000000" w:themeColor="text1"/>
                                  <w:u w:val="single"/>
                                  <w:vertAlign w:val="superscript"/>
                                </w:rPr>
                                <w:t>https://doi.org/10.1016/j.cognition.2024.105844</w:t>
                              </w:r>
                            </w:hyperlink>
                          </w:p>
                          <w:p w14:paraId="00422FE4" w14:textId="77777777" w:rsidR="0082258B" w:rsidRPr="0082258B" w:rsidRDefault="0082258B" w:rsidP="0082258B">
                            <w:pPr>
                              <w:jc w:val="center"/>
                              <w:rPr>
                                <w:i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CC37E" id="Rechteck 16" o:spid="_x0000_s1031" style="position:absolute;margin-left:-1.2pt;margin-top:4.4pt;width:451.85pt;height:172.55pt;z-index:25159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" fillcolor="white [3201]" strokecolor="black [3200]" strokeweight="1pt">
                <v:textbox>
                  <w:txbxContent>
                    <w:p w14:paraId="107DFD5E" w14:textId="77777777" w:rsidR="0082258B" w:rsidRPr="000871E6" w:rsidRDefault="0082258B" w:rsidP="00A56256">
                      <w:pPr>
                        <w:widowControl w:val="0"/>
                        <w:spacing w:line="258" w:lineRule="auto"/>
                        <w:jc w:val="both"/>
                        <w:rPr>
                          <w:rFonts w:asciiTheme="majorHAnsi" w:hAnsiTheme="majorHAnsi" w:cstheme="majorHAnsi"/>
                          <w:iCs/>
                          <w:color w:val="000000" w:themeColor="text1"/>
                        </w:rPr>
                      </w:pPr>
                      <w:r w:rsidRPr="000871E6">
                        <w:rPr>
                          <w:rFonts w:asciiTheme="majorHAnsi" w:hAnsiTheme="majorHAnsi" w:cstheme="majorHAnsi"/>
                          <w:iCs/>
                          <w:color w:val="000000" w:themeColor="text1"/>
                        </w:rPr>
                        <w:t>Experiments 2 and 3 begin to explore whether infants of this age construe Michottean triggering events as causal.</w:t>
                      </w:r>
                    </w:p>
                    <w:p w14:paraId="4C6DBDA0" w14:textId="77777777" w:rsidR="0082258B" w:rsidRPr="000871E6" w:rsidRDefault="0082258B" w:rsidP="00A56256">
                      <w:pPr>
                        <w:widowControl w:val="0"/>
                        <w:spacing w:line="258" w:lineRule="auto"/>
                        <w:jc w:val="both"/>
                        <w:rPr>
                          <w:rFonts w:asciiTheme="majorHAnsi" w:hAnsiTheme="majorHAnsi" w:cstheme="majorHAnsi"/>
                          <w:iCs/>
                          <w:color w:val="000000" w:themeColor="text1"/>
                        </w:rPr>
                      </w:pPr>
                      <w:r w:rsidRPr="000871E6">
                        <w:rPr>
                          <w:rFonts w:asciiTheme="majorHAnsi" w:hAnsiTheme="majorHAnsi" w:cstheme="majorHAnsi"/>
                          <w:iCs/>
                          <w:color w:val="000000" w:themeColor="text1"/>
                        </w:rPr>
                        <w:t xml:space="preserve">…Beige curtains obscured the rest of the room from the infants' view. Infants sat on their parent's lap about 142 cm from the display screen. A hidden camera located directly under the center of the display monitor recorded infants' looking </w:t>
                      </w:r>
                      <w:hyperlink r:id="rId22">
                        <w:r w:rsidRPr="000871E6">
                          <w:rPr>
                            <w:rFonts w:asciiTheme="majorHAnsi" w:hAnsiTheme="majorHAnsi" w:cstheme="majorHAnsi"/>
                            <w:iCs/>
                            <w:color w:val="000000" w:themeColor="text1"/>
                          </w:rPr>
                          <w:t>behavior</w:t>
                        </w:r>
                      </w:hyperlink>
                      <w:r w:rsidRPr="000871E6">
                        <w:rPr>
                          <w:rFonts w:asciiTheme="majorHAnsi" w:hAnsiTheme="majorHAnsi" w:cstheme="majorHAnsi"/>
                          <w:iCs/>
                          <w:color w:val="000000" w:themeColor="text1"/>
                        </w:rPr>
                        <w:t xml:space="preserve"> and displayed a live feed to the experimenter…</w:t>
                      </w:r>
                    </w:p>
                    <w:p w14:paraId="291078CF" w14:textId="77777777" w:rsidR="0082258B" w:rsidRPr="000871E6" w:rsidRDefault="0082258B" w:rsidP="00A56256">
                      <w:pPr>
                        <w:widowControl w:val="0"/>
                        <w:spacing w:line="258" w:lineRule="auto"/>
                        <w:jc w:val="both"/>
                        <w:rPr>
                          <w:rFonts w:asciiTheme="majorHAnsi" w:eastAsia="Georgia" w:hAnsiTheme="majorHAnsi" w:cstheme="majorHAnsi"/>
                          <w:iCs/>
                          <w:color w:val="000000" w:themeColor="text1"/>
                          <w:u w:val="single"/>
                          <w:vertAlign w:val="superscript"/>
                        </w:rPr>
                      </w:pPr>
                      <w:r w:rsidRPr="000871E6">
                        <w:rPr>
                          <w:rFonts w:asciiTheme="majorHAnsi" w:hAnsiTheme="majorHAnsi" w:cstheme="majorHAnsi"/>
                          <w:iCs/>
                          <w:color w:val="000000" w:themeColor="text1"/>
                        </w:rPr>
                        <w:t>…PyHab automatically controls the timing and content of stimulus presentation according to the experimenter's real-time coding of looking times, including calculations of when to end habituation and proceed to the test trial…</w:t>
                      </w:r>
                    </w:p>
                    <w:p w14:paraId="77F7588A" w14:textId="77777777" w:rsidR="0082258B" w:rsidRPr="0001170B" w:rsidRDefault="0082258B" w:rsidP="0082258B">
                      <w:pPr>
                        <w:widowControl w:val="0"/>
                        <w:pBdr>
                          <w:top w:val="nil"/>
                          <w:left w:val="nil"/>
                          <w:bottom w:val="nil"/>
                          <w:right w:val="nil"/>
                          <w:between w:val="nil"/>
                        </w:pBdr>
                        <w:spacing w:line="258" w:lineRule="auto"/>
                        <w:jc w:val="right"/>
                        <w:rPr>
                          <w:rFonts w:ascii="Calibri" w:hAnsi="Calibri" w:cs="Calibri"/>
                          <w:iCs/>
                          <w:color w:val="000000" w:themeColor="text1"/>
                        </w:rPr>
                      </w:pPr>
                      <w:hyperlink r:id="rId23">
                        <w:r w:rsidRPr="0001170B">
                          <w:rPr>
                            <w:rFonts w:ascii="Calibri" w:hAnsi="Calibri" w:cs="Calibri"/>
                            <w:iCs/>
                            <w:color w:val="000000" w:themeColor="text1"/>
                            <w:u w:val="single"/>
                            <w:vertAlign w:val="superscript"/>
                          </w:rPr>
                          <w:t>https://doi.org/10.1016/j.cognition.2024.105844</w:t>
                        </w:r>
                      </w:hyperlink>
                    </w:p>
                    <w:p w14:paraId="00422FE4" w14:textId="77777777" w:rsidR="0082258B" w:rsidRPr="0082258B" w:rsidRDefault="0082258B" w:rsidP="0082258B">
                      <w:pPr>
                        <w:jc w:val="center"/>
                        <w:rPr>
                          <w:iCs/>
                          <w:color w:val="000000" w:themeColor="text1"/>
                        </w:rPr>
                      </w:pPr>
                    </w:p>
                  </w:txbxContent>
                </v:textbox>
                <w10:wrap type="topAndBottom" anchorx="margin"/>
              </v:rect>
            </w:pict>
          </mc:Fallback>
        </mc:AlternateContent>
      </w:r>
    </w:p>
    <w:p w14:paraId="2EEBC30E" w14:textId="46E3F930" w:rsidR="00CF726C" w:rsidRPr="00750A7A" w:rsidRDefault="30B23281" w:rsidP="00767297">
      <w:pPr>
        <w:spacing w:line="276" w:lineRule="auto"/>
        <w:rPr>
          <w:rFonts w:asciiTheme="majorHAnsi" w:hAnsiTheme="majorHAnsi" w:cstheme="majorHAnsi"/>
          <w:b/>
          <w:bCs/>
          <w:color w:val="A6A6A6" w:themeColor="background1" w:themeShade="A6"/>
          <w:u w:val="single"/>
        </w:rPr>
      </w:pPr>
      <w:r w:rsidRPr="00750A7A">
        <w:rPr>
          <w:rFonts w:asciiTheme="majorHAnsi" w:hAnsiTheme="majorHAnsi" w:cstheme="majorHAnsi"/>
          <w:b/>
          <w:bCs/>
          <w:color w:val="A6A6A6" w:themeColor="background1" w:themeShade="A6"/>
          <w:u w:val="single"/>
        </w:rPr>
        <w:t>Solution:</w:t>
      </w:r>
    </w:p>
    <w:p w14:paraId="13909208" w14:textId="435713FC" w:rsidR="30B23281" w:rsidRPr="00750A7A" w:rsidRDefault="30B23281"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First dimension: How is it being measured</w:t>
      </w:r>
      <w:r w:rsidR="005D1716"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They got a hidden camera recording the behavior and experimenters coded the looking times. The researchers are measuring frequency and duration of overt, observable behavior, that means row “Behavioral measure”.</w:t>
      </w:r>
    </w:p>
    <w:p w14:paraId="234BCF58" w14:textId="51E00B24" w:rsidR="007676AB" w:rsidRPr="00750A7A" w:rsidRDefault="00C84260"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lastRenderedPageBreak/>
        <w:t xml:space="preserve">Second dimension: </w:t>
      </w:r>
      <w:r w:rsidR="007676AB" w:rsidRPr="00750A7A">
        <w:rPr>
          <w:rFonts w:asciiTheme="majorHAnsi" w:hAnsiTheme="majorHAnsi" w:cstheme="majorHAnsi"/>
          <w:bCs/>
          <w:color w:val="A6A6A6" w:themeColor="background1" w:themeShade="A6"/>
        </w:rPr>
        <w:t>What is being measured</w:t>
      </w:r>
      <w:r w:rsidR="00DA0275" w:rsidRPr="00750A7A">
        <w:rPr>
          <w:rFonts w:asciiTheme="majorHAnsi" w:hAnsiTheme="majorHAnsi" w:cstheme="majorHAnsi"/>
          <w:bCs/>
          <w:color w:val="A6A6A6" w:themeColor="background1" w:themeShade="A6"/>
        </w:rPr>
        <w:t>?</w:t>
      </w:r>
      <w:r w:rsidR="007676AB" w:rsidRPr="00750A7A">
        <w:rPr>
          <w:rFonts w:asciiTheme="majorHAnsi" w:hAnsiTheme="majorHAnsi" w:cstheme="majorHAnsi"/>
          <w:bCs/>
          <w:color w:val="A6A6A6" w:themeColor="background1" w:themeShade="A6"/>
        </w:rPr>
        <w:t xml:space="preserve"> In the experiment they measure infants’ looking behavior</w:t>
      </w:r>
      <w:r w:rsidR="007676AB" w:rsidRPr="00750A7A">
        <w:rPr>
          <w:rFonts w:asciiTheme="majorHAnsi" w:hAnsiTheme="majorHAnsi" w:cstheme="majorHAnsi"/>
          <w:color w:val="A6A6A6" w:themeColor="background1" w:themeShade="A6"/>
        </w:rPr>
        <w:t xml:space="preserve"> and experimenters coding looking times in real-time. However, they're not interested in the infants' looking times for behavior's sake, rather they want to find out "whether infants of this age construe Michottean triggering events as causal". In other words, they want to understand the brain’s capabilities and processes in infants. This speaks for the column “Mental ability or cognitive process”</w:t>
      </w:r>
    </w:p>
    <w:p w14:paraId="1989A22E" w14:textId="7207EC43" w:rsidR="00EA2AA3" w:rsidRDefault="30B23281"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 xml:space="preserve">Examining the relevant cell (where the row and column intersect), this is a </w:t>
      </w:r>
      <w:r w:rsidRPr="00750A7A">
        <w:rPr>
          <w:rFonts w:asciiTheme="majorHAnsi" w:hAnsiTheme="majorHAnsi" w:cstheme="majorHAnsi"/>
          <w:b/>
          <w:bCs/>
          <w:color w:val="A6A6A6" w:themeColor="background1" w:themeShade="A6"/>
        </w:rPr>
        <w:t>behavioral measure of ability</w:t>
      </w:r>
      <w:r w:rsidRPr="00750A7A">
        <w:rPr>
          <w:rFonts w:asciiTheme="majorHAnsi" w:hAnsiTheme="majorHAnsi" w:cstheme="majorHAnsi"/>
          <w:color w:val="A6A6A6" w:themeColor="background1" w:themeShade="A6"/>
        </w:rPr>
        <w:t>.</w:t>
      </w:r>
      <w:bookmarkStart w:id="477" w:name="_Toc208510439"/>
    </w:p>
    <w:p w14:paraId="4D5ACEDC" w14:textId="77777777" w:rsidR="009029DB" w:rsidRPr="00750A7A" w:rsidRDefault="009029DB" w:rsidP="00767297">
      <w:pPr>
        <w:spacing w:line="276" w:lineRule="auto"/>
        <w:jc w:val="both"/>
      </w:pPr>
    </w:p>
    <w:p w14:paraId="00D80E97" w14:textId="596BD9A6" w:rsidR="00AD08A8" w:rsidRPr="00750A7A" w:rsidRDefault="009155E4" w:rsidP="00767297">
      <w:pPr>
        <w:pStyle w:val="Heading2"/>
        <w:spacing w:line="276" w:lineRule="auto"/>
        <w:rPr>
          <w:rFonts w:cstheme="majorHAnsi"/>
          <w:color w:val="000000" w:themeColor="text1"/>
        </w:rPr>
      </w:pPr>
      <w:bookmarkStart w:id="478" w:name="_Toc224681565"/>
      <w:r w:rsidRPr="00750A7A">
        <w:rPr>
          <w:rFonts w:cstheme="majorHAnsi"/>
          <w:color w:val="000000" w:themeColor="text1"/>
        </w:rPr>
        <w:t>Example 6</w:t>
      </w:r>
      <w:bookmarkEnd w:id="477"/>
      <w:bookmarkEnd w:id="478"/>
      <w:r w:rsidR="00AD08A8" w:rsidRPr="00750A7A">
        <w:rPr>
          <w:rFonts w:cstheme="majorHAnsi"/>
          <w:color w:val="000000" w:themeColor="text1"/>
        </w:rPr>
        <w:t xml:space="preserve"> </w:t>
      </w:r>
    </w:p>
    <w:p w14:paraId="638B440F" w14:textId="3F614E91" w:rsidR="00EA2AA3" w:rsidRPr="00767297" w:rsidRDefault="00D635E7" w:rsidP="00767297">
      <w:pPr>
        <w:spacing w:line="276" w:lineRule="auto"/>
        <w:rPr>
          <w:rFonts w:asciiTheme="majorHAnsi" w:hAnsiTheme="majorHAnsi" w:cstheme="majorHAnsi"/>
          <w:b/>
          <w:color w:val="000000" w:themeColor="text1"/>
          <w:u w:val="single"/>
        </w:rPr>
      </w:pPr>
      <w:r w:rsidRPr="00750A7A">
        <w:rPr>
          <w:rFonts w:asciiTheme="majorHAnsi" w:hAnsiTheme="majorHAnsi" w:cstheme="majorHAnsi"/>
          <w:bCs/>
          <w:noProof/>
          <w:color w:val="000000" w:themeColor="text1"/>
        </w:rPr>
        <mc:AlternateContent>
          <mc:Choice Requires="wps">
            <w:drawing>
              <wp:anchor distT="0" distB="0" distL="114300" distR="114300" simplePos="0" relativeHeight="251602432" behindDoc="0" locked="0" layoutInCell="1" allowOverlap="1" wp14:anchorId="01862DFD" wp14:editId="45BD7D87">
                <wp:simplePos x="0" y="0"/>
                <wp:positionH relativeFrom="margin">
                  <wp:align>center</wp:align>
                </wp:positionH>
                <wp:positionV relativeFrom="paragraph">
                  <wp:posOffset>51144</wp:posOffset>
                </wp:positionV>
                <wp:extent cx="5735782" cy="1351370"/>
                <wp:effectExtent l="0" t="0" r="17780" b="20320"/>
                <wp:wrapTopAndBottom/>
                <wp:docPr id="1989047247" name="Rechteck 17"/>
                <wp:cNvGraphicFramePr/>
                <a:graphic xmlns:a="http://schemas.openxmlformats.org/drawingml/2006/main">
                  <a:graphicData uri="http://schemas.microsoft.com/office/word/2010/wordprocessingShape">
                    <wps:wsp>
                      <wps:cNvSpPr/>
                      <wps:spPr>
                        <a:xfrm>
                          <a:off x="0" y="0"/>
                          <a:ext cx="5735782" cy="135137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0A255837" w14:textId="77777777" w:rsidR="00AD08A8" w:rsidRPr="007723BD" w:rsidRDefault="00AD08A8" w:rsidP="00A56256">
                            <w:pPr>
                              <w:widowControl w:val="0"/>
                              <w:spacing w:line="276" w:lineRule="auto"/>
                              <w:jc w:val="both"/>
                              <w:rPr>
                                <w:rFonts w:ascii="Calibri" w:hAnsi="Calibri" w:cs="Calibri"/>
                                <w:iCs/>
                              </w:rPr>
                            </w:pPr>
                            <w:r w:rsidRPr="007723BD">
                              <w:rPr>
                                <w:rFonts w:ascii="Calibri" w:hAnsi="Calibri" w:cs="Calibri"/>
                                <w:iCs/>
                              </w:rPr>
                              <w:t>Research assistants coded for verbal and nonverbal participant behaviors during the interaction. Specifically, research assistants rated how comfortable, confident, interested, enthusiastic, smiling, engaged, anxious, and tense the participant appeared, and how comfortable, confident, and anxious the participant sounded on a scale of 1 (not at all) to 7 (extremely).</w:t>
                            </w:r>
                          </w:p>
                          <w:p w14:paraId="7A5F9DFC" w14:textId="19A5D692" w:rsidR="00AD08A8" w:rsidRPr="0001170B" w:rsidRDefault="00AD08A8" w:rsidP="00AD08A8">
                            <w:pPr>
                              <w:widowControl w:val="0"/>
                              <w:spacing w:line="258" w:lineRule="auto"/>
                              <w:jc w:val="right"/>
                              <w:rPr>
                                <w:rFonts w:ascii="Calibri" w:hAnsi="Calibri" w:cs="Calibri"/>
                                <w:i/>
                              </w:rPr>
                            </w:pPr>
                            <w:r w:rsidRPr="0001170B">
                              <w:rPr>
                                <w:rFonts w:ascii="Calibri" w:hAnsi="Calibri" w:cs="Calibri"/>
                                <w:i/>
                              </w:rPr>
                              <w:t xml:space="preserve"> </w:t>
                            </w:r>
                            <w:hyperlink r:id="rId24">
                              <w:r w:rsidRPr="0001170B">
                                <w:rPr>
                                  <w:rFonts w:ascii="Calibri" w:hAnsi="Calibri" w:cs="Calibri"/>
                                  <w:u w:val="single"/>
                                  <w:vertAlign w:val="superscript"/>
                                </w:rPr>
                                <w:t>https://doi.org/10.1037/pspa0000393</w:t>
                              </w:r>
                            </w:hyperlink>
                          </w:p>
                          <w:p w14:paraId="063A4965" w14:textId="77777777" w:rsidR="00AD08A8" w:rsidRDefault="00AD08A8" w:rsidP="00AD08A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62DFD" id="Rechteck 17" o:spid="_x0000_s1032" style="position:absolute;margin-left:0;margin-top:4.05pt;width:451.65pt;height:106.4pt;z-index:251602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" fillcolor="white [3201]" strokecolor="black [3200]" strokeweight="1pt">
                <v:textbox>
                  <w:txbxContent>
                    <w:p w14:paraId="0A255837" w14:textId="77777777" w:rsidR="00AD08A8" w:rsidRPr="007723BD" w:rsidRDefault="00AD08A8" w:rsidP="00A56256">
                      <w:pPr>
                        <w:widowControl w:val="0"/>
                        <w:spacing w:line="276" w:lineRule="auto"/>
                        <w:jc w:val="both"/>
                        <w:rPr>
                          <w:rFonts w:ascii="Calibri" w:hAnsi="Calibri" w:cs="Calibri"/>
                          <w:iCs/>
                        </w:rPr>
                      </w:pPr>
                      <w:r w:rsidRPr="007723BD">
                        <w:rPr>
                          <w:rFonts w:ascii="Calibri" w:hAnsi="Calibri" w:cs="Calibri"/>
                          <w:iCs/>
                        </w:rPr>
                        <w:t>Research assistants coded for verbal and nonverbal participant behaviors during the interaction. Specifically, research assistants rated how comfortable, confident, interested, enthusiastic, smiling, engaged, anxious, and tense the participant appeared, and how comfortable, confident, and anxious the participant sounded on a scale of 1 (not at all) to 7 (extremely).</w:t>
                      </w:r>
                    </w:p>
                    <w:p w14:paraId="7A5F9DFC" w14:textId="19A5D692" w:rsidR="00AD08A8" w:rsidRPr="0001170B" w:rsidRDefault="00AD08A8" w:rsidP="00AD08A8">
                      <w:pPr>
                        <w:widowControl w:val="0"/>
                        <w:spacing w:line="258" w:lineRule="auto"/>
                        <w:jc w:val="right"/>
                        <w:rPr>
                          <w:rFonts w:ascii="Calibri" w:hAnsi="Calibri" w:cs="Calibri"/>
                          <w:i/>
                        </w:rPr>
                      </w:pPr>
                      <w:r w:rsidRPr="0001170B">
                        <w:rPr>
                          <w:rFonts w:ascii="Calibri" w:hAnsi="Calibri" w:cs="Calibri"/>
                          <w:i/>
                        </w:rPr>
                        <w:t xml:space="preserve"> </w:t>
                      </w:r>
                      <w:hyperlink r:id="rId25">
                        <w:r w:rsidRPr="0001170B">
                          <w:rPr>
                            <w:rFonts w:ascii="Calibri" w:hAnsi="Calibri" w:cs="Calibri"/>
                            <w:u w:val="single"/>
                            <w:vertAlign w:val="superscript"/>
                          </w:rPr>
                          <w:t>https://doi.org/10.1037/pspa0000393</w:t>
                        </w:r>
                      </w:hyperlink>
                    </w:p>
                    <w:p w14:paraId="063A4965" w14:textId="77777777" w:rsidR="00AD08A8" w:rsidRDefault="00AD08A8" w:rsidP="00AD08A8">
                      <w:pPr>
                        <w:jc w:val="center"/>
                      </w:pPr>
                    </w:p>
                  </w:txbxContent>
                </v:textbox>
                <w10:wrap type="topAndBottom" anchorx="margin"/>
              </v:rect>
            </w:pict>
          </mc:Fallback>
        </mc:AlternateContent>
      </w:r>
    </w:p>
    <w:p w14:paraId="098D568A" w14:textId="6954569A" w:rsidR="002159B0" w:rsidRPr="00750A7A" w:rsidRDefault="009155E4" w:rsidP="00767297">
      <w:pPr>
        <w:spacing w:line="276" w:lineRule="auto"/>
        <w:rPr>
          <w:rFonts w:asciiTheme="majorHAnsi" w:hAnsiTheme="majorHAnsi" w:cstheme="majorHAnsi"/>
          <w:b/>
          <w:color w:val="A6A6A6" w:themeColor="background1" w:themeShade="A6"/>
          <w:u w:val="single"/>
        </w:rPr>
      </w:pPr>
      <w:r w:rsidRPr="00750A7A">
        <w:rPr>
          <w:rFonts w:asciiTheme="majorHAnsi" w:hAnsiTheme="majorHAnsi" w:cstheme="majorHAnsi"/>
          <w:b/>
          <w:color w:val="A6A6A6" w:themeColor="background1" w:themeShade="A6"/>
          <w:u w:val="single"/>
        </w:rPr>
        <w:t>Solution:</w:t>
      </w:r>
    </w:p>
    <w:p w14:paraId="1B2363D3" w14:textId="3C1C7382" w:rsidR="00FB1A32" w:rsidRPr="00750A7A" w:rsidRDefault="1B511046" w:rsidP="00767297">
      <w:pPr>
        <w:spacing w:line="276" w:lineRule="auto"/>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 xml:space="preserve">First </w:t>
      </w:r>
      <w:r w:rsidR="005D1716" w:rsidRPr="00750A7A">
        <w:rPr>
          <w:rFonts w:asciiTheme="majorHAnsi" w:hAnsiTheme="majorHAnsi" w:cstheme="majorHAnsi"/>
          <w:color w:val="A6A6A6" w:themeColor="background1" w:themeShade="A6"/>
        </w:rPr>
        <w:t>d</w:t>
      </w:r>
      <w:r w:rsidRPr="00750A7A">
        <w:rPr>
          <w:rFonts w:asciiTheme="majorHAnsi" w:hAnsiTheme="majorHAnsi" w:cstheme="majorHAnsi"/>
          <w:color w:val="A6A6A6" w:themeColor="background1" w:themeShade="A6"/>
        </w:rPr>
        <w:t>imension: How is it being measured</w:t>
      </w:r>
      <w:r w:rsidR="00E90D1C"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In this case other people (research assistants) are rating the variable, so it would fall into the row </w:t>
      </w:r>
      <w:r w:rsidR="004E712F" w:rsidRPr="00750A7A">
        <w:rPr>
          <w:rFonts w:asciiTheme="majorHAnsi" w:hAnsiTheme="majorHAnsi" w:cstheme="majorHAnsi"/>
          <w:color w:val="A6A6A6" w:themeColor="background1" w:themeShade="A6"/>
        </w:rPr>
        <w:t>s</w:t>
      </w:r>
      <w:r w:rsidRPr="00750A7A">
        <w:rPr>
          <w:rFonts w:asciiTheme="majorHAnsi" w:hAnsiTheme="majorHAnsi" w:cstheme="majorHAnsi"/>
          <w:color w:val="A6A6A6" w:themeColor="background1" w:themeShade="A6"/>
        </w:rPr>
        <w:t xml:space="preserve">elf-report (and other-report). </w:t>
      </w:r>
    </w:p>
    <w:p w14:paraId="2EEBC315" w14:textId="6E1F251F" w:rsidR="00CF726C" w:rsidRPr="00750A7A" w:rsidRDefault="05F8700A"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Second dimension: How is it being measured</w:t>
      </w:r>
      <w:r w:rsidR="00E90D1C"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In this Study RAs coded for verbal and non-verbal behaviors during interaction. They rated how comfortable or interested participants appeared to be and how they sounded (anxious etc.). From the description it is unclear what exactly they rated. It is likely that they didn’t rate mental abilities/ cognitive processes or Neuro/bio/physiology. We can’t be sure that they didn’t code the frequency/duration of behavior (e.g. behavior like smiling for being comfortable) or only offering their subjective experience on the participants behavior. In this case it is not possible to be certain regarding categorization. I am highly unsure, so I would write down the category “Indeterminable” but add my assumption to the “note” field of the given measure.</w:t>
      </w:r>
    </w:p>
    <w:p w14:paraId="5FC149D8" w14:textId="4580244C" w:rsidR="30B23281" w:rsidRDefault="30B23281"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We can’t make a final decision on the category, this is a</w:t>
      </w:r>
      <w:r w:rsidRPr="00750A7A">
        <w:rPr>
          <w:rFonts w:asciiTheme="majorHAnsi" w:hAnsiTheme="majorHAnsi" w:cstheme="majorHAnsi"/>
          <w:b/>
          <w:bCs/>
          <w:color w:val="A6A6A6" w:themeColor="background1" w:themeShade="A6"/>
        </w:rPr>
        <w:t xml:space="preserve"> </w:t>
      </w:r>
      <w:r w:rsidR="009406FA">
        <w:rPr>
          <w:rFonts w:asciiTheme="majorHAnsi" w:hAnsiTheme="majorHAnsi" w:cstheme="majorHAnsi"/>
          <w:b/>
          <w:bCs/>
          <w:color w:val="A6A6A6" w:themeColor="background1" w:themeShade="A6"/>
        </w:rPr>
        <w:t>self</w:t>
      </w:r>
      <w:r w:rsidRPr="00750A7A">
        <w:rPr>
          <w:rFonts w:asciiTheme="majorHAnsi" w:hAnsiTheme="majorHAnsi" w:cstheme="majorHAnsi"/>
          <w:b/>
          <w:bCs/>
          <w:color w:val="A6A6A6" w:themeColor="background1" w:themeShade="A6"/>
        </w:rPr>
        <w:t xml:space="preserve">-report </w:t>
      </w:r>
      <w:r w:rsidR="009406FA">
        <w:rPr>
          <w:rFonts w:asciiTheme="majorHAnsi" w:hAnsiTheme="majorHAnsi" w:cstheme="majorHAnsi"/>
          <w:b/>
          <w:bCs/>
          <w:color w:val="A6A6A6" w:themeColor="background1" w:themeShade="A6"/>
        </w:rPr>
        <w:t xml:space="preserve">(other-report) </w:t>
      </w:r>
      <w:r w:rsidRPr="00750A7A">
        <w:rPr>
          <w:rFonts w:asciiTheme="majorHAnsi" w:hAnsiTheme="majorHAnsi" w:cstheme="majorHAnsi"/>
          <w:b/>
          <w:bCs/>
          <w:color w:val="A6A6A6" w:themeColor="background1" w:themeShade="A6"/>
        </w:rPr>
        <w:t>with an indeterminable second dimension</w:t>
      </w:r>
      <w:r w:rsidRPr="00750A7A">
        <w:rPr>
          <w:rFonts w:asciiTheme="majorHAnsi" w:hAnsiTheme="majorHAnsi" w:cstheme="majorHAnsi"/>
          <w:color w:val="A6A6A6" w:themeColor="background1" w:themeShade="A6"/>
        </w:rPr>
        <w:t>.</w:t>
      </w:r>
    </w:p>
    <w:p w14:paraId="6D758E86" w14:textId="77777777" w:rsidR="009029DB" w:rsidRPr="00750A7A" w:rsidRDefault="009029DB" w:rsidP="00767297">
      <w:pPr>
        <w:spacing w:line="276" w:lineRule="auto"/>
        <w:jc w:val="both"/>
        <w:rPr>
          <w:rFonts w:asciiTheme="majorHAnsi" w:hAnsiTheme="majorHAnsi" w:cstheme="majorHAnsi"/>
          <w:color w:val="A6A6A6" w:themeColor="background1" w:themeShade="A6"/>
        </w:rPr>
      </w:pPr>
    </w:p>
    <w:p w14:paraId="2EEBC318" w14:textId="77777777" w:rsidR="00CF726C" w:rsidRPr="00750A7A" w:rsidRDefault="009155E4" w:rsidP="00767297">
      <w:pPr>
        <w:pStyle w:val="Heading2"/>
        <w:spacing w:line="276" w:lineRule="auto"/>
        <w:rPr>
          <w:rFonts w:cstheme="majorHAnsi"/>
          <w:color w:val="000000" w:themeColor="text1"/>
        </w:rPr>
      </w:pPr>
      <w:bookmarkStart w:id="479" w:name="_Toc208510440"/>
      <w:bookmarkStart w:id="480" w:name="_Toc224681566"/>
      <w:r w:rsidRPr="00750A7A">
        <w:rPr>
          <w:rFonts w:cstheme="majorHAnsi"/>
          <w:color w:val="000000" w:themeColor="text1"/>
        </w:rPr>
        <w:t>Example 7</w:t>
      </w:r>
      <w:bookmarkEnd w:id="479"/>
      <w:bookmarkEnd w:id="480"/>
    </w:p>
    <w:p w14:paraId="6227A955" w14:textId="17EE1BC7" w:rsidR="00793026" w:rsidRPr="00750A7A" w:rsidRDefault="00D635E7" w:rsidP="00767297">
      <w:pPr>
        <w:spacing w:line="276" w:lineRule="auto"/>
        <w:rPr>
          <w:rFonts w:asciiTheme="majorHAnsi" w:hAnsiTheme="majorHAnsi" w:cstheme="majorHAnsi"/>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605504" behindDoc="0" locked="0" layoutInCell="1" allowOverlap="1" wp14:anchorId="310F0905" wp14:editId="782ADCF9">
                <wp:simplePos x="0" y="0"/>
                <wp:positionH relativeFrom="margin">
                  <wp:align>right</wp:align>
                </wp:positionH>
                <wp:positionV relativeFrom="paragraph">
                  <wp:posOffset>73003</wp:posOffset>
                </wp:positionV>
                <wp:extent cx="5710153" cy="1275127"/>
                <wp:effectExtent l="0" t="0" r="24130" b="20320"/>
                <wp:wrapTopAndBottom/>
                <wp:docPr id="420370199" name="Rechteck 18"/>
                <wp:cNvGraphicFramePr/>
                <a:graphic xmlns:a="http://schemas.openxmlformats.org/drawingml/2006/main">
                  <a:graphicData uri="http://schemas.microsoft.com/office/word/2010/wordprocessingShape">
                    <wps:wsp>
                      <wps:cNvSpPr/>
                      <wps:spPr>
                        <a:xfrm>
                          <a:off x="0" y="0"/>
                          <a:ext cx="5710153" cy="127512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7DF3616F" w14:textId="742C2756" w:rsidR="00A0759B" w:rsidRPr="00A0759B" w:rsidRDefault="00A0759B" w:rsidP="004F6B9C">
                            <w:pPr>
                              <w:jc w:val="both"/>
                              <w:rPr>
                                <w:rFonts w:ascii="Calibri" w:hAnsi="Calibri" w:cs="Calibri"/>
                                <w:iCs/>
                              </w:rPr>
                            </w:pPr>
                            <w:r w:rsidRPr="00A0759B">
                              <w:rPr>
                                <w:rFonts w:ascii="Calibri" w:hAnsi="Calibri" w:cs="Calibri"/>
                                <w:iCs/>
                              </w:rPr>
                              <w:t xml:space="preserve">The Reading the Mind in the Eyes Test [RMET; Hungarian version: "Szemekből Olvasás Teszt", SZOT] consists of a series of photos of the eye-region of the face displayed by different actors and actresses. Participants were asked to choose which of the four listed words best describes what the person in the photo is thinking or feeling. The score was based on the number of correct answers. </w:t>
                            </w:r>
                          </w:p>
                          <w:p w14:paraId="7CEDD5C8" w14:textId="77777777" w:rsidR="00A0759B" w:rsidRPr="0001170B" w:rsidRDefault="00A0759B" w:rsidP="00A0759B">
                            <w:pPr>
                              <w:shd w:val="clear" w:color="auto" w:fill="FFFFFF"/>
                              <w:jc w:val="right"/>
                              <w:rPr>
                                <w:rFonts w:ascii="Calibri" w:eastAsia="Arial" w:hAnsi="Calibri" w:cs="Calibri"/>
                                <w:i/>
                              </w:rPr>
                            </w:pPr>
                            <w:hyperlink r:id="rId26">
                              <w:r w:rsidRPr="0001170B">
                                <w:rPr>
                                  <w:rFonts w:ascii="Calibri" w:hAnsi="Calibri" w:cs="Calibri"/>
                                  <w:u w:val="single"/>
                                  <w:vertAlign w:val="superscript"/>
                                </w:rPr>
                                <w:t>https://doi.org/10.1371/journal.pone.0312021</w:t>
                              </w:r>
                            </w:hyperlink>
                          </w:p>
                          <w:p w14:paraId="327C7B26" w14:textId="77777777" w:rsidR="00A0759B" w:rsidRDefault="00A0759B" w:rsidP="00A075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F0905" id="Rechteck 18" o:spid="_x0000_s1033" style="position:absolute;margin-left:398.4pt;margin-top:5.75pt;width:449.6pt;height:100.4pt;z-index:251605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" fillcolor="white [3201]" strokecolor="black [3200]" strokeweight="1pt">
                <v:textbox>
                  <w:txbxContent>
                    <w:p w14:paraId="7DF3616F" w14:textId="742C2756" w:rsidR="00A0759B" w:rsidRPr="00A0759B" w:rsidRDefault="00A0759B" w:rsidP="004F6B9C">
                      <w:pPr>
                        <w:jc w:val="both"/>
                        <w:rPr>
                          <w:rFonts w:ascii="Calibri" w:hAnsi="Calibri" w:cs="Calibri"/>
                          <w:iCs/>
                        </w:rPr>
                      </w:pPr>
                      <w:r w:rsidRPr="00A0759B">
                        <w:rPr>
                          <w:rFonts w:ascii="Calibri" w:hAnsi="Calibri" w:cs="Calibri"/>
                          <w:iCs/>
                        </w:rPr>
                        <w:t xml:space="preserve">The Reading the Mind in the Eyes Test [RMET; Hungarian version: "Szemekből Olvasás Teszt", SZOT] consists of a series of photos of the eye-region of the face displayed by different actors and actresses. Participants were asked to choose which of the four listed words best describes what the person in the photo is thinking or feeling. The score was based on the number of correct answers. </w:t>
                      </w:r>
                    </w:p>
                    <w:p w14:paraId="7CEDD5C8" w14:textId="77777777" w:rsidR="00A0759B" w:rsidRPr="0001170B" w:rsidRDefault="00A0759B" w:rsidP="00A0759B">
                      <w:pPr>
                        <w:shd w:val="clear" w:color="auto" w:fill="FFFFFF"/>
                        <w:jc w:val="right"/>
                        <w:rPr>
                          <w:rFonts w:ascii="Calibri" w:eastAsia="Arial" w:hAnsi="Calibri" w:cs="Calibri"/>
                          <w:i/>
                        </w:rPr>
                      </w:pPr>
                      <w:hyperlink r:id="rId27">
                        <w:r w:rsidRPr="0001170B">
                          <w:rPr>
                            <w:rFonts w:ascii="Calibri" w:hAnsi="Calibri" w:cs="Calibri"/>
                            <w:u w:val="single"/>
                            <w:vertAlign w:val="superscript"/>
                          </w:rPr>
                          <w:t>https://doi.org/10.1371/journal.pone.0312021</w:t>
                        </w:r>
                      </w:hyperlink>
                    </w:p>
                    <w:p w14:paraId="327C7B26" w14:textId="77777777" w:rsidR="00A0759B" w:rsidRDefault="00A0759B" w:rsidP="00A0759B">
                      <w:pPr>
                        <w:jc w:val="center"/>
                      </w:pPr>
                    </w:p>
                  </w:txbxContent>
                </v:textbox>
                <w10:wrap type="topAndBottom" anchorx="margin"/>
              </v:rect>
            </w:pict>
          </mc:Fallback>
        </mc:AlternateContent>
      </w:r>
    </w:p>
    <w:p w14:paraId="2EEBC31B" w14:textId="6E7935E1" w:rsidR="00CF726C" w:rsidRPr="00750A7A" w:rsidRDefault="009155E4" w:rsidP="00767297">
      <w:pPr>
        <w:spacing w:line="276" w:lineRule="auto"/>
        <w:jc w:val="both"/>
        <w:rPr>
          <w:rFonts w:asciiTheme="majorHAnsi" w:hAnsiTheme="majorHAnsi" w:cstheme="majorHAnsi"/>
          <w:b/>
          <w:color w:val="A6A6A6" w:themeColor="background1" w:themeShade="A6"/>
          <w:u w:val="single"/>
        </w:rPr>
      </w:pPr>
      <w:r w:rsidRPr="00750A7A">
        <w:rPr>
          <w:rFonts w:asciiTheme="majorHAnsi" w:hAnsiTheme="majorHAnsi" w:cstheme="majorHAnsi"/>
          <w:b/>
          <w:color w:val="A6A6A6" w:themeColor="background1" w:themeShade="A6"/>
          <w:u w:val="single"/>
        </w:rPr>
        <w:lastRenderedPageBreak/>
        <w:t>Solution:</w:t>
      </w:r>
    </w:p>
    <w:p w14:paraId="2BF3B22F" w14:textId="7407B825" w:rsidR="00970B78" w:rsidRPr="00750A7A" w:rsidRDefault="0034239A"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bCs/>
          <w:color w:val="A6A6A6" w:themeColor="background1" w:themeShade="A6"/>
        </w:rPr>
        <w:t xml:space="preserve">First </w:t>
      </w:r>
      <w:r w:rsidR="004E712F" w:rsidRPr="00750A7A">
        <w:rPr>
          <w:rFonts w:asciiTheme="majorHAnsi" w:hAnsiTheme="majorHAnsi" w:cstheme="majorHAnsi"/>
          <w:bCs/>
          <w:color w:val="A6A6A6" w:themeColor="background1" w:themeShade="A6"/>
        </w:rPr>
        <w:t>d</w:t>
      </w:r>
      <w:r w:rsidRPr="00750A7A">
        <w:rPr>
          <w:rFonts w:asciiTheme="majorHAnsi" w:hAnsiTheme="majorHAnsi" w:cstheme="majorHAnsi"/>
          <w:bCs/>
          <w:color w:val="A6A6A6" w:themeColor="background1" w:themeShade="A6"/>
        </w:rPr>
        <w:t xml:space="preserve">imension: </w:t>
      </w:r>
      <w:r w:rsidR="00970B78" w:rsidRPr="00750A7A">
        <w:rPr>
          <w:rFonts w:asciiTheme="majorHAnsi" w:hAnsiTheme="majorHAnsi" w:cstheme="majorHAnsi"/>
          <w:bCs/>
          <w:color w:val="A6A6A6" w:themeColor="background1" w:themeShade="A6"/>
        </w:rPr>
        <w:t>How it</w:t>
      </w:r>
      <w:r w:rsidR="004E712F" w:rsidRPr="00750A7A">
        <w:rPr>
          <w:rFonts w:asciiTheme="majorHAnsi" w:hAnsiTheme="majorHAnsi" w:cstheme="majorHAnsi"/>
          <w:bCs/>
          <w:color w:val="A6A6A6" w:themeColor="background1" w:themeShade="A6"/>
        </w:rPr>
        <w:t xml:space="preserve"> </w:t>
      </w:r>
      <w:r w:rsidR="00970B78" w:rsidRPr="00750A7A">
        <w:rPr>
          <w:rFonts w:asciiTheme="majorHAnsi" w:hAnsiTheme="majorHAnsi" w:cstheme="majorHAnsi"/>
          <w:bCs/>
          <w:color w:val="A6A6A6" w:themeColor="background1" w:themeShade="A6"/>
        </w:rPr>
        <w:t>is being measure</w:t>
      </w:r>
      <w:r w:rsidR="00E90D1C" w:rsidRPr="00750A7A">
        <w:rPr>
          <w:rFonts w:asciiTheme="majorHAnsi" w:hAnsiTheme="majorHAnsi" w:cstheme="majorHAnsi"/>
          <w:bCs/>
          <w:color w:val="A6A6A6" w:themeColor="background1" w:themeShade="A6"/>
        </w:rPr>
        <w:t>d?</w:t>
      </w:r>
      <w:r w:rsidR="00970B78" w:rsidRPr="00750A7A">
        <w:rPr>
          <w:rFonts w:asciiTheme="majorHAnsi" w:hAnsiTheme="majorHAnsi" w:cstheme="majorHAnsi"/>
          <w:bCs/>
          <w:color w:val="A6A6A6" w:themeColor="background1" w:themeShade="A6"/>
        </w:rPr>
        <w:t xml:space="preserve"> </w:t>
      </w:r>
      <w:r w:rsidR="00970B78" w:rsidRPr="00750A7A">
        <w:rPr>
          <w:rFonts w:asciiTheme="majorHAnsi" w:hAnsiTheme="majorHAnsi" w:cstheme="majorHAnsi"/>
          <w:color w:val="A6A6A6" w:themeColor="background1" w:themeShade="A6"/>
        </w:rPr>
        <w:t>We’ve got one big clue here – “…based on correct answers”. Each choice is scored as correct or incorrectly, and the total score of any participant is simply the sum of correct answers. This speaks for a Test.</w:t>
      </w:r>
    </w:p>
    <w:p w14:paraId="2610DCA2" w14:textId="436C0525" w:rsidR="00970B78" w:rsidRPr="00750A7A" w:rsidRDefault="006659DF" w:rsidP="00767297">
      <w:pPr>
        <w:spacing w:line="276" w:lineRule="auto"/>
        <w:jc w:val="both"/>
        <w:rPr>
          <w:rFonts w:asciiTheme="majorHAnsi" w:hAnsiTheme="majorHAnsi" w:cstheme="majorHAnsi"/>
          <w:bCs/>
          <w:color w:val="A6A6A6" w:themeColor="background1" w:themeShade="A6"/>
        </w:rPr>
      </w:pPr>
      <w:r w:rsidRPr="00750A7A">
        <w:rPr>
          <w:rFonts w:asciiTheme="majorHAnsi" w:hAnsiTheme="majorHAnsi" w:cstheme="majorHAnsi"/>
          <w:bCs/>
          <w:color w:val="A6A6A6" w:themeColor="background1" w:themeShade="A6"/>
        </w:rPr>
        <w:t xml:space="preserve">Second </w:t>
      </w:r>
      <w:r w:rsidR="004E712F" w:rsidRPr="00750A7A">
        <w:rPr>
          <w:rFonts w:asciiTheme="majorHAnsi" w:hAnsiTheme="majorHAnsi" w:cstheme="majorHAnsi"/>
          <w:bCs/>
          <w:color w:val="A6A6A6" w:themeColor="background1" w:themeShade="A6"/>
        </w:rPr>
        <w:t>d</w:t>
      </w:r>
      <w:r w:rsidRPr="00750A7A">
        <w:rPr>
          <w:rFonts w:asciiTheme="majorHAnsi" w:hAnsiTheme="majorHAnsi" w:cstheme="majorHAnsi"/>
          <w:bCs/>
          <w:color w:val="A6A6A6" w:themeColor="background1" w:themeShade="A6"/>
        </w:rPr>
        <w:t xml:space="preserve">imension: </w:t>
      </w:r>
      <w:r w:rsidR="00970B78" w:rsidRPr="00750A7A">
        <w:rPr>
          <w:rFonts w:asciiTheme="majorHAnsi" w:hAnsiTheme="majorHAnsi" w:cstheme="majorHAnsi"/>
          <w:bCs/>
          <w:color w:val="A6A6A6" w:themeColor="background1" w:themeShade="A6"/>
        </w:rPr>
        <w:t>What is being measured</w:t>
      </w:r>
      <w:r w:rsidR="00E90D1C" w:rsidRPr="00750A7A">
        <w:rPr>
          <w:rFonts w:asciiTheme="majorHAnsi" w:hAnsiTheme="majorHAnsi" w:cstheme="majorHAnsi"/>
          <w:bCs/>
          <w:color w:val="A6A6A6" w:themeColor="background1" w:themeShade="A6"/>
        </w:rPr>
        <w:t xml:space="preserve">? </w:t>
      </w:r>
      <w:r w:rsidR="00970B78" w:rsidRPr="00750A7A">
        <w:rPr>
          <w:rFonts w:asciiTheme="majorHAnsi" w:hAnsiTheme="majorHAnsi" w:cstheme="majorHAnsi"/>
          <w:bCs/>
          <w:color w:val="A6A6A6" w:themeColor="background1" w:themeShade="A6"/>
        </w:rPr>
        <w:t xml:space="preserve">The RMET measures how well people can assign what a person is thinking or feeling just from a photo of the eye-region of a human. It measures mental ability or cognitive process. </w:t>
      </w:r>
    </w:p>
    <w:p w14:paraId="334D769B" w14:textId="1DCB2CCA" w:rsidR="00944031" w:rsidRPr="00750A7A" w:rsidRDefault="30B23281" w:rsidP="00767297">
      <w:pPr>
        <w:spacing w:line="276" w:lineRule="auto"/>
        <w:jc w:val="both"/>
        <w:rPr>
          <w:rFonts w:asciiTheme="majorHAnsi" w:hAnsiTheme="majorHAnsi" w:cstheme="majorHAnsi"/>
          <w:b/>
          <w:color w:val="A6A6A6" w:themeColor="background1" w:themeShade="A6"/>
        </w:rPr>
      </w:pPr>
      <w:r w:rsidRPr="00750A7A">
        <w:rPr>
          <w:rFonts w:asciiTheme="majorHAnsi" w:hAnsiTheme="majorHAnsi" w:cstheme="majorHAnsi"/>
          <w:color w:val="A6A6A6" w:themeColor="background1" w:themeShade="A6"/>
        </w:rPr>
        <w:t xml:space="preserve">Examining the relevant cell (where the row and column intersect), this is a </w:t>
      </w:r>
      <w:r w:rsidRPr="00750A7A">
        <w:rPr>
          <w:rFonts w:asciiTheme="majorHAnsi" w:hAnsiTheme="majorHAnsi" w:cstheme="majorHAnsi"/>
          <w:b/>
          <w:bCs/>
          <w:color w:val="A6A6A6" w:themeColor="background1" w:themeShade="A6"/>
        </w:rPr>
        <w:t>cognitive ability test.</w:t>
      </w:r>
    </w:p>
    <w:p w14:paraId="096F8207" w14:textId="6AFE4926" w:rsidR="0058769B" w:rsidRPr="00750A7A" w:rsidRDefault="0058769B" w:rsidP="00767297">
      <w:pPr>
        <w:spacing w:line="276" w:lineRule="auto"/>
        <w:rPr>
          <w:rFonts w:asciiTheme="majorHAnsi" w:hAnsiTheme="majorHAnsi" w:cstheme="majorHAnsi"/>
          <w:b/>
          <w:color w:val="000000" w:themeColor="text1"/>
          <w:u w:val="single"/>
        </w:rPr>
      </w:pPr>
    </w:p>
    <w:p w14:paraId="2EFEAF17" w14:textId="0CE6AB71" w:rsidR="0058769B" w:rsidRPr="00750A7A" w:rsidRDefault="0058769B" w:rsidP="00767297">
      <w:pPr>
        <w:pStyle w:val="Heading2"/>
        <w:spacing w:line="276" w:lineRule="auto"/>
        <w:rPr>
          <w:rFonts w:cstheme="majorHAnsi"/>
          <w:color w:val="000000" w:themeColor="text1"/>
        </w:rPr>
      </w:pPr>
      <w:bookmarkStart w:id="481" w:name="_Toc208510441"/>
      <w:bookmarkStart w:id="482" w:name="_Toc224681567"/>
      <w:r w:rsidRPr="00750A7A">
        <w:rPr>
          <w:rFonts w:cstheme="majorHAnsi"/>
          <w:color w:val="000000" w:themeColor="text1"/>
        </w:rPr>
        <w:t>Example 8</w:t>
      </w:r>
      <w:bookmarkEnd w:id="481"/>
      <w:bookmarkEnd w:id="482"/>
    </w:p>
    <w:p w14:paraId="5B2FC207" w14:textId="03131445" w:rsidR="0058769B" w:rsidRPr="00750A7A" w:rsidRDefault="0058769B" w:rsidP="00767297">
      <w:pPr>
        <w:spacing w:line="276" w:lineRule="auto"/>
        <w:jc w:val="both"/>
        <w:rPr>
          <w:rFonts w:asciiTheme="majorHAnsi" w:hAnsiTheme="majorHAnsi" w:cstheme="majorHAnsi"/>
          <w:color w:val="000000" w:themeColor="text1"/>
        </w:rPr>
      </w:pPr>
      <w:r w:rsidRPr="00750A7A">
        <w:rPr>
          <w:rFonts w:asciiTheme="majorHAnsi" w:hAnsiTheme="majorHAnsi" w:cstheme="majorHAnsi"/>
          <w:noProof/>
        </w:rPr>
        <mc:AlternateContent>
          <mc:Choice Requires="wps">
            <w:drawing>
              <wp:inline distT="0" distB="0" distL="114300" distR="114300" wp14:anchorId="3D9BCADD" wp14:editId="392A952A">
                <wp:extent cx="5695950" cy="2096770"/>
                <wp:effectExtent l="0" t="0" r="19050" b="17780"/>
                <wp:docPr id="2108431446" name="Rechteck 19"/>
                <wp:cNvGraphicFramePr/>
                <a:graphic xmlns:a="http://schemas.openxmlformats.org/drawingml/2006/main">
                  <a:graphicData uri="http://schemas.microsoft.com/office/word/2010/wordprocessingShape">
                    <wps:wsp>
                      <wps:cNvSpPr/>
                      <wps:spPr>
                        <a:xfrm>
                          <a:off x="0" y="0"/>
                          <a:ext cx="5695950" cy="209677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27FF5D6C" w14:textId="77777777" w:rsidR="00E972E1" w:rsidRDefault="00E972E1" w:rsidP="004F6B9C">
                            <w:pPr>
                              <w:jc w:val="both"/>
                              <w:rPr>
                                <w:rFonts w:ascii="Calibri" w:hAnsi="Calibri" w:cs="Calibri"/>
                                <w:iCs/>
                                <w:color w:val="000000" w:themeColor="text1"/>
                              </w:rPr>
                            </w:pPr>
                            <w:r w:rsidRPr="00E972E1">
                              <w:rPr>
                                <w:rFonts w:ascii="Calibri" w:hAnsi="Calibri" w:cs="Calibri"/>
                                <w:iCs/>
                                <w:color w:val="000000" w:themeColor="text1"/>
                              </w:rPr>
                              <w:t>We present an attentional subsetting theory of duration that produces inversions — and explains why they are uncommon: Earlier-attended features dwell within a lower-dimensional feature subspace, which participants can sometimes disregard during test trials of pure-strong lists, giving strong-pure items an extra advantage. </w:t>
                            </w:r>
                          </w:p>
                          <w:p w14:paraId="33FD59A9" w14:textId="7AE11569" w:rsidR="00944031" w:rsidRPr="00944031" w:rsidRDefault="00944031" w:rsidP="004F6B9C">
                            <w:pPr>
                              <w:jc w:val="both"/>
                              <w:rPr>
                                <w:rFonts w:ascii="Calibri" w:hAnsi="Calibri" w:cs="Calibri"/>
                                <w:iCs/>
                                <w:color w:val="000000" w:themeColor="text1"/>
                              </w:rPr>
                            </w:pPr>
                            <w:r w:rsidRPr="00944031">
                              <w:rPr>
                                <w:rFonts w:ascii="Calibri" w:hAnsi="Calibri" w:cs="Calibri"/>
                                <w:iCs/>
                                <w:color w:val="000000" w:themeColor="text1"/>
                              </w:rPr>
                              <w:t xml:space="preserve">Our primary measure was d’ with the log-linear correction favoured by Hautus (1995), adding 0.5 observation correction to hits, false alarms, misses and correct rejections, computed for each participant and each of the four conditions separately. Because this correction can sometimes distort the results, in the pre-registration we planned to analyse hit and false-alarm rates separately, which we do. </w:t>
                            </w:r>
                          </w:p>
                          <w:p w14:paraId="196582C3" w14:textId="77777777" w:rsidR="00944031" w:rsidRPr="00540AA3" w:rsidRDefault="00944031" w:rsidP="00944031">
                            <w:pPr>
                              <w:jc w:val="right"/>
                              <w:rPr>
                                <w:rFonts w:ascii="Calibri" w:hAnsi="Calibri" w:cs="Calibri"/>
                                <w:i/>
                                <w:color w:val="000000" w:themeColor="text1"/>
                              </w:rPr>
                            </w:pPr>
                            <w:hyperlink r:id="rId28">
                              <w:r w:rsidRPr="00540AA3">
                                <w:rPr>
                                  <w:rFonts w:ascii="Calibri" w:hAnsi="Calibri" w:cs="Calibri"/>
                                  <w:color w:val="000000" w:themeColor="text1"/>
                                  <w:u w:val="single"/>
                                  <w:vertAlign w:val="superscript"/>
                                </w:rPr>
                                <w:t>https://doi.org/10.1016/j.jml.2024.104556</w:t>
                              </w:r>
                            </w:hyperlink>
                          </w:p>
                          <w:p w14:paraId="187B9BD4" w14:textId="77777777" w:rsidR="00944031" w:rsidRDefault="00944031" w:rsidP="009440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D9BCADD" id="Rechteck 19" o:spid="_x0000_s1034" style="width:448.5pt;height:16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" fillcolor="white [3201]" strokecolor="black [3200]" strokeweight="1pt">
                <v:textbox>
                  <w:txbxContent>
                    <w:p w14:paraId="27FF5D6C" w14:textId="77777777" w:rsidR="00E972E1" w:rsidRDefault="00E972E1" w:rsidP="004F6B9C">
                      <w:pPr>
                        <w:jc w:val="both"/>
                        <w:rPr>
                          <w:rFonts w:ascii="Calibri" w:hAnsi="Calibri" w:cs="Calibri"/>
                          <w:iCs/>
                          <w:color w:val="000000" w:themeColor="text1"/>
                        </w:rPr>
                      </w:pPr>
                      <w:r w:rsidRPr="00E972E1">
                        <w:rPr>
                          <w:rFonts w:ascii="Calibri" w:hAnsi="Calibri" w:cs="Calibri"/>
                          <w:iCs/>
                          <w:color w:val="000000" w:themeColor="text1"/>
                        </w:rPr>
                        <w:t>We present an attentional subsetting theory of duration that produces inversions — and explains why they are uncommon: Earlier-attended features dwell within a lower-dimensional feature subspace, which participants can sometimes disregard during test trials of pure-strong lists, giving strong-pure items an extra advantage. </w:t>
                      </w:r>
                    </w:p>
                    <w:p w14:paraId="33FD59A9" w14:textId="7AE11569" w:rsidR="00944031" w:rsidRPr="00944031" w:rsidRDefault="00944031" w:rsidP="004F6B9C">
                      <w:pPr>
                        <w:jc w:val="both"/>
                        <w:rPr>
                          <w:rFonts w:ascii="Calibri" w:hAnsi="Calibri" w:cs="Calibri"/>
                          <w:iCs/>
                          <w:color w:val="000000" w:themeColor="text1"/>
                        </w:rPr>
                      </w:pPr>
                      <w:r w:rsidRPr="00944031">
                        <w:rPr>
                          <w:rFonts w:ascii="Calibri" w:hAnsi="Calibri" w:cs="Calibri"/>
                          <w:iCs/>
                          <w:color w:val="000000" w:themeColor="text1"/>
                        </w:rPr>
                        <w:t xml:space="preserve">Our primary measure was d’ with the log-linear correction favoured by Hautus (1995), adding 0.5 observation correction to hits, false alarms, misses and correct rejections, computed for each participant and each of the four conditions separately. Because this correction can sometimes distort the results, in the pre-registration we planned to analyse hit and false-alarm rates separately, which we do. </w:t>
                      </w:r>
                    </w:p>
                    <w:p w14:paraId="196582C3" w14:textId="77777777" w:rsidR="00944031" w:rsidRPr="00540AA3" w:rsidRDefault="00944031" w:rsidP="00944031">
                      <w:pPr>
                        <w:jc w:val="right"/>
                        <w:rPr>
                          <w:rFonts w:ascii="Calibri" w:hAnsi="Calibri" w:cs="Calibri"/>
                          <w:i/>
                          <w:color w:val="000000" w:themeColor="text1"/>
                        </w:rPr>
                      </w:pPr>
                      <w:hyperlink r:id="rId29">
                        <w:r w:rsidRPr="00540AA3">
                          <w:rPr>
                            <w:rFonts w:ascii="Calibri" w:hAnsi="Calibri" w:cs="Calibri"/>
                            <w:color w:val="000000" w:themeColor="text1"/>
                            <w:u w:val="single"/>
                            <w:vertAlign w:val="superscript"/>
                          </w:rPr>
                          <w:t>https://doi.org/10.1016/j.jml.2024.104556</w:t>
                        </w:r>
                      </w:hyperlink>
                    </w:p>
                    <w:p w14:paraId="187B9BD4" w14:textId="77777777" w:rsidR="00944031" w:rsidRDefault="00944031" w:rsidP="00944031">
                      <w:pPr>
                        <w:jc w:val="center"/>
                      </w:pPr>
                    </w:p>
                  </w:txbxContent>
                </v:textbox>
                <w10:anchorlock/>
              </v:rect>
            </w:pict>
          </mc:Fallback>
        </mc:AlternateContent>
      </w:r>
    </w:p>
    <w:p w14:paraId="2EEBC321" w14:textId="084BB372" w:rsidR="00CF726C" w:rsidRPr="00750A7A" w:rsidRDefault="009155E4"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b/>
          <w:color w:val="A6A6A6" w:themeColor="background1" w:themeShade="A6"/>
          <w:u w:val="single"/>
        </w:rPr>
        <w:t>Solution:</w:t>
      </w:r>
    </w:p>
    <w:p w14:paraId="37437FFB" w14:textId="2428CEEB" w:rsidR="003874A8" w:rsidRPr="00750A7A" w:rsidRDefault="00EB67C0" w:rsidP="00767297">
      <w:pPr>
        <w:spacing w:line="276" w:lineRule="auto"/>
        <w:jc w:val="both"/>
        <w:rPr>
          <w:rFonts w:asciiTheme="majorHAnsi" w:hAnsiTheme="majorHAnsi" w:cstheme="majorHAnsi"/>
          <w:bCs/>
          <w:color w:val="A6A6A6" w:themeColor="background1" w:themeShade="A6"/>
        </w:rPr>
      </w:pPr>
      <w:r w:rsidRPr="00750A7A">
        <w:rPr>
          <w:rFonts w:asciiTheme="majorHAnsi" w:hAnsiTheme="majorHAnsi" w:cstheme="majorHAnsi"/>
          <w:color w:val="A6A6A6" w:themeColor="background1" w:themeShade="A6"/>
        </w:rPr>
        <w:t>First dimension</w:t>
      </w:r>
      <w:r w:rsidR="00871BF0"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w:t>
      </w:r>
      <w:r w:rsidR="0093575D" w:rsidRPr="00750A7A">
        <w:rPr>
          <w:rFonts w:asciiTheme="majorHAnsi" w:hAnsiTheme="majorHAnsi" w:cstheme="majorHAnsi"/>
          <w:color w:val="A6A6A6" w:themeColor="background1" w:themeShade="A6"/>
        </w:rPr>
        <w:t>How is it measured</w:t>
      </w:r>
      <w:r w:rsidR="00E90D1C" w:rsidRPr="00750A7A">
        <w:rPr>
          <w:rFonts w:asciiTheme="majorHAnsi" w:hAnsiTheme="majorHAnsi" w:cstheme="majorHAnsi"/>
          <w:color w:val="A6A6A6" w:themeColor="background1" w:themeShade="A6"/>
        </w:rPr>
        <w:t>?</w:t>
      </w:r>
      <w:r w:rsidR="0093575D" w:rsidRPr="00750A7A">
        <w:rPr>
          <w:rFonts w:asciiTheme="majorHAnsi" w:hAnsiTheme="majorHAnsi" w:cstheme="majorHAnsi"/>
          <w:color w:val="A6A6A6" w:themeColor="background1" w:themeShade="A6"/>
        </w:rPr>
        <w:t xml:space="preserve"> It’s clear that participants aren’t asked to report on how they feel or what they’ve done, nor are they measuring any physiological signal - rather, they’re taking each old vs new decision, scoring it as correct or incorrect, and using those accuracy scores (d′ and hit/false alarm rates) to measure memory ability. There are correct and incorrect answers which points toward a test. </w:t>
      </w:r>
    </w:p>
    <w:p w14:paraId="713AD5C5" w14:textId="324D0E70" w:rsidR="003A7477" w:rsidRPr="00750A7A" w:rsidRDefault="003874A8"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Second dimension</w:t>
      </w:r>
      <w:r w:rsidR="00871BF0"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w:t>
      </w:r>
      <w:r w:rsidR="0093575D" w:rsidRPr="00750A7A">
        <w:rPr>
          <w:rFonts w:asciiTheme="majorHAnsi" w:hAnsiTheme="majorHAnsi" w:cstheme="majorHAnsi"/>
          <w:color w:val="A6A6A6" w:themeColor="background1" w:themeShade="A6"/>
        </w:rPr>
        <w:t>What is being measured</w:t>
      </w:r>
      <w:r w:rsidR="00E90D1C" w:rsidRPr="00750A7A">
        <w:rPr>
          <w:rFonts w:asciiTheme="majorHAnsi" w:hAnsiTheme="majorHAnsi" w:cstheme="majorHAnsi"/>
          <w:color w:val="A6A6A6" w:themeColor="background1" w:themeShade="A6"/>
        </w:rPr>
        <w:t>?</w:t>
      </w:r>
      <w:r w:rsidR="0093575D" w:rsidRPr="00750A7A">
        <w:rPr>
          <w:rFonts w:asciiTheme="majorHAnsi" w:hAnsiTheme="majorHAnsi" w:cstheme="majorHAnsi"/>
          <w:color w:val="A6A6A6" w:themeColor="background1" w:themeShade="A6"/>
        </w:rPr>
        <w:t xml:space="preserve"> The attentional subset theory measures the number and identity of stimulus features attended and used by the participant. It measures cognitive </w:t>
      </w:r>
      <w:r w:rsidR="000206BB" w:rsidRPr="00750A7A">
        <w:rPr>
          <w:rFonts w:asciiTheme="majorHAnsi" w:hAnsiTheme="majorHAnsi" w:cstheme="majorHAnsi"/>
          <w:color w:val="A6A6A6" w:themeColor="background1" w:themeShade="A6"/>
        </w:rPr>
        <w:t>ability;</w:t>
      </w:r>
      <w:r w:rsidR="0093575D" w:rsidRPr="00750A7A">
        <w:rPr>
          <w:rFonts w:asciiTheme="majorHAnsi" w:hAnsiTheme="majorHAnsi" w:cstheme="majorHAnsi"/>
          <w:color w:val="A6A6A6" w:themeColor="background1" w:themeShade="A6"/>
        </w:rPr>
        <w:t xml:space="preserve"> this speaks for the column</w:t>
      </w:r>
      <w:r w:rsidR="00453950" w:rsidRPr="00750A7A">
        <w:rPr>
          <w:rFonts w:asciiTheme="majorHAnsi" w:hAnsiTheme="majorHAnsi" w:cstheme="majorHAnsi"/>
          <w:color w:val="A6A6A6" w:themeColor="background1" w:themeShade="A6"/>
        </w:rPr>
        <w:t xml:space="preserve"> </w:t>
      </w:r>
      <w:r w:rsidR="0093575D" w:rsidRPr="00750A7A">
        <w:rPr>
          <w:rFonts w:asciiTheme="majorHAnsi" w:hAnsiTheme="majorHAnsi" w:cstheme="majorHAnsi"/>
          <w:bCs/>
          <w:color w:val="A6A6A6" w:themeColor="background1" w:themeShade="A6"/>
        </w:rPr>
        <w:t>mental ability or cognitive process</w:t>
      </w:r>
      <w:r w:rsidR="00453950" w:rsidRPr="00750A7A">
        <w:rPr>
          <w:rFonts w:asciiTheme="majorHAnsi" w:hAnsiTheme="majorHAnsi" w:cstheme="majorHAnsi"/>
          <w:bCs/>
          <w:color w:val="A6A6A6" w:themeColor="background1" w:themeShade="A6"/>
        </w:rPr>
        <w:t>.</w:t>
      </w:r>
    </w:p>
    <w:p w14:paraId="2F3273F9" w14:textId="56D59E4D" w:rsidR="30B23281" w:rsidRDefault="30B23281" w:rsidP="00767297">
      <w:pPr>
        <w:spacing w:line="276" w:lineRule="auto"/>
        <w:jc w:val="both"/>
        <w:rPr>
          <w:rFonts w:asciiTheme="majorHAnsi" w:hAnsiTheme="majorHAnsi" w:cstheme="majorHAnsi"/>
          <w:b/>
          <w:bCs/>
          <w:color w:val="A6A6A6" w:themeColor="background1" w:themeShade="A6"/>
        </w:rPr>
      </w:pPr>
      <w:r w:rsidRPr="00750A7A">
        <w:rPr>
          <w:rFonts w:asciiTheme="majorHAnsi" w:hAnsiTheme="majorHAnsi" w:cstheme="majorHAnsi"/>
          <w:color w:val="A6A6A6" w:themeColor="background1" w:themeShade="A6"/>
        </w:rPr>
        <w:t xml:space="preserve">Examining the relevant cell (where the row and column intersect), this is a </w:t>
      </w:r>
      <w:r w:rsidRPr="00750A7A">
        <w:rPr>
          <w:rFonts w:asciiTheme="majorHAnsi" w:hAnsiTheme="majorHAnsi" w:cstheme="majorHAnsi"/>
          <w:b/>
          <w:bCs/>
          <w:color w:val="A6A6A6" w:themeColor="background1" w:themeShade="A6"/>
        </w:rPr>
        <w:t>cognitive ability test.</w:t>
      </w:r>
    </w:p>
    <w:p w14:paraId="4E0AA23D" w14:textId="77777777" w:rsidR="009029DB" w:rsidRPr="00750A7A" w:rsidRDefault="009029DB" w:rsidP="00767297">
      <w:pPr>
        <w:spacing w:line="276" w:lineRule="auto"/>
        <w:jc w:val="both"/>
        <w:rPr>
          <w:rFonts w:asciiTheme="majorHAnsi" w:hAnsiTheme="majorHAnsi" w:cstheme="majorHAnsi"/>
          <w:b/>
          <w:color w:val="A6A6A6" w:themeColor="background1" w:themeShade="A6"/>
        </w:rPr>
      </w:pPr>
    </w:p>
    <w:p w14:paraId="2EEBC322" w14:textId="010CA2DD" w:rsidR="00CF726C" w:rsidRPr="00750A7A" w:rsidRDefault="00620F4D" w:rsidP="00767297">
      <w:pPr>
        <w:pStyle w:val="Heading2"/>
        <w:spacing w:line="276" w:lineRule="auto"/>
        <w:rPr>
          <w:rFonts w:cstheme="majorHAnsi"/>
          <w:color w:val="000000" w:themeColor="text1"/>
        </w:rPr>
      </w:pPr>
      <w:bookmarkStart w:id="483" w:name="_Toc208510442"/>
      <w:bookmarkStart w:id="484" w:name="_Toc224681568"/>
      <w:r w:rsidRPr="00750A7A">
        <w:rPr>
          <w:rFonts w:cstheme="majorHAnsi"/>
          <w:color w:val="000000" w:themeColor="text1"/>
        </w:rPr>
        <w:t>Example 9</w:t>
      </w:r>
      <w:bookmarkEnd w:id="483"/>
      <w:bookmarkEnd w:id="484"/>
    </w:p>
    <w:p w14:paraId="55CF02A3" w14:textId="344D4FCA" w:rsidR="00481D68" w:rsidRPr="00750A7A" w:rsidRDefault="003727DC" w:rsidP="00767297">
      <w:pPr>
        <w:spacing w:line="276" w:lineRule="auto"/>
        <w:rPr>
          <w:rFonts w:asciiTheme="majorHAnsi" w:hAnsiTheme="majorHAnsi" w:cstheme="majorHAnsi"/>
          <w:color w:val="000000" w:themeColor="text1"/>
        </w:rPr>
      </w:pPr>
      <w:r w:rsidRPr="00750A7A">
        <w:rPr>
          <w:rFonts w:asciiTheme="majorHAnsi" w:hAnsiTheme="majorHAnsi" w:cstheme="majorHAnsi"/>
          <w:noProof/>
          <w:color w:val="000000" w:themeColor="text1"/>
        </w:rPr>
        <mc:AlternateContent>
          <mc:Choice Requires="wps">
            <w:drawing>
              <wp:anchor distT="0" distB="0" distL="114300" distR="114300" simplePos="0" relativeHeight="251618816" behindDoc="0" locked="0" layoutInCell="1" allowOverlap="1" wp14:anchorId="3D661481" wp14:editId="517B864D">
                <wp:simplePos x="0" y="0"/>
                <wp:positionH relativeFrom="margin">
                  <wp:align>right</wp:align>
                </wp:positionH>
                <wp:positionV relativeFrom="paragraph">
                  <wp:posOffset>112965</wp:posOffset>
                </wp:positionV>
                <wp:extent cx="5726624" cy="1148668"/>
                <wp:effectExtent l="0" t="0" r="26670" b="13970"/>
                <wp:wrapTopAndBottom/>
                <wp:docPr id="1699651134" name="Rechteck 20"/>
                <wp:cNvGraphicFramePr/>
                <a:graphic xmlns:a="http://schemas.openxmlformats.org/drawingml/2006/main">
                  <a:graphicData uri="http://schemas.microsoft.com/office/word/2010/wordprocessingShape">
                    <wps:wsp>
                      <wps:cNvSpPr/>
                      <wps:spPr>
                        <a:xfrm>
                          <a:off x="0" y="0"/>
                          <a:ext cx="5726624" cy="1148668"/>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7F63A48" w14:textId="42DF3A8D" w:rsidR="00BB2B21" w:rsidRPr="00E91BBA" w:rsidRDefault="00910B0D" w:rsidP="004F6B9C">
                            <w:pPr>
                              <w:jc w:val="both"/>
                              <w:rPr>
                                <w:rFonts w:ascii="Calibri" w:hAnsi="Calibri" w:cs="Calibri"/>
                                <w:color w:val="000000" w:themeColor="text1"/>
                              </w:rPr>
                            </w:pPr>
                            <w:r w:rsidRPr="00E91BBA">
                              <w:rPr>
                                <w:rFonts w:ascii="Calibri" w:hAnsi="Calibri" w:cs="Calibri"/>
                                <w:color w:val="000000" w:themeColor="text1"/>
                              </w:rPr>
                              <w:t xml:space="preserve">For longitudinal analyses, only participants with at least two MRI measurements were included. </w:t>
                            </w:r>
                            <w:r w:rsidR="00863C8E" w:rsidRPr="00E91BBA">
                              <w:rPr>
                                <w:rFonts w:ascii="Calibri" w:hAnsi="Calibri" w:cs="Calibri"/>
                                <w:color w:val="000000" w:themeColor="text1"/>
                              </w:rPr>
                              <w:t xml:space="preserve">For the first longitudinal analyses, GEE analyses were performed to associate baseline depression </w:t>
                            </w:r>
                            <w:r w:rsidR="005C6FFF" w:rsidRPr="00E91BBA">
                              <w:rPr>
                                <w:rFonts w:ascii="Calibri" w:hAnsi="Calibri" w:cs="Calibri"/>
                                <w:color w:val="000000" w:themeColor="text1"/>
                                <w:lang w:val="en-GB"/>
                              </w:rPr>
                              <w:t>[…]</w:t>
                            </w:r>
                            <w:r w:rsidR="00863C8E" w:rsidRPr="00E91BBA">
                              <w:rPr>
                                <w:rFonts w:ascii="Calibri" w:hAnsi="Calibri" w:cs="Calibri"/>
                                <w:color w:val="000000" w:themeColor="text1"/>
                              </w:rPr>
                              <w:t xml:space="preserve"> predictors with change in brain structure, running separate univariate GEE analyses with only one of the depression </w:t>
                            </w:r>
                            <w:r w:rsidR="005C6FFF" w:rsidRPr="00E91BBA">
                              <w:rPr>
                                <w:rFonts w:ascii="Calibri" w:hAnsi="Calibri" w:cs="Calibri"/>
                                <w:color w:val="000000" w:themeColor="text1"/>
                              </w:rPr>
                              <w:t>[…]</w:t>
                            </w:r>
                            <w:r w:rsidR="00863C8E" w:rsidRPr="00E91BBA">
                              <w:rPr>
                                <w:rFonts w:ascii="Calibri" w:hAnsi="Calibri" w:cs="Calibri"/>
                                <w:color w:val="000000" w:themeColor="text1"/>
                              </w:rPr>
                              <w:t xml:space="preserve"> predictors per model.</w:t>
                            </w:r>
                          </w:p>
                          <w:p w14:paraId="133E9535" w14:textId="3CCCE3C2" w:rsidR="0001170B" w:rsidRPr="00E91BBA" w:rsidRDefault="00467467" w:rsidP="00467467">
                            <w:pPr>
                              <w:jc w:val="right"/>
                              <w:rPr>
                                <w:rFonts w:ascii="Calibri" w:hAnsi="Calibri" w:cs="Calibri"/>
                                <w:color w:val="000000" w:themeColor="text1"/>
                                <w:sz w:val="16"/>
                                <w:szCs w:val="16"/>
                              </w:rPr>
                            </w:pPr>
                            <w:hyperlink r:id="rId30" w:history="1">
                              <w:r w:rsidRPr="00E91BBA">
                                <w:rPr>
                                  <w:rStyle w:val="Hyperlink"/>
                                  <w:rFonts w:ascii="Calibri" w:hAnsi="Calibri" w:cs="Calibri"/>
                                  <w:color w:val="000000" w:themeColor="text1"/>
                                  <w:sz w:val="16"/>
                                  <w:szCs w:val="16"/>
                                </w:rPr>
                                <w:t>https://doi.org/10.1016/j.sjbs.2021.01.010</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61481" id="Rechteck 20" o:spid="_x0000_s1035" style="position:absolute;margin-left:399.7pt;margin-top:8.9pt;width:450.9pt;height:90.45pt;z-index:251618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" fillcolor="white [3201]" strokecolor="black [3200]" strokeweight="1pt">
                <v:textbox>
                  <w:txbxContent>
                    <w:p w14:paraId="37F63A48" w14:textId="42DF3A8D" w:rsidR="00BB2B21" w:rsidRPr="00E91BBA" w:rsidRDefault="00910B0D" w:rsidP="004F6B9C">
                      <w:pPr>
                        <w:jc w:val="both"/>
                        <w:rPr>
                          <w:rFonts w:ascii="Calibri" w:hAnsi="Calibri" w:cs="Calibri"/>
                          <w:color w:val="000000" w:themeColor="text1"/>
                        </w:rPr>
                      </w:pPr>
                      <w:r w:rsidRPr="00E91BBA">
                        <w:rPr>
                          <w:rFonts w:ascii="Calibri" w:hAnsi="Calibri" w:cs="Calibri"/>
                          <w:color w:val="000000" w:themeColor="text1"/>
                        </w:rPr>
                        <w:t xml:space="preserve">For longitudinal analyses, only participants with at least two MRI measurements were included. </w:t>
                      </w:r>
                      <w:r w:rsidR="00863C8E" w:rsidRPr="00E91BBA">
                        <w:rPr>
                          <w:rFonts w:ascii="Calibri" w:hAnsi="Calibri" w:cs="Calibri"/>
                          <w:color w:val="000000" w:themeColor="text1"/>
                        </w:rPr>
                        <w:t xml:space="preserve">For the first longitudinal analyses, GEE analyses were performed to associate baseline depression </w:t>
                      </w:r>
                      <w:r w:rsidR="005C6FFF" w:rsidRPr="00E91BBA">
                        <w:rPr>
                          <w:rFonts w:ascii="Calibri" w:hAnsi="Calibri" w:cs="Calibri"/>
                          <w:color w:val="000000" w:themeColor="text1"/>
                          <w:lang w:val="en-GB"/>
                        </w:rPr>
                        <w:t>[…]</w:t>
                      </w:r>
                      <w:r w:rsidR="00863C8E" w:rsidRPr="00E91BBA">
                        <w:rPr>
                          <w:rFonts w:ascii="Calibri" w:hAnsi="Calibri" w:cs="Calibri"/>
                          <w:color w:val="000000" w:themeColor="text1"/>
                        </w:rPr>
                        <w:t xml:space="preserve"> predictors with change in brain structure, running separate univariate GEE analyses with only one of the depression </w:t>
                      </w:r>
                      <w:r w:rsidR="005C6FFF" w:rsidRPr="00E91BBA">
                        <w:rPr>
                          <w:rFonts w:ascii="Calibri" w:hAnsi="Calibri" w:cs="Calibri"/>
                          <w:color w:val="000000" w:themeColor="text1"/>
                        </w:rPr>
                        <w:t>[…]</w:t>
                      </w:r>
                      <w:r w:rsidR="00863C8E" w:rsidRPr="00E91BBA">
                        <w:rPr>
                          <w:rFonts w:ascii="Calibri" w:hAnsi="Calibri" w:cs="Calibri"/>
                          <w:color w:val="000000" w:themeColor="text1"/>
                        </w:rPr>
                        <w:t xml:space="preserve"> predictors per model.</w:t>
                      </w:r>
                    </w:p>
                    <w:p w14:paraId="133E9535" w14:textId="3CCCE3C2" w:rsidR="0001170B" w:rsidRPr="00E91BBA" w:rsidRDefault="00467467" w:rsidP="00467467">
                      <w:pPr>
                        <w:jc w:val="right"/>
                        <w:rPr>
                          <w:rFonts w:ascii="Calibri" w:hAnsi="Calibri" w:cs="Calibri"/>
                          <w:color w:val="000000" w:themeColor="text1"/>
                          <w:sz w:val="16"/>
                          <w:szCs w:val="16"/>
                        </w:rPr>
                      </w:pPr>
                      <w:hyperlink r:id="rId31" w:history="1">
                        <w:r w:rsidRPr="00E91BBA">
                          <w:rPr>
                            <w:rStyle w:val="Hyperlink"/>
                            <w:rFonts w:ascii="Calibri" w:hAnsi="Calibri" w:cs="Calibri"/>
                            <w:color w:val="000000" w:themeColor="text1"/>
                            <w:sz w:val="16"/>
                            <w:szCs w:val="16"/>
                          </w:rPr>
                          <w:t>https://doi.org/10.1016/j.sjbs.2021.01.010</w:t>
                        </w:r>
                      </w:hyperlink>
                    </w:p>
                  </w:txbxContent>
                </v:textbox>
                <w10:wrap type="topAndBottom" anchorx="margin"/>
              </v:rect>
            </w:pict>
          </mc:Fallback>
        </mc:AlternateContent>
      </w:r>
    </w:p>
    <w:p w14:paraId="3282439F" w14:textId="7B0A1072" w:rsidR="00481D68" w:rsidRPr="00750A7A" w:rsidRDefault="00481D68" w:rsidP="00767297">
      <w:pPr>
        <w:spacing w:after="120" w:line="276" w:lineRule="auto"/>
        <w:jc w:val="both"/>
        <w:rPr>
          <w:rFonts w:asciiTheme="majorHAnsi" w:eastAsia="Aptos" w:hAnsiTheme="majorHAnsi" w:cstheme="majorHAnsi"/>
          <w:b/>
          <w:bCs/>
          <w:color w:val="A6A6A6" w:themeColor="background1" w:themeShade="A6"/>
          <w:u w:val="single"/>
        </w:rPr>
      </w:pPr>
      <w:r w:rsidRPr="00750A7A">
        <w:rPr>
          <w:rFonts w:asciiTheme="majorHAnsi" w:eastAsia="Aptos" w:hAnsiTheme="majorHAnsi" w:cstheme="majorHAnsi"/>
          <w:b/>
          <w:bCs/>
          <w:color w:val="A6A6A6" w:themeColor="background1" w:themeShade="A6"/>
          <w:u w:val="single"/>
        </w:rPr>
        <w:lastRenderedPageBreak/>
        <w:t>Solution:</w:t>
      </w:r>
    </w:p>
    <w:p w14:paraId="2D24C465" w14:textId="46A9116D" w:rsidR="003134D5" w:rsidRPr="00750A7A" w:rsidRDefault="00AD09A4"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 xml:space="preserve">First dimension: </w:t>
      </w:r>
      <w:r w:rsidR="00D9444C" w:rsidRPr="00750A7A">
        <w:rPr>
          <w:rFonts w:asciiTheme="majorHAnsi" w:eastAsia="Aptos" w:hAnsiTheme="majorHAnsi" w:cstheme="majorHAnsi"/>
          <w:color w:val="A6A6A6" w:themeColor="background1" w:themeShade="A6"/>
        </w:rPr>
        <w:t xml:space="preserve">How is </w:t>
      </w:r>
      <w:r w:rsidR="006974C7" w:rsidRPr="00750A7A">
        <w:rPr>
          <w:rFonts w:asciiTheme="majorHAnsi" w:eastAsia="Aptos" w:hAnsiTheme="majorHAnsi" w:cstheme="majorHAnsi"/>
          <w:color w:val="A6A6A6" w:themeColor="background1" w:themeShade="A6"/>
        </w:rPr>
        <w:t>i</w:t>
      </w:r>
      <w:r w:rsidR="00D9444C" w:rsidRPr="00750A7A">
        <w:rPr>
          <w:rFonts w:asciiTheme="majorHAnsi" w:eastAsia="Aptos" w:hAnsiTheme="majorHAnsi" w:cstheme="majorHAnsi"/>
          <w:color w:val="A6A6A6" w:themeColor="background1" w:themeShade="A6"/>
        </w:rPr>
        <w:t>t being measured</w:t>
      </w:r>
      <w:r w:rsidR="00E90D1C" w:rsidRPr="00750A7A">
        <w:rPr>
          <w:rFonts w:asciiTheme="majorHAnsi" w:eastAsia="Aptos" w:hAnsiTheme="majorHAnsi" w:cstheme="majorHAnsi"/>
          <w:color w:val="A6A6A6" w:themeColor="background1" w:themeShade="A6"/>
        </w:rPr>
        <w:t xml:space="preserve">? </w:t>
      </w:r>
      <w:r w:rsidR="003134D5" w:rsidRPr="00750A7A">
        <w:rPr>
          <w:rFonts w:asciiTheme="majorHAnsi" w:eastAsia="Aptos" w:hAnsiTheme="majorHAnsi" w:cstheme="majorHAnsi"/>
          <w:color w:val="A6A6A6" w:themeColor="background1" w:themeShade="A6"/>
        </w:rPr>
        <w:t>In this example, brain structure is assessed using MRI. Since MRI is a biological/physiological tool, this falls under a neuro/bio/physiological measure.</w:t>
      </w:r>
    </w:p>
    <w:p w14:paraId="5F4AFEDC" w14:textId="448A0B88" w:rsidR="00481D68" w:rsidRPr="00750A7A" w:rsidRDefault="00B0745D"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Second dimension: What is being measured</w:t>
      </w:r>
      <w:r w:rsidR="00E90D1C" w:rsidRPr="00750A7A">
        <w:rPr>
          <w:rFonts w:asciiTheme="majorHAnsi" w:eastAsia="Aptos" w:hAnsiTheme="majorHAnsi" w:cstheme="majorHAnsi"/>
          <w:color w:val="A6A6A6" w:themeColor="background1" w:themeShade="A6"/>
        </w:rPr>
        <w:t>?</w:t>
      </w:r>
      <w:r w:rsidRPr="00750A7A">
        <w:rPr>
          <w:rFonts w:asciiTheme="majorHAnsi" w:eastAsia="Aptos" w:hAnsiTheme="majorHAnsi" w:cstheme="majorHAnsi"/>
          <w:color w:val="A6A6A6" w:themeColor="background1" w:themeShade="A6"/>
        </w:rPr>
        <w:t xml:space="preserve"> </w:t>
      </w:r>
      <w:r w:rsidR="00A00A52" w:rsidRPr="00750A7A">
        <w:rPr>
          <w:rFonts w:asciiTheme="majorHAnsi" w:eastAsia="Aptos" w:hAnsiTheme="majorHAnsi" w:cstheme="majorHAnsi"/>
          <w:color w:val="A6A6A6" w:themeColor="background1" w:themeShade="A6"/>
        </w:rPr>
        <w:t>The construct</w:t>
      </w:r>
      <w:r w:rsidR="00D90CEA" w:rsidRPr="00750A7A">
        <w:rPr>
          <w:rFonts w:asciiTheme="majorHAnsi" w:eastAsia="Aptos" w:hAnsiTheme="majorHAnsi" w:cstheme="majorHAnsi"/>
          <w:color w:val="A6A6A6" w:themeColor="background1" w:themeShade="A6"/>
        </w:rPr>
        <w:t xml:space="preserve"> </w:t>
      </w:r>
      <w:r w:rsidR="00A00A52" w:rsidRPr="00750A7A">
        <w:rPr>
          <w:rFonts w:asciiTheme="majorHAnsi" w:eastAsia="Aptos" w:hAnsiTheme="majorHAnsi" w:cstheme="majorHAnsi"/>
          <w:color w:val="A6A6A6" w:themeColor="background1" w:themeShade="A6"/>
        </w:rPr>
        <w:t>of interest is changes in brain structure, which is also a neuro/bio/physiological phenomenon.</w:t>
      </w:r>
    </w:p>
    <w:p w14:paraId="35ABB5FE" w14:textId="04EEEDF4" w:rsidR="00A149D0" w:rsidRPr="00750A7A" w:rsidRDefault="30B23281" w:rsidP="00767297">
      <w:pPr>
        <w:spacing w:after="120" w:line="276" w:lineRule="auto"/>
        <w:jc w:val="both"/>
        <w:rPr>
          <w:rFonts w:asciiTheme="majorHAnsi" w:eastAsia="Aptos" w:hAnsiTheme="majorHAnsi" w:cstheme="majorHAnsi"/>
          <w:b/>
          <w:bCs/>
          <w:color w:val="A6A6A6" w:themeColor="background1" w:themeShade="A6"/>
        </w:rPr>
      </w:pPr>
      <w:r w:rsidRPr="00750A7A">
        <w:rPr>
          <w:rFonts w:asciiTheme="majorHAnsi" w:eastAsia="Aptos" w:hAnsiTheme="majorHAnsi" w:cstheme="majorHAnsi"/>
          <w:color w:val="A6A6A6" w:themeColor="background1" w:themeShade="A6"/>
        </w:rPr>
        <w:t xml:space="preserve">Examining the relevant cell (where the row and column intersect), we would categorize it as </w:t>
      </w:r>
      <w:r w:rsidRPr="00750A7A">
        <w:rPr>
          <w:rFonts w:asciiTheme="majorHAnsi" w:eastAsia="Aptos" w:hAnsiTheme="majorHAnsi" w:cstheme="majorHAnsi"/>
          <w:b/>
          <w:bCs/>
          <w:color w:val="A6A6A6" w:themeColor="background1" w:themeShade="A6"/>
        </w:rPr>
        <w:t>neuro/bio/physiological measure of neuro/bio/physiology.</w:t>
      </w:r>
    </w:p>
    <w:p w14:paraId="61F0ECF8" w14:textId="77777777" w:rsidR="00A149D0" w:rsidRPr="00750A7A" w:rsidRDefault="00A149D0" w:rsidP="00767297">
      <w:pPr>
        <w:spacing w:after="120" w:line="276" w:lineRule="auto"/>
        <w:jc w:val="both"/>
        <w:rPr>
          <w:rFonts w:asciiTheme="majorHAnsi" w:eastAsia="Aptos" w:hAnsiTheme="majorHAnsi" w:cstheme="majorHAnsi"/>
          <w:b/>
          <w:bCs/>
          <w:color w:val="A6A6A6" w:themeColor="background1" w:themeShade="A6"/>
        </w:rPr>
      </w:pPr>
    </w:p>
    <w:p w14:paraId="42C3C41B" w14:textId="5C62CC3E" w:rsidR="00E91BBA" w:rsidRPr="00750A7A" w:rsidRDefault="00C217D5" w:rsidP="00767297">
      <w:pPr>
        <w:pStyle w:val="Heading2"/>
        <w:spacing w:line="276" w:lineRule="auto"/>
        <w:rPr>
          <w:rFonts w:eastAsia="Aptos" w:cstheme="majorHAnsi"/>
          <w:color w:val="000000" w:themeColor="text1"/>
        </w:rPr>
      </w:pPr>
      <w:bookmarkStart w:id="485" w:name="_Toc224681569"/>
      <w:r w:rsidRPr="00750A7A">
        <w:rPr>
          <w:rFonts w:eastAsia="Aptos" w:cstheme="majorHAnsi"/>
          <w:color w:val="000000" w:themeColor="text1"/>
        </w:rPr>
        <w:t>Example 10</w:t>
      </w:r>
      <w:bookmarkEnd w:id="485"/>
    </w:p>
    <w:p w14:paraId="4DA79569" w14:textId="77777777" w:rsidR="009029DB" w:rsidRDefault="00570DE4" w:rsidP="00767297">
      <w:pPr>
        <w:spacing w:after="120" w:line="276" w:lineRule="auto"/>
        <w:rPr>
          <w:rFonts w:asciiTheme="majorHAnsi" w:eastAsia="Aptos" w:hAnsiTheme="majorHAnsi" w:cstheme="majorHAnsi"/>
          <w:b/>
          <w:bCs/>
          <w:color w:val="A6A6A6" w:themeColor="background1" w:themeShade="A6"/>
          <w:u w:val="single"/>
        </w:rPr>
      </w:pPr>
      <w:r w:rsidRPr="00750A7A">
        <w:rPr>
          <w:rFonts w:cstheme="majorHAnsi"/>
          <w:noProof/>
        </w:rPr>
        <mc:AlternateContent>
          <mc:Choice Requires="wps">
            <w:drawing>
              <wp:anchor distT="0" distB="0" distL="114300" distR="114300" simplePos="0" relativeHeight="251731456" behindDoc="0" locked="0" layoutInCell="1" allowOverlap="1" wp14:anchorId="717E3226" wp14:editId="4CBF6A44">
                <wp:simplePos x="0" y="0"/>
                <wp:positionH relativeFrom="margin">
                  <wp:align>left</wp:align>
                </wp:positionH>
                <wp:positionV relativeFrom="paragraph">
                  <wp:posOffset>86360</wp:posOffset>
                </wp:positionV>
                <wp:extent cx="5749290" cy="1768475"/>
                <wp:effectExtent l="0" t="0" r="22860" b="22225"/>
                <wp:wrapTopAndBottom/>
                <wp:docPr id="1486119907" name="Rectangle 22"/>
                <wp:cNvGraphicFramePr/>
                <a:graphic xmlns:a="http://schemas.openxmlformats.org/drawingml/2006/main">
                  <a:graphicData uri="http://schemas.microsoft.com/office/word/2010/wordprocessingShape">
                    <wps:wsp>
                      <wps:cNvSpPr/>
                      <wps:spPr>
                        <a:xfrm>
                          <a:off x="0" y="0"/>
                          <a:ext cx="5749290" cy="176847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00AB1EAB" w14:textId="2DD3E8AD" w:rsidR="00DA0CB8" w:rsidRPr="00DA0CB8" w:rsidRDefault="005751E3" w:rsidP="008C673D">
                            <w:pPr>
                              <w:spacing w:line="276" w:lineRule="auto"/>
                              <w:jc w:val="both"/>
                              <w:rPr>
                                <w:rFonts w:ascii="Calibri" w:eastAsia="Aptos" w:hAnsi="Calibri" w:cs="Calibri"/>
                                <w:color w:val="000000" w:themeColor="text1"/>
                              </w:rPr>
                            </w:pPr>
                            <w:r w:rsidRPr="00DA0CB8">
                              <w:rPr>
                                <w:rFonts w:ascii="Calibri" w:eastAsia="Aptos" w:hAnsi="Calibri" w:cs="Calibri"/>
                                <w:color w:val="000000" w:themeColor="text1"/>
                              </w:rPr>
                              <w:t>In our experiment, we gave 18-month-olds a task in which a rope that was attached to an out-of-reach transparent box could be pulled to reach a toy in the box.</w:t>
                            </w:r>
                          </w:p>
                          <w:p w14:paraId="7E6EB32C" w14:textId="52A41FA1" w:rsidR="00BE475F" w:rsidRDefault="005751E3" w:rsidP="008C673D">
                            <w:pPr>
                              <w:spacing w:line="276" w:lineRule="auto"/>
                              <w:jc w:val="both"/>
                              <w:rPr>
                                <w:rFonts w:ascii="Calibri" w:eastAsia="Aptos" w:hAnsi="Calibri" w:cs="Calibri"/>
                                <w:color w:val="000000" w:themeColor="text1"/>
                              </w:rPr>
                            </w:pPr>
                            <w:r w:rsidRPr="00DA0CB8">
                              <w:rPr>
                                <w:rFonts w:ascii="Calibri" w:eastAsia="Aptos" w:hAnsi="Calibri" w:cs="Calibri"/>
                                <w:color w:val="000000" w:themeColor="text1"/>
                              </w:rPr>
                              <w:t>We next examined infants’ persistence on the same task that, unbeknownst to them, was actually impossible to solve (as the container was glued to the table); the only difference across conditions was the type of social input received before being presented with the task.</w:t>
                            </w:r>
                          </w:p>
                          <w:p w14:paraId="04597BBC" w14:textId="7E78E178" w:rsidR="005751E3" w:rsidRPr="00BE475F" w:rsidRDefault="005751E3" w:rsidP="008C673D">
                            <w:pPr>
                              <w:spacing w:line="276" w:lineRule="auto"/>
                              <w:jc w:val="both"/>
                              <w:rPr>
                                <w:rFonts w:ascii="Calibri" w:eastAsia="Aptos" w:hAnsi="Calibri" w:cs="Calibri"/>
                                <w:color w:val="000000" w:themeColor="text1"/>
                                <w:lang w:val="en-GB"/>
                              </w:rPr>
                            </w:pPr>
                            <w:r w:rsidRPr="00DA0CB8">
                              <w:rPr>
                                <w:rFonts w:ascii="Calibri" w:eastAsia="Aptos" w:hAnsi="Calibri" w:cs="Calibri"/>
                                <w:color w:val="000000" w:themeColor="text1"/>
                              </w:rPr>
                              <w:t xml:space="preserve">Infants’ time spent trying across trials </w:t>
                            </w:r>
                            <w:r w:rsidRPr="00DA0CB8">
                              <w:rPr>
                                <w:rFonts w:ascii="Calibri" w:eastAsia="Aptos" w:hAnsi="Calibri" w:cs="Calibri"/>
                                <w:color w:val="000000" w:themeColor="text1"/>
                                <w:lang w:val="en-GB"/>
                              </w:rPr>
                              <w:t>[…]</w:t>
                            </w:r>
                          </w:p>
                          <w:p w14:paraId="59DBBC17" w14:textId="39A253BE" w:rsidR="005751E3" w:rsidRPr="008C673D" w:rsidRDefault="00BE475F" w:rsidP="00BE475F">
                            <w:pPr>
                              <w:jc w:val="right"/>
                              <w:rPr>
                                <w:sz w:val="16"/>
                                <w:szCs w:val="16"/>
                                <w:lang w:val="en-GB"/>
                              </w:rPr>
                            </w:pPr>
                            <w:hyperlink r:id="rId32" w:history="1">
                              <w:r w:rsidRPr="008C673D">
                                <w:rPr>
                                  <w:rStyle w:val="Hyperlink"/>
                                  <w:rFonts w:ascii="Calibri" w:hAnsi="Calibri" w:cs="Calibri"/>
                                  <w:color w:val="auto"/>
                                  <w:sz w:val="16"/>
                                  <w:szCs w:val="16"/>
                                  <w:lang w:val="en-GB"/>
                                </w:rPr>
                                <w:t>https://doi.org/10.1038/s41562-019-0814-0</w:t>
                              </w:r>
                            </w:hyperlink>
                            <w:r w:rsidRPr="008C673D">
                              <w:rPr>
                                <w:sz w:val="16"/>
                                <w:szCs w:val="16"/>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7E3226" id="Rectangle 22" o:spid="_x0000_s1036" style="position:absolute;margin-left:0;margin-top:6.8pt;width:452.7pt;height:139.25pt;z-index:251731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" fillcolor="white [3201]" strokecolor="black [3200]" strokeweight="1pt">
                <v:textbox>
                  <w:txbxContent>
                    <w:p w14:paraId="00AB1EAB" w14:textId="2DD3E8AD" w:rsidR="00DA0CB8" w:rsidRPr="00DA0CB8" w:rsidRDefault="005751E3" w:rsidP="008C673D">
                      <w:pPr>
                        <w:spacing w:line="276" w:lineRule="auto"/>
                        <w:jc w:val="both"/>
                        <w:rPr>
                          <w:rFonts w:ascii="Calibri" w:eastAsia="Aptos" w:hAnsi="Calibri" w:cs="Calibri"/>
                          <w:color w:val="000000" w:themeColor="text1"/>
                        </w:rPr>
                      </w:pPr>
                      <w:r w:rsidRPr="00DA0CB8">
                        <w:rPr>
                          <w:rFonts w:ascii="Calibri" w:eastAsia="Aptos" w:hAnsi="Calibri" w:cs="Calibri"/>
                          <w:color w:val="000000" w:themeColor="text1"/>
                        </w:rPr>
                        <w:t>In our experiment, we gave 18-month-olds a task in which a rope that was attached to an out-of-reach transparent box could be pulled to reach a toy in the box.</w:t>
                      </w:r>
                    </w:p>
                    <w:p w14:paraId="7E6EB32C" w14:textId="52A41FA1" w:rsidR="00BE475F" w:rsidRDefault="005751E3" w:rsidP="008C673D">
                      <w:pPr>
                        <w:spacing w:line="276" w:lineRule="auto"/>
                        <w:jc w:val="both"/>
                        <w:rPr>
                          <w:rFonts w:ascii="Calibri" w:eastAsia="Aptos" w:hAnsi="Calibri" w:cs="Calibri"/>
                          <w:color w:val="000000" w:themeColor="text1"/>
                        </w:rPr>
                      </w:pPr>
                      <w:r w:rsidRPr="00DA0CB8">
                        <w:rPr>
                          <w:rFonts w:ascii="Calibri" w:eastAsia="Aptos" w:hAnsi="Calibri" w:cs="Calibri"/>
                          <w:color w:val="000000" w:themeColor="text1"/>
                        </w:rPr>
                        <w:t>We next examined infants’ persistence on the same task that, unbeknownst to them, was actually impossible to solve (as the container was glued to the table); the only difference across conditions was the type of social input received before being presented with the task.</w:t>
                      </w:r>
                    </w:p>
                    <w:p w14:paraId="04597BBC" w14:textId="7E78E178" w:rsidR="005751E3" w:rsidRPr="00BE475F" w:rsidRDefault="005751E3" w:rsidP="008C673D">
                      <w:pPr>
                        <w:spacing w:line="276" w:lineRule="auto"/>
                        <w:jc w:val="both"/>
                        <w:rPr>
                          <w:rFonts w:ascii="Calibri" w:eastAsia="Aptos" w:hAnsi="Calibri" w:cs="Calibri"/>
                          <w:color w:val="000000" w:themeColor="text1"/>
                          <w:lang w:val="en-GB"/>
                        </w:rPr>
                      </w:pPr>
                      <w:r w:rsidRPr="00DA0CB8">
                        <w:rPr>
                          <w:rFonts w:ascii="Calibri" w:eastAsia="Aptos" w:hAnsi="Calibri" w:cs="Calibri"/>
                          <w:color w:val="000000" w:themeColor="text1"/>
                        </w:rPr>
                        <w:t xml:space="preserve">Infants’ time spent trying across trials </w:t>
                      </w:r>
                      <w:r w:rsidRPr="00DA0CB8">
                        <w:rPr>
                          <w:rFonts w:ascii="Calibri" w:eastAsia="Aptos" w:hAnsi="Calibri" w:cs="Calibri"/>
                          <w:color w:val="000000" w:themeColor="text1"/>
                          <w:lang w:val="en-GB"/>
                        </w:rPr>
                        <w:t>[…]</w:t>
                      </w:r>
                    </w:p>
                    <w:p w14:paraId="59DBBC17" w14:textId="39A253BE" w:rsidR="005751E3" w:rsidRPr="008C673D" w:rsidRDefault="00BE475F" w:rsidP="00BE475F">
                      <w:pPr>
                        <w:jc w:val="right"/>
                        <w:rPr>
                          <w:sz w:val="16"/>
                          <w:szCs w:val="16"/>
                          <w:lang w:val="en-GB"/>
                        </w:rPr>
                      </w:pPr>
                      <w:hyperlink r:id="rId33" w:history="1">
                        <w:r w:rsidRPr="008C673D">
                          <w:rPr>
                            <w:rStyle w:val="Hyperlink"/>
                            <w:rFonts w:ascii="Calibri" w:hAnsi="Calibri" w:cs="Calibri"/>
                            <w:color w:val="auto"/>
                            <w:sz w:val="16"/>
                            <w:szCs w:val="16"/>
                            <w:lang w:val="en-GB"/>
                          </w:rPr>
                          <w:t>https://doi.org/10.1038/s41562-019-0814-0</w:t>
                        </w:r>
                      </w:hyperlink>
                      <w:r w:rsidRPr="008C673D">
                        <w:rPr>
                          <w:sz w:val="16"/>
                          <w:szCs w:val="16"/>
                          <w:lang w:val="en-GB"/>
                        </w:rPr>
                        <w:t xml:space="preserve"> </w:t>
                      </w:r>
                    </w:p>
                  </w:txbxContent>
                </v:textbox>
                <w10:wrap type="topAndBottom" anchorx="margin"/>
              </v:rect>
            </w:pict>
          </mc:Fallback>
        </mc:AlternateContent>
      </w:r>
    </w:p>
    <w:p w14:paraId="213EAF36" w14:textId="443C0564" w:rsidR="005751E3" w:rsidRPr="00750A7A" w:rsidRDefault="006974C7" w:rsidP="00767297">
      <w:pPr>
        <w:spacing w:after="120" w:line="276" w:lineRule="auto"/>
        <w:rPr>
          <w:rFonts w:asciiTheme="majorHAnsi" w:eastAsia="Aptos" w:hAnsiTheme="majorHAnsi" w:cstheme="majorHAnsi"/>
          <w:b/>
          <w:bCs/>
          <w:color w:val="A6A6A6" w:themeColor="background1" w:themeShade="A6"/>
          <w:u w:val="single"/>
        </w:rPr>
      </w:pPr>
      <w:r w:rsidRPr="00750A7A">
        <w:rPr>
          <w:rFonts w:asciiTheme="majorHAnsi" w:eastAsia="Aptos" w:hAnsiTheme="majorHAnsi" w:cstheme="majorHAnsi"/>
          <w:b/>
          <w:bCs/>
          <w:color w:val="A6A6A6" w:themeColor="background1" w:themeShade="A6"/>
          <w:u w:val="single"/>
        </w:rPr>
        <w:t>Solution:</w:t>
      </w:r>
    </w:p>
    <w:p w14:paraId="6550347A" w14:textId="6B7BAD51" w:rsidR="001E205B" w:rsidRPr="00750A7A" w:rsidRDefault="006974C7"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First dimension: How is it being measured</w:t>
      </w:r>
      <w:r w:rsidR="00D076E6" w:rsidRPr="00750A7A">
        <w:rPr>
          <w:rFonts w:asciiTheme="majorHAnsi" w:eastAsia="Aptos" w:hAnsiTheme="majorHAnsi" w:cstheme="majorHAnsi"/>
          <w:color w:val="A6A6A6" w:themeColor="background1" w:themeShade="A6"/>
        </w:rPr>
        <w:t>?</w:t>
      </w:r>
      <w:r w:rsidR="001E205B" w:rsidRPr="00750A7A">
        <w:rPr>
          <w:rFonts w:asciiTheme="majorHAnsi" w:eastAsia="Aptos" w:hAnsiTheme="majorHAnsi" w:cstheme="majorHAnsi"/>
          <w:color w:val="A6A6A6" w:themeColor="background1" w:themeShade="A6"/>
        </w:rPr>
        <w:t xml:space="preserve"> </w:t>
      </w:r>
      <w:r w:rsidR="00316E61" w:rsidRPr="00750A7A">
        <w:rPr>
          <w:rFonts w:asciiTheme="majorHAnsi" w:eastAsia="Aptos" w:hAnsiTheme="majorHAnsi" w:cstheme="majorHAnsi"/>
          <w:color w:val="A6A6A6" w:themeColor="background1" w:themeShade="A6"/>
        </w:rPr>
        <w:t>The duration of infants' persistence on a task was measured. We would therefore categorize it as a behavioral measure.</w:t>
      </w:r>
    </w:p>
    <w:p w14:paraId="6C7BE1C2" w14:textId="209585F3" w:rsidR="00EE6860" w:rsidRPr="00750A7A" w:rsidRDefault="00EE6860"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 xml:space="preserve">Second </w:t>
      </w:r>
      <w:r w:rsidR="00316E61" w:rsidRPr="00750A7A">
        <w:rPr>
          <w:rFonts w:asciiTheme="majorHAnsi" w:eastAsia="Aptos" w:hAnsiTheme="majorHAnsi" w:cstheme="majorHAnsi"/>
          <w:color w:val="A6A6A6" w:themeColor="background1" w:themeShade="A6"/>
        </w:rPr>
        <w:t>d</w:t>
      </w:r>
      <w:r w:rsidRPr="00750A7A">
        <w:rPr>
          <w:rFonts w:asciiTheme="majorHAnsi" w:eastAsia="Aptos" w:hAnsiTheme="majorHAnsi" w:cstheme="majorHAnsi"/>
          <w:color w:val="A6A6A6" w:themeColor="background1" w:themeShade="A6"/>
        </w:rPr>
        <w:t>imension: What is being measured</w:t>
      </w:r>
      <w:r w:rsidR="00316E61" w:rsidRPr="00750A7A">
        <w:rPr>
          <w:rFonts w:asciiTheme="majorHAnsi" w:eastAsia="Aptos" w:hAnsiTheme="majorHAnsi" w:cstheme="majorHAnsi"/>
          <w:color w:val="A6A6A6" w:themeColor="background1" w:themeShade="A6"/>
        </w:rPr>
        <w:t>?</w:t>
      </w:r>
      <w:r w:rsidRPr="00750A7A">
        <w:rPr>
          <w:rFonts w:asciiTheme="majorHAnsi" w:eastAsia="Aptos" w:hAnsiTheme="majorHAnsi" w:cstheme="majorHAnsi"/>
          <w:color w:val="A6A6A6" w:themeColor="background1" w:themeShade="A6"/>
        </w:rPr>
        <w:t xml:space="preserve"> </w:t>
      </w:r>
      <w:r w:rsidR="00E87ACA" w:rsidRPr="00750A7A">
        <w:rPr>
          <w:rFonts w:asciiTheme="majorHAnsi" w:eastAsia="Aptos" w:hAnsiTheme="majorHAnsi" w:cstheme="majorHAnsi"/>
          <w:color w:val="A6A6A6" w:themeColor="background1" w:themeShade="A6"/>
        </w:rPr>
        <w:t>The construct of interest is persistence, which reflects a type of behavior.</w:t>
      </w:r>
    </w:p>
    <w:p w14:paraId="044080C9" w14:textId="33E05258" w:rsidR="004F6B9C" w:rsidRDefault="009D4AD2" w:rsidP="00767297">
      <w:pPr>
        <w:spacing w:after="120" w:line="276" w:lineRule="auto"/>
        <w:jc w:val="both"/>
        <w:rPr>
          <w:rFonts w:asciiTheme="majorHAnsi" w:eastAsia="Aptos" w:hAnsiTheme="majorHAnsi" w:cstheme="majorHAnsi"/>
          <w:b/>
          <w:bCs/>
          <w:color w:val="A6A6A6" w:themeColor="background1" w:themeShade="A6"/>
        </w:rPr>
      </w:pPr>
      <w:r w:rsidRPr="00750A7A">
        <w:rPr>
          <w:rFonts w:asciiTheme="majorHAnsi" w:eastAsia="Aptos" w:hAnsiTheme="majorHAnsi" w:cstheme="majorHAnsi"/>
          <w:color w:val="A6A6A6" w:themeColor="background1" w:themeShade="A6"/>
        </w:rPr>
        <w:t xml:space="preserve">Examining the relevant cell (where the row and column intersect), we would categorize it as </w:t>
      </w:r>
      <w:r w:rsidR="0022082F" w:rsidRPr="00750A7A">
        <w:rPr>
          <w:rFonts w:asciiTheme="majorHAnsi" w:eastAsia="Aptos" w:hAnsiTheme="majorHAnsi" w:cstheme="majorHAnsi"/>
          <w:b/>
          <w:bCs/>
          <w:color w:val="A6A6A6" w:themeColor="background1" w:themeShade="A6"/>
        </w:rPr>
        <w:t>b</w:t>
      </w:r>
      <w:r w:rsidR="00EE2FD0" w:rsidRPr="00750A7A">
        <w:rPr>
          <w:rFonts w:asciiTheme="majorHAnsi" w:eastAsia="Aptos" w:hAnsiTheme="majorHAnsi" w:cstheme="majorHAnsi"/>
          <w:b/>
          <w:bCs/>
          <w:color w:val="A6A6A6" w:themeColor="background1" w:themeShade="A6"/>
        </w:rPr>
        <w:t>ehavioral measure of behavior.</w:t>
      </w:r>
    </w:p>
    <w:p w14:paraId="2D29D9AC" w14:textId="078CA250" w:rsidR="0029448E" w:rsidRDefault="0029448E" w:rsidP="0029445E">
      <w:pPr>
        <w:spacing w:after="120" w:line="276" w:lineRule="auto"/>
        <w:jc w:val="both"/>
        <w:rPr>
          <w:rFonts w:asciiTheme="majorHAnsi" w:eastAsia="Aptos" w:hAnsiTheme="majorHAnsi" w:cstheme="majorHAnsi"/>
          <w:color w:val="A6A6A6" w:themeColor="background1" w:themeShade="A6"/>
        </w:rPr>
      </w:pPr>
      <w:r w:rsidRPr="0029448E">
        <w:rPr>
          <w:rFonts w:asciiTheme="majorHAnsi" w:eastAsia="Aptos" w:hAnsiTheme="majorHAnsi" w:cstheme="majorHAnsi"/>
          <w:color w:val="A6A6A6" w:themeColor="background1" w:themeShade="A6"/>
        </w:rPr>
        <w:t xml:space="preserve">In this case, as the 'what' </w:t>
      </w:r>
      <w:r w:rsidR="0084312D">
        <w:rPr>
          <w:rFonts w:asciiTheme="majorHAnsi" w:eastAsia="Aptos" w:hAnsiTheme="majorHAnsi" w:cstheme="majorHAnsi"/>
          <w:color w:val="A6A6A6" w:themeColor="background1" w:themeShade="A6"/>
        </w:rPr>
        <w:t>is</w:t>
      </w:r>
      <w:r w:rsidRPr="0029448E">
        <w:rPr>
          <w:rFonts w:asciiTheme="majorHAnsi" w:eastAsia="Aptos" w:hAnsiTheme="majorHAnsi" w:cstheme="majorHAnsi"/>
          <w:color w:val="A6A6A6" w:themeColor="background1" w:themeShade="A6"/>
        </w:rPr>
        <w:t xml:space="preserve"> behavioral, we would need to determine whether recent technology was used and whether the dependent variable</w:t>
      </w:r>
      <w:r w:rsidR="0084312D">
        <w:rPr>
          <w:rFonts w:asciiTheme="majorHAnsi" w:eastAsia="Aptos" w:hAnsiTheme="majorHAnsi" w:cstheme="majorHAnsi"/>
          <w:color w:val="A6A6A6" w:themeColor="background1" w:themeShade="A6"/>
        </w:rPr>
        <w:t xml:space="preserve"> was a behavioral measure</w:t>
      </w:r>
      <w:r w:rsidRPr="0029448E">
        <w:rPr>
          <w:rFonts w:asciiTheme="majorHAnsi" w:eastAsia="Aptos" w:hAnsiTheme="majorHAnsi" w:cstheme="majorHAnsi"/>
          <w:color w:val="A6A6A6" w:themeColor="background1" w:themeShade="A6"/>
        </w:rPr>
        <w:t xml:space="preserve">. </w:t>
      </w:r>
    </w:p>
    <w:p w14:paraId="1BF5AF64" w14:textId="72AFA117" w:rsidR="0029448E" w:rsidRDefault="0029448E" w:rsidP="0029445E">
      <w:pPr>
        <w:spacing w:after="120" w:line="276" w:lineRule="auto"/>
        <w:jc w:val="both"/>
        <w:rPr>
          <w:rFonts w:asciiTheme="majorHAnsi" w:eastAsia="Aptos" w:hAnsiTheme="majorHAnsi" w:cstheme="majorHAnsi"/>
          <w:color w:val="A6A6A6" w:themeColor="background1" w:themeShade="A6"/>
        </w:rPr>
      </w:pPr>
      <w:r w:rsidRPr="0029448E">
        <w:rPr>
          <w:rFonts w:asciiTheme="majorHAnsi" w:eastAsia="Aptos" w:hAnsiTheme="majorHAnsi" w:cstheme="majorHAnsi"/>
          <w:color w:val="A6A6A6" w:themeColor="background1" w:themeShade="A6"/>
        </w:rPr>
        <w:t>Use of recent technology: No recent technology was used; persistence was assessed through direct behavioral observation and timing. Therefore, we would enter 'FALSE' in the 'Used as recent technology' column.</w:t>
      </w:r>
    </w:p>
    <w:p w14:paraId="33156205" w14:textId="67B5E15A" w:rsidR="00D71DFF" w:rsidRPr="00D71DFF" w:rsidRDefault="00D71DFF" w:rsidP="0029445E">
      <w:pPr>
        <w:spacing w:after="120" w:line="276" w:lineRule="auto"/>
        <w:jc w:val="both"/>
        <w:rPr>
          <w:rFonts w:asciiTheme="majorHAnsi" w:eastAsia="Aptos" w:hAnsiTheme="majorHAnsi" w:cstheme="majorHAnsi"/>
          <w:color w:val="A6A6A6" w:themeColor="background1" w:themeShade="A6"/>
        </w:rPr>
      </w:pPr>
      <w:r w:rsidRPr="00D71DFF">
        <w:rPr>
          <w:rFonts w:asciiTheme="majorHAnsi" w:eastAsia="Aptos" w:hAnsiTheme="majorHAnsi" w:cstheme="majorHAnsi"/>
          <w:color w:val="A6A6A6" w:themeColor="background1" w:themeShade="A6"/>
        </w:rPr>
        <w:t>Used as dependent variable</w:t>
      </w:r>
      <w:r w:rsidR="0029448E">
        <w:rPr>
          <w:rFonts w:asciiTheme="majorHAnsi" w:eastAsia="Aptos" w:hAnsiTheme="majorHAnsi" w:cstheme="majorHAnsi"/>
          <w:color w:val="A6A6A6" w:themeColor="background1" w:themeShade="A6"/>
        </w:rPr>
        <w:t>:</w:t>
      </w:r>
      <w:r w:rsidRPr="00D71DFF">
        <w:rPr>
          <w:rFonts w:asciiTheme="majorHAnsi" w:eastAsia="Aptos" w:hAnsiTheme="majorHAnsi" w:cstheme="majorHAnsi"/>
          <w:color w:val="A6A6A6" w:themeColor="background1" w:themeShade="A6"/>
        </w:rPr>
        <w:t xml:space="preserve"> </w:t>
      </w:r>
      <w:r w:rsidR="00782892">
        <w:rPr>
          <w:rFonts w:asciiTheme="majorHAnsi" w:eastAsia="Aptos" w:hAnsiTheme="majorHAnsi" w:cstheme="majorHAnsi"/>
          <w:color w:val="A6A6A6" w:themeColor="background1" w:themeShade="A6"/>
        </w:rPr>
        <w:t>‘TRUE’</w:t>
      </w:r>
      <w:r w:rsidRPr="00D71DFF">
        <w:rPr>
          <w:rFonts w:asciiTheme="majorHAnsi" w:eastAsia="Aptos" w:hAnsiTheme="majorHAnsi" w:cstheme="majorHAnsi"/>
          <w:color w:val="A6A6A6" w:themeColor="background1" w:themeShade="A6"/>
        </w:rPr>
        <w:t>. The paper states</w:t>
      </w:r>
      <w:r w:rsidR="0029448E">
        <w:rPr>
          <w:rFonts w:asciiTheme="majorHAnsi" w:eastAsia="Aptos" w:hAnsiTheme="majorHAnsi" w:cstheme="majorHAnsi"/>
          <w:color w:val="A6A6A6" w:themeColor="background1" w:themeShade="A6"/>
        </w:rPr>
        <w:t>:</w:t>
      </w:r>
      <w:r w:rsidRPr="00D71DFF">
        <w:rPr>
          <w:rFonts w:asciiTheme="majorHAnsi" w:eastAsia="Aptos" w:hAnsiTheme="majorHAnsi" w:cstheme="majorHAnsi"/>
          <w:color w:val="A6A6A6" w:themeColor="background1" w:themeShade="A6"/>
        </w:rPr>
        <w:t xml:space="preserve"> </w:t>
      </w:r>
    </w:p>
    <w:p w14:paraId="2236EF3C" w14:textId="77777777" w:rsidR="00D71DFF" w:rsidRDefault="0029445E" w:rsidP="00D71DFF">
      <w:pPr>
        <w:spacing w:after="120" w:line="276" w:lineRule="auto"/>
        <w:ind w:left="720"/>
        <w:jc w:val="both"/>
        <w:rPr>
          <w:rFonts w:asciiTheme="majorHAnsi" w:eastAsia="Aptos" w:hAnsiTheme="majorHAnsi" w:cstheme="majorHAnsi"/>
          <w:color w:val="A6A6A6" w:themeColor="background1" w:themeShade="A6"/>
        </w:rPr>
      </w:pPr>
      <w:r w:rsidRPr="00BB228C">
        <w:rPr>
          <w:rFonts w:asciiTheme="majorHAnsi" w:eastAsia="Aptos" w:hAnsiTheme="majorHAnsi" w:cstheme="majorHAnsi"/>
          <w:color w:val="A6A6A6" w:themeColor="background1" w:themeShade="A6"/>
        </w:rPr>
        <w:t xml:space="preserve">“We implemented four different convergent dependent measures to shed light on the nature of infants’ persistence and its consequences. Because persistence consists of both a temporal component (deciding how long to try) and an intensity component </w:t>
      </w:r>
      <w:r w:rsidRPr="00BB228C">
        <w:rPr>
          <w:rFonts w:asciiTheme="majorHAnsi" w:eastAsia="Aptos" w:hAnsiTheme="majorHAnsi" w:cstheme="majorHAnsi"/>
          <w:color w:val="A6A6A6" w:themeColor="background1" w:themeShade="A6"/>
        </w:rPr>
        <w:lastRenderedPageBreak/>
        <w:t xml:space="preserve">(deciding how hard to try), we measured both the time that infants spent trying and their pulling force.” </w:t>
      </w:r>
    </w:p>
    <w:p w14:paraId="0E07C749" w14:textId="5573407A" w:rsidR="0029448E" w:rsidRPr="0029448E" w:rsidRDefault="0029448E" w:rsidP="0029448E">
      <w:pPr>
        <w:spacing w:after="120" w:line="276" w:lineRule="auto"/>
        <w:jc w:val="both"/>
        <w:rPr>
          <w:rFonts w:asciiTheme="majorHAnsi" w:eastAsia="Aptos" w:hAnsiTheme="majorHAnsi" w:cstheme="majorHAnsi"/>
          <w:color w:val="A6A6A6" w:themeColor="background1" w:themeShade="A6"/>
        </w:rPr>
      </w:pPr>
      <w:r w:rsidRPr="0029448E">
        <w:rPr>
          <w:rFonts w:asciiTheme="majorHAnsi" w:eastAsia="Aptos" w:hAnsiTheme="majorHAnsi" w:cstheme="majorHAnsi"/>
          <w:color w:val="A6A6A6" w:themeColor="background1" w:themeShade="A6"/>
        </w:rPr>
        <w:t>Furthermore, in the statistical analysis, they state that they used ANOVAs to compare mean persistence across experimental conditions.</w:t>
      </w:r>
    </w:p>
    <w:p w14:paraId="14295671" w14:textId="393B93AE" w:rsidR="0084312D" w:rsidRDefault="0029448E" w:rsidP="0084312D">
      <w:pPr>
        <w:rPr>
          <w:rFonts w:eastAsia="Aptos"/>
        </w:rPr>
      </w:pPr>
      <w:r w:rsidRPr="0029448E">
        <w:rPr>
          <w:rFonts w:asciiTheme="majorHAnsi" w:eastAsia="Aptos" w:hAnsiTheme="majorHAnsi" w:cstheme="majorHAnsi"/>
          <w:color w:val="A6A6A6" w:themeColor="background1" w:themeShade="A6"/>
        </w:rPr>
        <w:t>Thus, we would select 'TRUE' in the 'Used as DV' colum</w:t>
      </w:r>
      <w:r>
        <w:rPr>
          <w:rFonts w:asciiTheme="majorHAnsi" w:eastAsia="Aptos" w:hAnsiTheme="majorHAnsi" w:cstheme="majorHAnsi"/>
          <w:color w:val="A6A6A6" w:themeColor="background1" w:themeShade="A6"/>
        </w:rPr>
        <w:t>n.</w:t>
      </w:r>
    </w:p>
    <w:p w14:paraId="401922CC" w14:textId="77777777" w:rsidR="0084312D" w:rsidRPr="00BB228C" w:rsidRDefault="0084312D" w:rsidP="00BB228C">
      <w:pPr>
        <w:rPr>
          <w:rFonts w:eastAsia="Aptos"/>
        </w:rPr>
      </w:pPr>
    </w:p>
    <w:bookmarkStart w:id="486" w:name="_Toc224681570"/>
    <w:p w14:paraId="7CCB3220" w14:textId="02297894" w:rsidR="005751E3" w:rsidRPr="00750A7A" w:rsidRDefault="004F6B9C" w:rsidP="00767297">
      <w:pPr>
        <w:pStyle w:val="Heading2"/>
        <w:spacing w:line="276" w:lineRule="auto"/>
        <w:rPr>
          <w:rFonts w:eastAsia="Aptos" w:cstheme="majorHAnsi"/>
          <w:color w:val="auto"/>
        </w:rPr>
      </w:pPr>
      <w:r w:rsidRPr="00750A7A">
        <w:rPr>
          <w:rFonts w:cstheme="majorHAnsi"/>
          <w:noProof/>
        </w:rPr>
        <mc:AlternateContent>
          <mc:Choice Requires="wps">
            <w:drawing>
              <wp:anchor distT="0" distB="0" distL="114300" distR="114300" simplePos="0" relativeHeight="251732480" behindDoc="0" locked="0" layoutInCell="1" allowOverlap="1" wp14:anchorId="0E859A06" wp14:editId="73BC9B2B">
                <wp:simplePos x="0" y="0"/>
                <wp:positionH relativeFrom="margin">
                  <wp:align>left</wp:align>
                </wp:positionH>
                <wp:positionV relativeFrom="paragraph">
                  <wp:posOffset>344401</wp:posOffset>
                </wp:positionV>
                <wp:extent cx="5744845" cy="2009140"/>
                <wp:effectExtent l="0" t="0" r="27305" b="10160"/>
                <wp:wrapTopAndBottom/>
                <wp:docPr id="1030344711" name="Rectangle 23"/>
                <wp:cNvGraphicFramePr/>
                <a:graphic xmlns:a="http://schemas.openxmlformats.org/drawingml/2006/main">
                  <a:graphicData uri="http://schemas.microsoft.com/office/word/2010/wordprocessingShape">
                    <wps:wsp>
                      <wps:cNvSpPr/>
                      <wps:spPr>
                        <a:xfrm>
                          <a:off x="0" y="0"/>
                          <a:ext cx="5744845" cy="2009671"/>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4FE8EEF6" w14:textId="790DFB9B" w:rsidR="00FA6510" w:rsidRDefault="00FA6510" w:rsidP="008C673D">
                            <w:pPr>
                              <w:jc w:val="both"/>
                              <w:rPr>
                                <w:rFonts w:ascii="Calibri" w:hAnsi="Calibri" w:cs="Calibri"/>
                              </w:rPr>
                            </w:pPr>
                            <w:r w:rsidRPr="00FA6510">
                              <w:rPr>
                                <w:rFonts w:ascii="Calibri" w:hAnsi="Calibri" w:cs="Calibri"/>
                              </w:rPr>
                              <w:t>All adult–infant dyads participated in two 5-min conditions. In the together condition, the adult experimenter engaged directly with the child by playing with a consistent set of toys, singing nursery rhymes, and reading Goodnight Moon</w:t>
                            </w:r>
                            <w:r>
                              <w:rPr>
                                <w:rFonts w:ascii="Calibri" w:hAnsi="Calibri" w:cs="Calibri"/>
                              </w:rPr>
                              <w:t>.</w:t>
                            </w:r>
                          </w:p>
                          <w:p w14:paraId="786D5C46" w14:textId="66FA475F" w:rsidR="00545C8C" w:rsidRDefault="00545C8C" w:rsidP="008C673D">
                            <w:pPr>
                              <w:jc w:val="both"/>
                              <w:rPr>
                                <w:rFonts w:ascii="Calibri" w:hAnsi="Calibri" w:cs="Calibri"/>
                              </w:rPr>
                            </w:pPr>
                            <w:r w:rsidRPr="00545C8C">
                              <w:rPr>
                                <w:rFonts w:ascii="Calibri" w:hAnsi="Calibri" w:cs="Calibri"/>
                              </w:rPr>
                              <w:t>During the together condition, we continuously recorded video and audio of the dyadic interaction.</w:t>
                            </w:r>
                          </w:p>
                          <w:p w14:paraId="3099671A" w14:textId="6062F8A0" w:rsidR="00A171DD" w:rsidRPr="00B53A72" w:rsidRDefault="00A171DD" w:rsidP="008C673D">
                            <w:pPr>
                              <w:jc w:val="both"/>
                              <w:rPr>
                                <w:rFonts w:ascii="Calibri" w:hAnsi="Calibri" w:cs="Calibri"/>
                              </w:rPr>
                            </w:pPr>
                            <w:r w:rsidRPr="00B53A72">
                              <w:rPr>
                                <w:rFonts w:ascii="Calibri" w:hAnsi="Calibri" w:cs="Calibri"/>
                              </w:rPr>
                              <w:t>[…] a research assistant coded every 500 ms whether or not there was mutual gaze (joint eye contact) between the adult and infant, whether or not the infant was smiling, and whether or not the infant and adult were engaged in joint attention to an external object, such as a toy or book.</w:t>
                            </w:r>
                          </w:p>
                          <w:p w14:paraId="01803891" w14:textId="09B8158E" w:rsidR="00A171DD" w:rsidRPr="00B75C0A" w:rsidRDefault="00B75C0A" w:rsidP="00B75C0A">
                            <w:pPr>
                              <w:jc w:val="right"/>
                              <w:rPr>
                                <w:rFonts w:ascii="Calibri" w:hAnsi="Calibri" w:cs="Calibri"/>
                                <w:sz w:val="18"/>
                                <w:szCs w:val="18"/>
                              </w:rPr>
                            </w:pPr>
                            <w:r w:rsidRPr="00B75C0A">
                              <w:rPr>
                                <w:rFonts w:ascii="Calibri" w:hAnsi="Calibri" w:cs="Calibri"/>
                                <w:sz w:val="18"/>
                                <w:szCs w:val="18"/>
                              </w:rPr>
                              <w:t xml:space="preserve">DOI: 10.1177/0956797619878698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859A06" id="Rectangle 23" o:spid="_x0000_s1037" style="position:absolute;margin-left:0;margin-top:27.1pt;width:452.35pt;height:158.2pt;z-index:2517324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" fillcolor="white [3201]" strokecolor="black [3200]" strokeweight="1pt">
                <v:textbox>
                  <w:txbxContent>
                    <w:p w14:paraId="4FE8EEF6" w14:textId="790DFB9B" w:rsidR="00FA6510" w:rsidRDefault="00FA6510" w:rsidP="008C673D">
                      <w:pPr>
                        <w:jc w:val="both"/>
                        <w:rPr>
                          <w:rFonts w:ascii="Calibri" w:hAnsi="Calibri" w:cs="Calibri"/>
                        </w:rPr>
                      </w:pPr>
                      <w:r w:rsidRPr="00FA6510">
                        <w:rPr>
                          <w:rFonts w:ascii="Calibri" w:hAnsi="Calibri" w:cs="Calibri"/>
                        </w:rPr>
                        <w:t>All adult–infant dyads participated in two 5-min conditions. In the together condition, the adult experimenter engaged directly with the child by playing with a consistent set of toys, singing nursery rhymes, and reading Goodnight Moon</w:t>
                      </w:r>
                      <w:r>
                        <w:rPr>
                          <w:rFonts w:ascii="Calibri" w:hAnsi="Calibri" w:cs="Calibri"/>
                        </w:rPr>
                        <w:t>.</w:t>
                      </w:r>
                    </w:p>
                    <w:p w14:paraId="786D5C46" w14:textId="66FA475F" w:rsidR="00545C8C" w:rsidRDefault="00545C8C" w:rsidP="008C673D">
                      <w:pPr>
                        <w:jc w:val="both"/>
                        <w:rPr>
                          <w:rFonts w:ascii="Calibri" w:hAnsi="Calibri" w:cs="Calibri"/>
                        </w:rPr>
                      </w:pPr>
                      <w:r w:rsidRPr="00545C8C">
                        <w:rPr>
                          <w:rFonts w:ascii="Calibri" w:hAnsi="Calibri" w:cs="Calibri"/>
                        </w:rPr>
                        <w:t>During the together condition, we continuously recorded video and audio of the dyadic interaction.</w:t>
                      </w:r>
                    </w:p>
                    <w:p w14:paraId="3099671A" w14:textId="6062F8A0" w:rsidR="00A171DD" w:rsidRPr="00B53A72" w:rsidRDefault="00A171DD" w:rsidP="008C673D">
                      <w:pPr>
                        <w:jc w:val="both"/>
                        <w:rPr>
                          <w:rFonts w:ascii="Calibri" w:hAnsi="Calibri" w:cs="Calibri"/>
                        </w:rPr>
                      </w:pPr>
                      <w:r w:rsidRPr="00B53A72">
                        <w:rPr>
                          <w:rFonts w:ascii="Calibri" w:hAnsi="Calibri" w:cs="Calibri"/>
                        </w:rPr>
                        <w:t>[…] a research assistant coded every 500 ms whether or not there was mutual gaze (joint eye contact) between the adult and infant, whether or not the infant was smiling, and whether or not the infant and adult were engaged in joint attention to an external object, such as a toy or book.</w:t>
                      </w:r>
                    </w:p>
                    <w:p w14:paraId="01803891" w14:textId="09B8158E" w:rsidR="00A171DD" w:rsidRPr="00B75C0A" w:rsidRDefault="00B75C0A" w:rsidP="00B75C0A">
                      <w:pPr>
                        <w:jc w:val="right"/>
                        <w:rPr>
                          <w:rFonts w:ascii="Calibri" w:hAnsi="Calibri" w:cs="Calibri"/>
                          <w:sz w:val="18"/>
                          <w:szCs w:val="18"/>
                        </w:rPr>
                      </w:pPr>
                      <w:r w:rsidRPr="00B75C0A">
                        <w:rPr>
                          <w:rFonts w:ascii="Calibri" w:hAnsi="Calibri" w:cs="Calibri"/>
                          <w:sz w:val="18"/>
                          <w:szCs w:val="18"/>
                        </w:rPr>
                        <w:t xml:space="preserve">DOI: 10.1177/0956797619878698 </w:t>
                      </w:r>
                    </w:p>
                  </w:txbxContent>
                </v:textbox>
                <w10:wrap type="topAndBottom" anchorx="margin"/>
              </v:rect>
            </w:pict>
          </mc:Fallback>
        </mc:AlternateContent>
      </w:r>
      <w:r w:rsidR="00B8760F" w:rsidRPr="00750A7A">
        <w:rPr>
          <w:rFonts w:eastAsia="Aptos" w:cstheme="majorHAnsi"/>
          <w:color w:val="auto"/>
        </w:rPr>
        <w:t>Example 11</w:t>
      </w:r>
      <w:bookmarkEnd w:id="486"/>
    </w:p>
    <w:p w14:paraId="1F94F481" w14:textId="77777777" w:rsidR="004F6B9C" w:rsidRPr="00750A7A" w:rsidRDefault="004F6B9C" w:rsidP="00767297">
      <w:pPr>
        <w:spacing w:after="120" w:line="276" w:lineRule="auto"/>
        <w:jc w:val="both"/>
        <w:rPr>
          <w:rFonts w:asciiTheme="majorHAnsi" w:eastAsia="Aptos" w:hAnsiTheme="majorHAnsi" w:cstheme="majorHAnsi"/>
          <w:b/>
          <w:bCs/>
          <w:color w:val="A6A6A6" w:themeColor="background1" w:themeShade="A6"/>
          <w:u w:val="single"/>
        </w:rPr>
      </w:pPr>
    </w:p>
    <w:p w14:paraId="568B267A" w14:textId="40F8B06C" w:rsidR="00545C8C" w:rsidRPr="00750A7A" w:rsidRDefault="00B8386E" w:rsidP="00767297">
      <w:pPr>
        <w:spacing w:after="120" w:line="276" w:lineRule="auto"/>
        <w:jc w:val="both"/>
        <w:rPr>
          <w:rFonts w:asciiTheme="majorHAnsi" w:eastAsia="Aptos" w:hAnsiTheme="majorHAnsi" w:cstheme="majorHAnsi"/>
          <w:b/>
          <w:bCs/>
          <w:color w:val="A6A6A6" w:themeColor="background1" w:themeShade="A6"/>
          <w:u w:val="single"/>
        </w:rPr>
      </w:pPr>
      <w:r w:rsidRPr="00750A7A">
        <w:rPr>
          <w:rFonts w:asciiTheme="majorHAnsi" w:eastAsia="Aptos" w:hAnsiTheme="majorHAnsi" w:cstheme="majorHAnsi"/>
          <w:b/>
          <w:bCs/>
          <w:color w:val="A6A6A6" w:themeColor="background1" w:themeShade="A6"/>
          <w:u w:val="single"/>
        </w:rPr>
        <w:t>Solution:</w:t>
      </w:r>
    </w:p>
    <w:p w14:paraId="02536BE7" w14:textId="71615558" w:rsidR="007676D7" w:rsidRPr="00750A7A" w:rsidRDefault="00B8386E"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First dimension: How is it being measured</w:t>
      </w:r>
      <w:r w:rsidR="005E2103" w:rsidRPr="00750A7A">
        <w:rPr>
          <w:rFonts w:asciiTheme="majorHAnsi" w:eastAsia="Aptos" w:hAnsiTheme="majorHAnsi" w:cstheme="majorHAnsi"/>
          <w:color w:val="A6A6A6" w:themeColor="background1" w:themeShade="A6"/>
        </w:rPr>
        <w:t>?</w:t>
      </w:r>
      <w:r w:rsidR="00E273DE" w:rsidRPr="00750A7A">
        <w:rPr>
          <w:rFonts w:asciiTheme="majorHAnsi" w:eastAsia="Aptos" w:hAnsiTheme="majorHAnsi" w:cstheme="majorHAnsi"/>
          <w:color w:val="A6A6A6" w:themeColor="background1" w:themeShade="A6"/>
        </w:rPr>
        <w:t xml:space="preserve"> </w:t>
      </w:r>
      <w:r w:rsidR="007F2EEC" w:rsidRPr="00750A7A">
        <w:rPr>
          <w:rFonts w:asciiTheme="majorHAnsi" w:eastAsia="Aptos" w:hAnsiTheme="majorHAnsi" w:cstheme="majorHAnsi"/>
          <w:color w:val="A6A6A6" w:themeColor="background1" w:themeShade="A6"/>
        </w:rPr>
        <w:t>They measure the f</w:t>
      </w:r>
      <w:r w:rsidR="00E273DE" w:rsidRPr="00750A7A">
        <w:rPr>
          <w:rFonts w:asciiTheme="majorHAnsi" w:eastAsia="Aptos" w:hAnsiTheme="majorHAnsi" w:cstheme="majorHAnsi"/>
          <w:color w:val="A6A6A6" w:themeColor="background1" w:themeShade="A6"/>
        </w:rPr>
        <w:t xml:space="preserve">requency of mutual gaze, </w:t>
      </w:r>
      <w:r w:rsidR="00021DE7" w:rsidRPr="00750A7A">
        <w:rPr>
          <w:rFonts w:asciiTheme="majorHAnsi" w:eastAsia="Aptos" w:hAnsiTheme="majorHAnsi" w:cstheme="majorHAnsi"/>
          <w:color w:val="A6A6A6" w:themeColor="background1" w:themeShade="A6"/>
        </w:rPr>
        <w:t>smiling</w:t>
      </w:r>
      <w:r w:rsidR="007F2EEC" w:rsidRPr="00750A7A">
        <w:rPr>
          <w:rFonts w:asciiTheme="majorHAnsi" w:eastAsia="Aptos" w:hAnsiTheme="majorHAnsi" w:cstheme="majorHAnsi"/>
          <w:color w:val="A6A6A6" w:themeColor="background1" w:themeShade="A6"/>
        </w:rPr>
        <w:t xml:space="preserve"> and</w:t>
      </w:r>
      <w:r w:rsidR="00021DE7" w:rsidRPr="00750A7A">
        <w:rPr>
          <w:rFonts w:asciiTheme="majorHAnsi" w:eastAsia="Aptos" w:hAnsiTheme="majorHAnsi" w:cstheme="majorHAnsi"/>
          <w:color w:val="A6A6A6" w:themeColor="background1" w:themeShade="A6"/>
        </w:rPr>
        <w:t xml:space="preserve"> engagement in joint attention to an external object</w:t>
      </w:r>
      <w:r w:rsidR="00617432" w:rsidRPr="00750A7A">
        <w:rPr>
          <w:rFonts w:asciiTheme="majorHAnsi" w:eastAsia="Aptos" w:hAnsiTheme="majorHAnsi" w:cstheme="majorHAnsi"/>
          <w:color w:val="A6A6A6" w:themeColor="background1" w:themeShade="A6"/>
        </w:rPr>
        <w:t>.</w:t>
      </w:r>
      <w:r w:rsidR="005E2103" w:rsidRPr="00750A7A">
        <w:rPr>
          <w:rFonts w:asciiTheme="majorHAnsi" w:eastAsia="Aptos" w:hAnsiTheme="majorHAnsi" w:cstheme="majorHAnsi"/>
          <w:color w:val="A6A6A6" w:themeColor="background1" w:themeShade="A6"/>
        </w:rPr>
        <w:t xml:space="preserve"> The frequency of overt behavior is a behavioral measure.</w:t>
      </w:r>
    </w:p>
    <w:p w14:paraId="6E06A6CD" w14:textId="322873BD" w:rsidR="000C3A58" w:rsidRPr="00750A7A" w:rsidRDefault="007676D7"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Second dimension: What is being measured</w:t>
      </w:r>
      <w:r w:rsidR="005E2103" w:rsidRPr="00750A7A">
        <w:rPr>
          <w:rFonts w:asciiTheme="majorHAnsi" w:eastAsia="Aptos" w:hAnsiTheme="majorHAnsi" w:cstheme="majorHAnsi"/>
          <w:color w:val="A6A6A6" w:themeColor="background1" w:themeShade="A6"/>
        </w:rPr>
        <w:t>?</w:t>
      </w:r>
      <w:r w:rsidRPr="00750A7A">
        <w:rPr>
          <w:rFonts w:asciiTheme="majorHAnsi" w:eastAsia="Aptos" w:hAnsiTheme="majorHAnsi" w:cstheme="majorHAnsi"/>
          <w:color w:val="A6A6A6" w:themeColor="background1" w:themeShade="A6"/>
        </w:rPr>
        <w:t xml:space="preserve"> </w:t>
      </w:r>
      <w:r w:rsidR="000A08EA" w:rsidRPr="00750A7A">
        <w:rPr>
          <w:rFonts w:asciiTheme="majorHAnsi" w:eastAsia="Aptos" w:hAnsiTheme="majorHAnsi" w:cstheme="majorHAnsi"/>
          <w:color w:val="A6A6A6" w:themeColor="background1" w:themeShade="A6"/>
        </w:rPr>
        <w:t>It measures behavior (e.g. mutual gaze</w:t>
      </w:r>
      <w:r w:rsidR="004F6B9C" w:rsidRPr="00750A7A">
        <w:rPr>
          <w:rFonts w:asciiTheme="majorHAnsi" w:eastAsia="Aptos" w:hAnsiTheme="majorHAnsi" w:cstheme="majorHAnsi"/>
          <w:color w:val="A6A6A6" w:themeColor="background1" w:themeShade="A6"/>
        </w:rPr>
        <w:t>);</w:t>
      </w:r>
      <w:r w:rsidR="000A08EA" w:rsidRPr="00750A7A">
        <w:rPr>
          <w:rFonts w:asciiTheme="majorHAnsi" w:eastAsia="Aptos" w:hAnsiTheme="majorHAnsi" w:cstheme="majorHAnsi"/>
          <w:color w:val="A6A6A6" w:themeColor="background1" w:themeShade="A6"/>
        </w:rPr>
        <w:t xml:space="preserve"> therefore we categorize it as such.</w:t>
      </w:r>
    </w:p>
    <w:p w14:paraId="2009CF2D" w14:textId="721947FA" w:rsidR="30B23281" w:rsidRDefault="30B23281" w:rsidP="00767297">
      <w:pPr>
        <w:spacing w:after="120" w:line="276" w:lineRule="auto"/>
        <w:jc w:val="both"/>
        <w:rPr>
          <w:rFonts w:asciiTheme="majorHAnsi" w:eastAsia="Aptos" w:hAnsiTheme="majorHAnsi" w:cstheme="majorHAnsi"/>
          <w:b/>
          <w:bCs/>
          <w:color w:val="A6A6A6" w:themeColor="background1" w:themeShade="A6"/>
        </w:rPr>
      </w:pPr>
      <w:r w:rsidRPr="00750A7A">
        <w:rPr>
          <w:rFonts w:asciiTheme="majorHAnsi" w:eastAsia="Aptos" w:hAnsiTheme="majorHAnsi" w:cstheme="majorHAnsi"/>
          <w:color w:val="A6A6A6" w:themeColor="background1" w:themeShade="A6"/>
        </w:rPr>
        <w:t xml:space="preserve">Examining the relevant cell (where the row and column intersect), we would categorize it as a </w:t>
      </w:r>
      <w:r w:rsidRPr="00750A7A">
        <w:rPr>
          <w:rFonts w:asciiTheme="majorHAnsi" w:eastAsia="Aptos" w:hAnsiTheme="majorHAnsi" w:cstheme="majorHAnsi"/>
          <w:b/>
          <w:bCs/>
          <w:color w:val="A6A6A6" w:themeColor="background1" w:themeShade="A6"/>
        </w:rPr>
        <w:t>behavioral measure</w:t>
      </w:r>
      <w:r w:rsidR="004F6B9C" w:rsidRPr="00750A7A">
        <w:rPr>
          <w:rFonts w:asciiTheme="majorHAnsi" w:eastAsia="Aptos" w:hAnsiTheme="majorHAnsi" w:cstheme="majorHAnsi"/>
          <w:b/>
          <w:bCs/>
          <w:color w:val="A6A6A6" w:themeColor="background1" w:themeShade="A6"/>
        </w:rPr>
        <w:t xml:space="preserve"> of behavior.</w:t>
      </w:r>
    </w:p>
    <w:p w14:paraId="0B7316A8" w14:textId="1CCF2E54" w:rsidR="0029448E" w:rsidRPr="004414EB" w:rsidRDefault="0029448E" w:rsidP="0029448E">
      <w:pPr>
        <w:spacing w:after="120"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 xml:space="preserve">In this case, as the 'what' </w:t>
      </w:r>
      <w:r w:rsidR="003C4CD4">
        <w:rPr>
          <w:rFonts w:asciiTheme="majorHAnsi" w:eastAsia="Aptos" w:hAnsiTheme="majorHAnsi" w:cstheme="majorHAnsi"/>
          <w:color w:val="A6A6A6" w:themeColor="background1" w:themeShade="A6"/>
        </w:rPr>
        <w:t>is</w:t>
      </w:r>
      <w:r w:rsidRPr="004414EB">
        <w:rPr>
          <w:rFonts w:asciiTheme="majorHAnsi" w:eastAsia="Aptos" w:hAnsiTheme="majorHAnsi" w:cstheme="majorHAnsi"/>
          <w:color w:val="A6A6A6" w:themeColor="background1" w:themeShade="A6"/>
        </w:rPr>
        <w:t xml:space="preserve"> behavioral, we would need to determine whether recent technology was used and whether the dependent variable</w:t>
      </w:r>
      <w:r w:rsidR="003C4CD4">
        <w:rPr>
          <w:rFonts w:asciiTheme="majorHAnsi" w:eastAsia="Aptos" w:hAnsiTheme="majorHAnsi" w:cstheme="majorHAnsi"/>
          <w:color w:val="A6A6A6" w:themeColor="background1" w:themeShade="A6"/>
        </w:rPr>
        <w:t xml:space="preserve"> was a behavioral measure</w:t>
      </w:r>
      <w:r w:rsidRPr="004414EB">
        <w:rPr>
          <w:rFonts w:asciiTheme="majorHAnsi" w:eastAsia="Aptos" w:hAnsiTheme="majorHAnsi" w:cstheme="majorHAnsi"/>
          <w:color w:val="A6A6A6" w:themeColor="background1" w:themeShade="A6"/>
        </w:rPr>
        <w:t xml:space="preserve">. </w:t>
      </w:r>
    </w:p>
    <w:p w14:paraId="5490501D" w14:textId="5816BE58" w:rsidR="00350D7B" w:rsidRPr="004414EB" w:rsidRDefault="00E15141" w:rsidP="00767297">
      <w:pPr>
        <w:spacing w:after="120"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 xml:space="preserve">Use of recent technology: </w:t>
      </w:r>
      <w:r w:rsidR="00350D7B" w:rsidRPr="004414EB">
        <w:rPr>
          <w:rFonts w:asciiTheme="majorHAnsi" w:eastAsia="Aptos" w:hAnsiTheme="majorHAnsi" w:cstheme="majorHAnsi"/>
          <w:color w:val="A6A6A6" w:themeColor="background1" w:themeShade="A6"/>
        </w:rPr>
        <w:t xml:space="preserve">No recent technology was </w:t>
      </w:r>
      <w:r w:rsidR="00782892" w:rsidRPr="004414EB">
        <w:rPr>
          <w:rFonts w:asciiTheme="majorHAnsi" w:eastAsia="Aptos" w:hAnsiTheme="majorHAnsi" w:cstheme="majorHAnsi"/>
          <w:color w:val="A6A6A6" w:themeColor="background1" w:themeShade="A6"/>
        </w:rPr>
        <w:t>used;</w:t>
      </w:r>
      <w:r w:rsidR="00350D7B" w:rsidRPr="004414EB">
        <w:rPr>
          <w:rFonts w:asciiTheme="majorHAnsi" w:eastAsia="Aptos" w:hAnsiTheme="majorHAnsi" w:cstheme="majorHAnsi"/>
          <w:color w:val="A6A6A6" w:themeColor="background1" w:themeShade="A6"/>
        </w:rPr>
        <w:t xml:space="preserve"> the different conditions were video recorded and coded manually. We would therefore </w:t>
      </w:r>
      <w:r w:rsidR="0029448E" w:rsidRPr="004414EB">
        <w:rPr>
          <w:rFonts w:asciiTheme="majorHAnsi" w:eastAsia="Aptos" w:hAnsiTheme="majorHAnsi" w:cstheme="majorHAnsi"/>
          <w:color w:val="A6A6A6" w:themeColor="background1" w:themeShade="A6"/>
        </w:rPr>
        <w:t>choose</w:t>
      </w:r>
      <w:r w:rsidR="00350D7B" w:rsidRPr="004414EB">
        <w:rPr>
          <w:rFonts w:asciiTheme="majorHAnsi" w:eastAsia="Aptos" w:hAnsiTheme="majorHAnsi" w:cstheme="majorHAnsi"/>
          <w:color w:val="A6A6A6" w:themeColor="background1" w:themeShade="A6"/>
        </w:rPr>
        <w:t xml:space="preserve"> ‘FALSE’ in the ‘Used re</w:t>
      </w:r>
      <w:r w:rsidR="00782892" w:rsidRPr="004414EB">
        <w:rPr>
          <w:rFonts w:asciiTheme="majorHAnsi" w:eastAsia="Aptos" w:hAnsiTheme="majorHAnsi" w:cstheme="majorHAnsi"/>
          <w:color w:val="A6A6A6" w:themeColor="background1" w:themeShade="A6"/>
        </w:rPr>
        <w:t>c</w:t>
      </w:r>
      <w:r w:rsidR="00350D7B" w:rsidRPr="004414EB">
        <w:rPr>
          <w:rFonts w:asciiTheme="majorHAnsi" w:eastAsia="Aptos" w:hAnsiTheme="majorHAnsi" w:cstheme="majorHAnsi"/>
          <w:color w:val="A6A6A6" w:themeColor="background1" w:themeShade="A6"/>
        </w:rPr>
        <w:t>ent technology’ column</w:t>
      </w:r>
      <w:r w:rsidR="00782892" w:rsidRPr="004414EB">
        <w:rPr>
          <w:rFonts w:asciiTheme="majorHAnsi" w:eastAsia="Aptos" w:hAnsiTheme="majorHAnsi" w:cstheme="majorHAnsi"/>
          <w:color w:val="A6A6A6" w:themeColor="background1" w:themeShade="A6"/>
        </w:rPr>
        <w:t>.</w:t>
      </w:r>
    </w:p>
    <w:p w14:paraId="5D9F5135" w14:textId="3BCAF3A2" w:rsidR="008017D8" w:rsidRPr="004414EB" w:rsidRDefault="00782892" w:rsidP="00767297">
      <w:pPr>
        <w:spacing w:after="120"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 xml:space="preserve">Used as a dependent variable: </w:t>
      </w:r>
      <w:r w:rsidR="0029448E" w:rsidRPr="004414EB">
        <w:rPr>
          <w:rFonts w:asciiTheme="majorHAnsi" w:eastAsia="Aptos" w:hAnsiTheme="majorHAnsi" w:cstheme="majorHAnsi"/>
          <w:color w:val="A6A6A6" w:themeColor="background1" w:themeShade="A6"/>
        </w:rPr>
        <w:t xml:space="preserve">They </w:t>
      </w:r>
      <w:r w:rsidRPr="004414EB">
        <w:rPr>
          <w:rFonts w:asciiTheme="majorHAnsi" w:eastAsia="Aptos" w:hAnsiTheme="majorHAnsi" w:cstheme="majorHAnsi"/>
          <w:color w:val="A6A6A6" w:themeColor="background1" w:themeShade="A6"/>
        </w:rPr>
        <w:t xml:space="preserve">write, </w:t>
      </w:r>
    </w:p>
    <w:p w14:paraId="7E0E4C1A" w14:textId="2D589316" w:rsidR="000136A3" w:rsidRPr="004414EB" w:rsidRDefault="00782892" w:rsidP="00782892">
      <w:pPr>
        <w:spacing w:after="120" w:line="276" w:lineRule="auto"/>
        <w:ind w:left="720"/>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w:t>
      </w:r>
      <w:r w:rsidR="000136A3" w:rsidRPr="004414EB">
        <w:rPr>
          <w:rFonts w:asciiTheme="majorHAnsi" w:eastAsia="Aptos" w:hAnsiTheme="majorHAnsi" w:cstheme="majorHAnsi"/>
          <w:color w:val="A6A6A6" w:themeColor="background1" w:themeShade="A6"/>
        </w:rPr>
        <w:t>We measured the relationship between the neural activation of each participant in each dyad (adult, infant) and socially salient, dynamic behaviors measured throughout the together condition (mutual gaze, infant smiling, joint attention, and adult speech prosody).</w:t>
      </w:r>
      <w:r w:rsidRPr="004414EB">
        <w:rPr>
          <w:rFonts w:asciiTheme="majorHAnsi" w:eastAsia="Aptos" w:hAnsiTheme="majorHAnsi" w:cstheme="majorHAnsi"/>
          <w:color w:val="A6A6A6" w:themeColor="background1" w:themeShade="A6"/>
        </w:rPr>
        <w:t xml:space="preserve"> </w:t>
      </w:r>
      <w:r w:rsidRPr="00BB228C">
        <w:rPr>
          <w:rFonts w:asciiTheme="majorHAnsi" w:eastAsia="Aptos" w:hAnsiTheme="majorHAnsi" w:cstheme="majorHAnsi"/>
          <w:color w:val="A6A6A6" w:themeColor="background1" w:themeShade="A6"/>
          <w:lang w:val="en-GB"/>
        </w:rPr>
        <w:t xml:space="preserve">[…] </w:t>
      </w:r>
      <w:r w:rsidR="000136A3" w:rsidRPr="004414EB">
        <w:rPr>
          <w:rFonts w:asciiTheme="majorHAnsi" w:eastAsia="Aptos" w:hAnsiTheme="majorHAnsi" w:cstheme="majorHAnsi"/>
          <w:color w:val="A6A6A6" w:themeColor="background1" w:themeShade="A6"/>
        </w:rPr>
        <w:t>In both the infant and adult brains, PFC activation</w:t>
      </w:r>
      <w:r w:rsidRPr="004414EB">
        <w:rPr>
          <w:rFonts w:asciiTheme="majorHAnsi" w:eastAsia="Aptos" w:hAnsiTheme="majorHAnsi" w:cstheme="majorHAnsi"/>
          <w:color w:val="A6A6A6" w:themeColor="background1" w:themeShade="A6"/>
        </w:rPr>
        <w:t xml:space="preserve"> </w:t>
      </w:r>
      <w:r w:rsidR="000136A3" w:rsidRPr="004414EB">
        <w:rPr>
          <w:rFonts w:asciiTheme="majorHAnsi" w:eastAsia="Aptos" w:hAnsiTheme="majorHAnsi" w:cstheme="majorHAnsi"/>
          <w:color w:val="A6A6A6" w:themeColor="background1" w:themeShade="A6"/>
        </w:rPr>
        <w:t xml:space="preserve">slightly preceded moments of mutual gaze. Specifically, the relationship between brain and behavior peaked at about 5 s before the initiation of the mutual gaze. This suggests that the PFC </w:t>
      </w:r>
      <w:r w:rsidR="000136A3" w:rsidRPr="004414EB">
        <w:rPr>
          <w:rFonts w:asciiTheme="majorHAnsi" w:eastAsia="Aptos" w:hAnsiTheme="majorHAnsi" w:cstheme="majorHAnsi"/>
          <w:color w:val="A6A6A6" w:themeColor="background1" w:themeShade="A6"/>
        </w:rPr>
        <w:lastRenderedPageBreak/>
        <w:t>of both individuals anticipated—or even drove—an increase in joint social behavior. PFC activity also modulated the presence of infants’ smiles.</w:t>
      </w:r>
      <w:r w:rsidRPr="004414EB">
        <w:rPr>
          <w:rFonts w:asciiTheme="majorHAnsi" w:eastAsia="Aptos" w:hAnsiTheme="majorHAnsi" w:cstheme="majorHAnsi"/>
          <w:color w:val="A6A6A6" w:themeColor="background1" w:themeShade="A6"/>
        </w:rPr>
        <w:t>”</w:t>
      </w:r>
    </w:p>
    <w:p w14:paraId="5F3D235F" w14:textId="76B108EC" w:rsidR="00782892" w:rsidRPr="004414EB" w:rsidRDefault="0029448E" w:rsidP="00782892">
      <w:pPr>
        <w:spacing w:after="120"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 xml:space="preserve">The study examines how neural coupling in infant-adult dyads relates to behaviors (such as mutual gaze, smiting etc.). So, behavior is not the dependent variable. </w:t>
      </w:r>
      <w:r w:rsidR="00782892" w:rsidRPr="004414EB">
        <w:rPr>
          <w:rFonts w:asciiTheme="majorHAnsi" w:eastAsia="Aptos" w:hAnsiTheme="majorHAnsi" w:cstheme="majorHAnsi"/>
          <w:color w:val="A6A6A6" w:themeColor="background1" w:themeShade="A6"/>
        </w:rPr>
        <w:t>We would therefore choose ‘</w:t>
      </w:r>
      <w:r w:rsidRPr="004414EB">
        <w:rPr>
          <w:rFonts w:asciiTheme="majorHAnsi" w:eastAsia="Aptos" w:hAnsiTheme="majorHAnsi" w:cstheme="majorHAnsi"/>
          <w:color w:val="A6A6A6" w:themeColor="background1" w:themeShade="A6"/>
        </w:rPr>
        <w:t>FALSE</w:t>
      </w:r>
      <w:r w:rsidR="004414EB" w:rsidRPr="004414EB">
        <w:rPr>
          <w:rFonts w:asciiTheme="majorHAnsi" w:eastAsia="Aptos" w:hAnsiTheme="majorHAnsi" w:cstheme="majorHAnsi"/>
          <w:color w:val="A6A6A6" w:themeColor="background1" w:themeShade="A6"/>
        </w:rPr>
        <w:t>’</w:t>
      </w:r>
      <w:r w:rsidR="00782892" w:rsidRPr="004414EB">
        <w:rPr>
          <w:rFonts w:asciiTheme="majorHAnsi" w:eastAsia="Aptos" w:hAnsiTheme="majorHAnsi" w:cstheme="majorHAnsi"/>
          <w:color w:val="A6A6A6" w:themeColor="background1" w:themeShade="A6"/>
        </w:rPr>
        <w:t xml:space="preserve"> in the ‘Used as DV’ column.</w:t>
      </w:r>
    </w:p>
    <w:p w14:paraId="6B41F2F5" w14:textId="77777777" w:rsidR="00FD55AA" w:rsidRPr="00750A7A" w:rsidRDefault="00FD55AA" w:rsidP="00767297">
      <w:pPr>
        <w:spacing w:after="120" w:line="276" w:lineRule="auto"/>
        <w:jc w:val="both"/>
        <w:rPr>
          <w:rFonts w:asciiTheme="majorHAnsi" w:eastAsia="Aptos" w:hAnsiTheme="majorHAnsi" w:cstheme="majorHAnsi"/>
          <w:color w:val="A6A6A6" w:themeColor="background1" w:themeShade="A6"/>
        </w:rPr>
      </w:pPr>
    </w:p>
    <w:bookmarkStart w:id="487" w:name="_Toc224681571"/>
    <w:p w14:paraId="106B3133" w14:textId="5F0C776A" w:rsidR="00B6180D" w:rsidRDefault="004F6B9C" w:rsidP="00767297">
      <w:pPr>
        <w:pStyle w:val="Heading2"/>
        <w:tabs>
          <w:tab w:val="left" w:pos="2185"/>
        </w:tabs>
        <w:spacing w:line="276" w:lineRule="auto"/>
        <w:rPr>
          <w:rFonts w:eastAsia="Aptos" w:cstheme="majorHAnsi"/>
          <w:color w:val="auto"/>
        </w:rPr>
      </w:pPr>
      <w:r w:rsidRPr="00750A7A">
        <w:rPr>
          <w:rFonts w:cstheme="majorHAnsi"/>
          <w:noProof/>
        </w:rPr>
        <mc:AlternateContent>
          <mc:Choice Requires="wps">
            <w:drawing>
              <wp:anchor distT="0" distB="0" distL="114300" distR="114300" simplePos="0" relativeHeight="251733504" behindDoc="0" locked="0" layoutInCell="1" allowOverlap="1" wp14:anchorId="29226DEC" wp14:editId="4EEC2429">
                <wp:simplePos x="0" y="0"/>
                <wp:positionH relativeFrom="margin">
                  <wp:align>left</wp:align>
                </wp:positionH>
                <wp:positionV relativeFrom="paragraph">
                  <wp:posOffset>367665</wp:posOffset>
                </wp:positionV>
                <wp:extent cx="5829300" cy="1233170"/>
                <wp:effectExtent l="0" t="0" r="19050" b="24130"/>
                <wp:wrapTopAndBottom/>
                <wp:docPr id="297257244" name="Rectangle 24"/>
                <wp:cNvGraphicFramePr/>
                <a:graphic xmlns:a="http://schemas.openxmlformats.org/drawingml/2006/main">
                  <a:graphicData uri="http://schemas.microsoft.com/office/word/2010/wordprocessingShape">
                    <wps:wsp>
                      <wps:cNvSpPr/>
                      <wps:spPr>
                        <a:xfrm>
                          <a:off x="0" y="0"/>
                          <a:ext cx="5829300" cy="123357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C2F30CF" w14:textId="41E3F2C2" w:rsidR="00271E0F" w:rsidRPr="00DB4380" w:rsidRDefault="00271E0F" w:rsidP="006C513D">
                            <w:pPr>
                              <w:jc w:val="both"/>
                              <w:rPr>
                                <w:rFonts w:asciiTheme="majorHAnsi" w:hAnsiTheme="majorHAnsi" w:cstheme="majorHAnsi"/>
                                <w:color w:val="000000" w:themeColor="text1"/>
                              </w:rPr>
                            </w:pPr>
                            <w:r w:rsidRPr="006C513D">
                              <w:rPr>
                                <w:rFonts w:ascii="Calibri" w:hAnsi="Calibri" w:cs="Calibri"/>
                                <w:color w:val="000000" w:themeColor="text1"/>
                              </w:rPr>
                              <w:t>The primary aim of this study was to examine how adolescent</w:t>
                            </w:r>
                            <w:r w:rsidR="00DB4380" w:rsidRPr="006C513D">
                              <w:rPr>
                                <w:rFonts w:ascii="Calibri" w:hAnsi="Calibri" w:cs="Calibri"/>
                                <w:color w:val="000000" w:themeColor="text1"/>
                              </w:rPr>
                              <w:t xml:space="preserve"> </w:t>
                            </w:r>
                            <w:r w:rsidRPr="006C513D">
                              <w:rPr>
                                <w:rFonts w:ascii="Calibri" w:hAnsi="Calibri" w:cs="Calibri"/>
                                <w:color w:val="000000" w:themeColor="text1"/>
                              </w:rPr>
                              <w:t>self-identified perfectionists describe their sense of connection</w:t>
                            </w:r>
                            <w:r w:rsidR="00DB4380" w:rsidRPr="006C513D">
                              <w:rPr>
                                <w:rFonts w:ascii="Calibri" w:hAnsi="Calibri" w:cs="Calibri"/>
                                <w:color w:val="000000" w:themeColor="text1"/>
                              </w:rPr>
                              <w:t xml:space="preserve"> </w:t>
                            </w:r>
                            <w:r w:rsidRPr="006C513D">
                              <w:rPr>
                                <w:rFonts w:ascii="Calibri" w:hAnsi="Calibri" w:cs="Calibri"/>
                                <w:color w:val="000000" w:themeColor="text1"/>
                              </w:rPr>
                              <w:t>with others online, compared to in-person, through an inductive,</w:t>
                            </w:r>
                            <w:r w:rsidR="00DB4380" w:rsidRPr="006C513D">
                              <w:rPr>
                                <w:rFonts w:ascii="Calibri" w:hAnsi="Calibri" w:cs="Calibri"/>
                                <w:color w:val="000000" w:themeColor="text1"/>
                              </w:rPr>
                              <w:t xml:space="preserve"> </w:t>
                            </w:r>
                            <w:r w:rsidRPr="006C513D">
                              <w:rPr>
                                <w:rFonts w:ascii="Calibri" w:hAnsi="Calibri" w:cs="Calibri"/>
                                <w:color w:val="000000" w:themeColor="text1"/>
                              </w:rPr>
                              <w:t>qualitative approach that involved contrasting themes expressed by</w:t>
                            </w:r>
                            <w:r w:rsidR="00DB4380" w:rsidRPr="006C513D">
                              <w:rPr>
                                <w:rFonts w:ascii="Calibri" w:hAnsi="Calibri" w:cs="Calibri"/>
                                <w:color w:val="000000" w:themeColor="text1"/>
                              </w:rPr>
                              <w:t xml:space="preserve"> </w:t>
                            </w:r>
                            <w:r w:rsidRPr="006C513D">
                              <w:rPr>
                                <w:rFonts w:ascii="Calibri" w:hAnsi="Calibri" w:cs="Calibri"/>
                                <w:color w:val="000000" w:themeColor="text1"/>
                              </w:rPr>
                              <w:t xml:space="preserve">self-identified perfectionists with those expressed by a </w:t>
                            </w:r>
                            <w:r w:rsidR="00B86D6D" w:rsidRPr="006C513D">
                              <w:rPr>
                                <w:rFonts w:ascii="Calibri" w:hAnsi="Calibri" w:cs="Calibri"/>
                                <w:color w:val="000000" w:themeColor="text1"/>
                              </w:rPr>
                              <w:t>non-perfectionistic</w:t>
                            </w:r>
                            <w:r w:rsidRPr="006C513D">
                              <w:rPr>
                                <w:rFonts w:ascii="Calibri" w:hAnsi="Calibri" w:cs="Calibri"/>
                                <w:color w:val="000000" w:themeColor="text1"/>
                              </w:rPr>
                              <w:t xml:space="preserve"> comparison group during semistructured interviews</w:t>
                            </w:r>
                            <w:r w:rsidRPr="00DB4380">
                              <w:rPr>
                                <w:rFonts w:asciiTheme="majorHAnsi" w:hAnsiTheme="majorHAnsi" w:cstheme="majorHAnsi"/>
                                <w:color w:val="000000" w:themeColor="text1"/>
                              </w:rPr>
                              <w:t xml:space="preserve">. </w:t>
                            </w:r>
                          </w:p>
                          <w:p w14:paraId="7F85801F" w14:textId="319CD4A4" w:rsidR="00271E0F" w:rsidRPr="00B013B0" w:rsidRDefault="00B013B0" w:rsidP="00B013B0">
                            <w:pPr>
                              <w:jc w:val="right"/>
                              <w:rPr>
                                <w:rFonts w:ascii="Calibri" w:hAnsi="Calibri" w:cs="Calibri"/>
                                <w:color w:val="000000" w:themeColor="text1"/>
                                <w:sz w:val="18"/>
                                <w:szCs w:val="18"/>
                              </w:rPr>
                            </w:pPr>
                            <w:hyperlink r:id="rId34" w:history="1">
                              <w:r w:rsidRPr="00B86D6D">
                                <w:rPr>
                                  <w:rStyle w:val="Hyperlink"/>
                                  <w:rFonts w:ascii="Calibri" w:hAnsi="Calibri" w:cs="Calibri"/>
                                  <w:color w:val="000000" w:themeColor="text1"/>
                                  <w:sz w:val="18"/>
                                  <w:szCs w:val="18"/>
                                </w:rPr>
                                <w:t>https://doi.org/10.1037/dev0001741</w:t>
                              </w:r>
                            </w:hyperlink>
                            <w:r w:rsidRPr="00B013B0">
                              <w:rPr>
                                <w:rFonts w:ascii="Calibri" w:hAnsi="Calibri" w:cs="Calibri"/>
                                <w:color w:val="000000" w:themeColor="text1"/>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226DEC" id="Rectangle 24" o:spid="_x0000_s1038" style="position:absolute;margin-left:0;margin-top:28.95pt;width:459pt;height:97.1pt;z-index:251733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" fillcolor="white [3201]" strokecolor="black [3200]" strokeweight="1pt">
                <v:textbox>
                  <w:txbxContent>
                    <w:p w14:paraId="3C2F30CF" w14:textId="41E3F2C2" w:rsidR="00271E0F" w:rsidRPr="00DB4380" w:rsidRDefault="00271E0F" w:rsidP="006C513D">
                      <w:pPr>
                        <w:jc w:val="both"/>
                        <w:rPr>
                          <w:rFonts w:asciiTheme="majorHAnsi" w:hAnsiTheme="majorHAnsi" w:cstheme="majorHAnsi"/>
                          <w:color w:val="000000" w:themeColor="text1"/>
                        </w:rPr>
                      </w:pPr>
                      <w:r w:rsidRPr="006C513D">
                        <w:rPr>
                          <w:rFonts w:ascii="Calibri" w:hAnsi="Calibri" w:cs="Calibri"/>
                          <w:color w:val="000000" w:themeColor="text1"/>
                        </w:rPr>
                        <w:t>The primary aim of this study was to examine how adolescent</w:t>
                      </w:r>
                      <w:r w:rsidR="00DB4380" w:rsidRPr="006C513D">
                        <w:rPr>
                          <w:rFonts w:ascii="Calibri" w:hAnsi="Calibri" w:cs="Calibri"/>
                          <w:color w:val="000000" w:themeColor="text1"/>
                        </w:rPr>
                        <w:t xml:space="preserve"> </w:t>
                      </w:r>
                      <w:r w:rsidRPr="006C513D">
                        <w:rPr>
                          <w:rFonts w:ascii="Calibri" w:hAnsi="Calibri" w:cs="Calibri"/>
                          <w:color w:val="000000" w:themeColor="text1"/>
                        </w:rPr>
                        <w:t>self-identified perfectionists describe their sense of connection</w:t>
                      </w:r>
                      <w:r w:rsidR="00DB4380" w:rsidRPr="006C513D">
                        <w:rPr>
                          <w:rFonts w:ascii="Calibri" w:hAnsi="Calibri" w:cs="Calibri"/>
                          <w:color w:val="000000" w:themeColor="text1"/>
                        </w:rPr>
                        <w:t xml:space="preserve"> </w:t>
                      </w:r>
                      <w:r w:rsidRPr="006C513D">
                        <w:rPr>
                          <w:rFonts w:ascii="Calibri" w:hAnsi="Calibri" w:cs="Calibri"/>
                          <w:color w:val="000000" w:themeColor="text1"/>
                        </w:rPr>
                        <w:t>with others online, compared to in-person, through an inductive,</w:t>
                      </w:r>
                      <w:r w:rsidR="00DB4380" w:rsidRPr="006C513D">
                        <w:rPr>
                          <w:rFonts w:ascii="Calibri" w:hAnsi="Calibri" w:cs="Calibri"/>
                          <w:color w:val="000000" w:themeColor="text1"/>
                        </w:rPr>
                        <w:t xml:space="preserve"> </w:t>
                      </w:r>
                      <w:r w:rsidRPr="006C513D">
                        <w:rPr>
                          <w:rFonts w:ascii="Calibri" w:hAnsi="Calibri" w:cs="Calibri"/>
                          <w:color w:val="000000" w:themeColor="text1"/>
                        </w:rPr>
                        <w:t>qualitative approach that involved contrasting themes expressed by</w:t>
                      </w:r>
                      <w:r w:rsidR="00DB4380" w:rsidRPr="006C513D">
                        <w:rPr>
                          <w:rFonts w:ascii="Calibri" w:hAnsi="Calibri" w:cs="Calibri"/>
                          <w:color w:val="000000" w:themeColor="text1"/>
                        </w:rPr>
                        <w:t xml:space="preserve"> </w:t>
                      </w:r>
                      <w:r w:rsidRPr="006C513D">
                        <w:rPr>
                          <w:rFonts w:ascii="Calibri" w:hAnsi="Calibri" w:cs="Calibri"/>
                          <w:color w:val="000000" w:themeColor="text1"/>
                        </w:rPr>
                        <w:t xml:space="preserve">self-identified perfectionists with those expressed by a </w:t>
                      </w:r>
                      <w:r w:rsidR="00B86D6D" w:rsidRPr="006C513D">
                        <w:rPr>
                          <w:rFonts w:ascii="Calibri" w:hAnsi="Calibri" w:cs="Calibri"/>
                          <w:color w:val="000000" w:themeColor="text1"/>
                        </w:rPr>
                        <w:t>non-perfectionistic</w:t>
                      </w:r>
                      <w:r w:rsidRPr="006C513D">
                        <w:rPr>
                          <w:rFonts w:ascii="Calibri" w:hAnsi="Calibri" w:cs="Calibri"/>
                          <w:color w:val="000000" w:themeColor="text1"/>
                        </w:rPr>
                        <w:t xml:space="preserve"> comparison group during semistructured interviews</w:t>
                      </w:r>
                      <w:r w:rsidRPr="00DB4380">
                        <w:rPr>
                          <w:rFonts w:asciiTheme="majorHAnsi" w:hAnsiTheme="majorHAnsi" w:cstheme="majorHAnsi"/>
                          <w:color w:val="000000" w:themeColor="text1"/>
                        </w:rPr>
                        <w:t xml:space="preserve">. </w:t>
                      </w:r>
                    </w:p>
                    <w:p w14:paraId="7F85801F" w14:textId="319CD4A4" w:rsidR="00271E0F" w:rsidRPr="00B013B0" w:rsidRDefault="00B013B0" w:rsidP="00B013B0">
                      <w:pPr>
                        <w:jc w:val="right"/>
                        <w:rPr>
                          <w:rFonts w:ascii="Calibri" w:hAnsi="Calibri" w:cs="Calibri"/>
                          <w:color w:val="000000" w:themeColor="text1"/>
                          <w:sz w:val="18"/>
                          <w:szCs w:val="18"/>
                        </w:rPr>
                      </w:pPr>
                      <w:hyperlink r:id="rId35" w:history="1">
                        <w:r w:rsidRPr="00B86D6D">
                          <w:rPr>
                            <w:rStyle w:val="Hyperlink"/>
                            <w:rFonts w:ascii="Calibri" w:hAnsi="Calibri" w:cs="Calibri"/>
                            <w:color w:val="000000" w:themeColor="text1"/>
                            <w:sz w:val="18"/>
                            <w:szCs w:val="18"/>
                          </w:rPr>
                          <w:t>https://doi.org/10.1037/dev0001741</w:t>
                        </w:r>
                      </w:hyperlink>
                      <w:r w:rsidRPr="00B013B0">
                        <w:rPr>
                          <w:rFonts w:ascii="Calibri" w:hAnsi="Calibri" w:cs="Calibri"/>
                          <w:color w:val="000000" w:themeColor="text1"/>
                          <w:sz w:val="18"/>
                          <w:szCs w:val="18"/>
                        </w:rPr>
                        <w:t xml:space="preserve"> </w:t>
                      </w:r>
                    </w:p>
                  </w:txbxContent>
                </v:textbox>
                <w10:wrap type="topAndBottom" anchorx="margin"/>
              </v:rect>
            </w:pict>
          </mc:Fallback>
        </mc:AlternateContent>
      </w:r>
      <w:r w:rsidR="004C067D" w:rsidRPr="00750A7A">
        <w:rPr>
          <w:rFonts w:eastAsia="Aptos" w:cstheme="majorHAnsi"/>
          <w:color w:val="auto"/>
        </w:rPr>
        <w:t>Example 12</w:t>
      </w:r>
      <w:bookmarkEnd w:id="487"/>
      <w:r w:rsidR="0067146B" w:rsidRPr="00750A7A">
        <w:rPr>
          <w:rFonts w:eastAsia="Aptos" w:cstheme="majorHAnsi"/>
          <w:color w:val="auto"/>
        </w:rPr>
        <w:tab/>
      </w:r>
    </w:p>
    <w:p w14:paraId="254CBEDE" w14:textId="77777777" w:rsidR="00767297" w:rsidRPr="00767297" w:rsidRDefault="00767297" w:rsidP="00767297">
      <w:pPr>
        <w:spacing w:line="276" w:lineRule="auto"/>
        <w:rPr>
          <w:rFonts w:eastAsia="Aptos"/>
        </w:rPr>
      </w:pPr>
    </w:p>
    <w:p w14:paraId="458BC585" w14:textId="4BC645A9" w:rsidR="00271E0F" w:rsidRPr="00750A7A" w:rsidRDefault="00025078" w:rsidP="00767297">
      <w:pPr>
        <w:spacing w:after="120" w:line="276" w:lineRule="auto"/>
        <w:jc w:val="both"/>
        <w:rPr>
          <w:rFonts w:asciiTheme="majorHAnsi" w:eastAsia="Aptos" w:hAnsiTheme="majorHAnsi" w:cstheme="majorHAnsi"/>
          <w:b/>
          <w:bCs/>
          <w:color w:val="A6A6A6" w:themeColor="background1" w:themeShade="A6"/>
          <w:u w:val="single"/>
        </w:rPr>
      </w:pPr>
      <w:r w:rsidRPr="00750A7A">
        <w:rPr>
          <w:rFonts w:asciiTheme="majorHAnsi" w:eastAsia="Aptos" w:hAnsiTheme="majorHAnsi" w:cstheme="majorHAnsi"/>
          <w:b/>
          <w:bCs/>
          <w:color w:val="A6A6A6" w:themeColor="background1" w:themeShade="A6"/>
          <w:u w:val="single"/>
        </w:rPr>
        <w:t>Solution:</w:t>
      </w:r>
    </w:p>
    <w:p w14:paraId="35AB1D47" w14:textId="6378CA77" w:rsidR="004F6B9C" w:rsidRDefault="00743144" w:rsidP="00767297">
      <w:pPr>
        <w:spacing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 xml:space="preserve">This </w:t>
      </w:r>
      <w:r w:rsidR="00F2474A" w:rsidRPr="00750A7A">
        <w:rPr>
          <w:rFonts w:asciiTheme="majorHAnsi" w:eastAsia="Aptos" w:hAnsiTheme="majorHAnsi" w:cstheme="majorHAnsi"/>
          <w:color w:val="A6A6A6" w:themeColor="background1" w:themeShade="A6"/>
        </w:rPr>
        <w:t>study is a qualitative study and therefore to be excluded. If you encounter a qualitative study, just skip it and continue with the next study, until you have categorized 15 studies from that journal.</w:t>
      </w:r>
    </w:p>
    <w:p w14:paraId="6E70B4B2" w14:textId="77777777" w:rsidR="00767297" w:rsidRPr="00750A7A" w:rsidRDefault="00767297" w:rsidP="00767297">
      <w:pPr>
        <w:spacing w:line="276" w:lineRule="auto"/>
        <w:jc w:val="both"/>
        <w:rPr>
          <w:rFonts w:asciiTheme="majorHAnsi" w:eastAsia="Aptos" w:hAnsiTheme="majorHAnsi" w:cstheme="majorHAnsi"/>
          <w:color w:val="A6A6A6" w:themeColor="background1" w:themeShade="A6"/>
        </w:rPr>
      </w:pPr>
    </w:p>
    <w:p w14:paraId="17336EBE" w14:textId="039CDC55" w:rsidR="00662926" w:rsidRPr="00750A7A" w:rsidRDefault="008C673D" w:rsidP="00767297">
      <w:pPr>
        <w:pStyle w:val="Heading2"/>
        <w:spacing w:line="276" w:lineRule="auto"/>
        <w:rPr>
          <w:rFonts w:cstheme="majorHAnsi"/>
          <w:color w:val="auto"/>
        </w:rPr>
      </w:pPr>
      <w:bookmarkStart w:id="488" w:name="_Toc224681572"/>
      <w:r w:rsidRPr="00750A7A">
        <w:rPr>
          <w:rFonts w:cstheme="majorHAnsi"/>
          <w:color w:val="auto"/>
        </w:rPr>
        <w:t>Example 13</w:t>
      </w:r>
      <w:bookmarkEnd w:id="488"/>
    </w:p>
    <w:p w14:paraId="059A546D" w14:textId="6FB75E1B" w:rsidR="00EA2AA3" w:rsidRPr="00750A7A" w:rsidRDefault="001A68B9" w:rsidP="00767297">
      <w:pPr>
        <w:spacing w:after="120" w:line="276" w:lineRule="auto"/>
        <w:jc w:val="both"/>
        <w:rPr>
          <w:rFonts w:asciiTheme="majorHAnsi" w:eastAsia="Aptos" w:hAnsiTheme="majorHAnsi" w:cstheme="majorHAnsi"/>
          <w:b/>
          <w:bCs/>
          <w:color w:val="A6A6A6" w:themeColor="background1" w:themeShade="A6"/>
          <w:u w:val="single"/>
        </w:rPr>
      </w:pPr>
      <w:r w:rsidRPr="00750A7A">
        <w:rPr>
          <w:rFonts w:asciiTheme="majorHAnsi" w:hAnsiTheme="majorHAnsi" w:cstheme="majorHAnsi"/>
          <w:noProof/>
        </w:rPr>
        <mc:AlternateContent>
          <mc:Choice Requires="wps">
            <w:drawing>
              <wp:anchor distT="0" distB="0" distL="114300" distR="114300" simplePos="0" relativeHeight="251734528" behindDoc="0" locked="0" layoutInCell="1" allowOverlap="1" wp14:anchorId="0EA8E726" wp14:editId="1B89B3B8">
                <wp:simplePos x="0" y="0"/>
                <wp:positionH relativeFrom="margin">
                  <wp:align>left</wp:align>
                </wp:positionH>
                <wp:positionV relativeFrom="paragraph">
                  <wp:posOffset>174625</wp:posOffset>
                </wp:positionV>
                <wp:extent cx="5835015" cy="953135"/>
                <wp:effectExtent l="0" t="0" r="13335" b="18415"/>
                <wp:wrapTopAndBottom/>
                <wp:docPr id="1059263860" name="Rectangle 25"/>
                <wp:cNvGraphicFramePr/>
                <a:graphic xmlns:a="http://schemas.openxmlformats.org/drawingml/2006/main">
                  <a:graphicData uri="http://schemas.microsoft.com/office/word/2010/wordprocessingShape">
                    <wps:wsp>
                      <wps:cNvSpPr/>
                      <wps:spPr>
                        <a:xfrm>
                          <a:off x="0" y="0"/>
                          <a:ext cx="5835015" cy="95313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409251C" w14:textId="77777777" w:rsidR="00614245" w:rsidRPr="006C513D" w:rsidRDefault="00663EAA" w:rsidP="006C513D">
                            <w:pPr>
                              <w:jc w:val="both"/>
                              <w:rPr>
                                <w:rFonts w:ascii="Calibri" w:hAnsi="Calibri" w:cs="Calibri"/>
                              </w:rPr>
                            </w:pPr>
                            <w:r w:rsidRPr="006C513D">
                              <w:rPr>
                                <w:rFonts w:ascii="Calibri" w:hAnsi="Calibri" w:cs="Calibri"/>
                                <w:color w:val="000000" w:themeColor="text1"/>
                                <w:shd w:val="clear" w:color="auto" w:fill="FFFFFF"/>
                              </w:rPr>
                              <w:t>Youth puberty levels were measured using the self-report Pubertal Development Scale (PDS; Petersen et al., 1988). PDS items were scored on a scale of 1 to 4 where a higher score corresponded to being further along in puberty.</w:t>
                            </w:r>
                            <w:r w:rsidR="00614245" w:rsidRPr="006C513D">
                              <w:rPr>
                                <w:rFonts w:ascii="Calibri" w:hAnsi="Calibri" w:cs="Calibri"/>
                              </w:rPr>
                              <w:t xml:space="preserve"> </w:t>
                            </w:r>
                          </w:p>
                          <w:p w14:paraId="4266AC4E" w14:textId="6E50CC81" w:rsidR="00663EAA" w:rsidRPr="00614245" w:rsidRDefault="00614245" w:rsidP="00614245">
                            <w:pPr>
                              <w:jc w:val="right"/>
                              <w:rPr>
                                <w:rFonts w:asciiTheme="majorHAnsi" w:hAnsiTheme="majorHAnsi" w:cstheme="majorHAnsi"/>
                                <w:color w:val="000000" w:themeColor="text1"/>
                                <w:sz w:val="18"/>
                                <w:szCs w:val="18"/>
                              </w:rPr>
                            </w:pPr>
                            <w:hyperlink r:id="rId36" w:history="1">
                              <w:r w:rsidRPr="00614245">
                                <w:rPr>
                                  <w:rStyle w:val="Hyperlink"/>
                                  <w:rFonts w:asciiTheme="majorHAnsi" w:hAnsiTheme="majorHAnsi" w:cstheme="majorHAnsi"/>
                                  <w:color w:val="000000" w:themeColor="text1"/>
                                  <w:sz w:val="18"/>
                                  <w:szCs w:val="18"/>
                                  <w:shd w:val="clear" w:color="auto" w:fill="FFFFFF"/>
                                </w:rPr>
                                <w:t>https://doi.org/10.1111/cdev.14057</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A8E726" id="Rectangle 25" o:spid="_x0000_s1039" style="position:absolute;left:0;text-align:left;margin-left:0;margin-top:13.75pt;width:459.45pt;height:75.05pt;z-index:2517345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" fillcolor="white [3201]" strokecolor="black [3200]" strokeweight="1pt">
                <v:textbox>
                  <w:txbxContent>
                    <w:p w14:paraId="3409251C" w14:textId="77777777" w:rsidR="00614245" w:rsidRPr="006C513D" w:rsidRDefault="00663EAA" w:rsidP="006C513D">
                      <w:pPr>
                        <w:jc w:val="both"/>
                        <w:rPr>
                          <w:rFonts w:ascii="Calibri" w:hAnsi="Calibri" w:cs="Calibri"/>
                        </w:rPr>
                      </w:pPr>
                      <w:r w:rsidRPr="006C513D">
                        <w:rPr>
                          <w:rFonts w:ascii="Calibri" w:hAnsi="Calibri" w:cs="Calibri"/>
                          <w:color w:val="000000" w:themeColor="text1"/>
                          <w:shd w:val="clear" w:color="auto" w:fill="FFFFFF"/>
                        </w:rPr>
                        <w:t>Youth puberty levels were measured using the self-report Pubertal Development Scale (PDS; Petersen et al., 1988). PDS items were scored on a scale of 1 to 4 where a higher score corresponded to being further along in puberty.</w:t>
                      </w:r>
                      <w:r w:rsidR="00614245" w:rsidRPr="006C513D">
                        <w:rPr>
                          <w:rFonts w:ascii="Calibri" w:hAnsi="Calibri" w:cs="Calibri"/>
                        </w:rPr>
                        <w:t xml:space="preserve"> </w:t>
                      </w:r>
                    </w:p>
                    <w:p w14:paraId="4266AC4E" w14:textId="6E50CC81" w:rsidR="00663EAA" w:rsidRPr="00614245" w:rsidRDefault="00614245" w:rsidP="00614245">
                      <w:pPr>
                        <w:jc w:val="right"/>
                        <w:rPr>
                          <w:rFonts w:asciiTheme="majorHAnsi" w:hAnsiTheme="majorHAnsi" w:cstheme="majorHAnsi"/>
                          <w:color w:val="000000" w:themeColor="text1"/>
                          <w:sz w:val="18"/>
                          <w:szCs w:val="18"/>
                        </w:rPr>
                      </w:pPr>
                      <w:hyperlink r:id="rId37" w:history="1">
                        <w:r w:rsidRPr="00614245">
                          <w:rPr>
                            <w:rStyle w:val="Hyperlink"/>
                            <w:rFonts w:asciiTheme="majorHAnsi" w:hAnsiTheme="majorHAnsi" w:cstheme="majorHAnsi"/>
                            <w:color w:val="000000" w:themeColor="text1"/>
                            <w:sz w:val="18"/>
                            <w:szCs w:val="18"/>
                            <w:shd w:val="clear" w:color="auto" w:fill="FFFFFF"/>
                          </w:rPr>
                          <w:t>https://doi.org/10.1111/cdev.14057</w:t>
                        </w:r>
                      </w:hyperlink>
                    </w:p>
                  </w:txbxContent>
                </v:textbox>
                <w10:wrap type="topAndBottom" anchorx="margin"/>
              </v:rect>
            </w:pict>
          </mc:Fallback>
        </mc:AlternateContent>
      </w:r>
    </w:p>
    <w:p w14:paraId="303C6231" w14:textId="0CC057D0" w:rsidR="00B86D6D" w:rsidRPr="00750A7A" w:rsidRDefault="00B86D6D" w:rsidP="00767297">
      <w:pPr>
        <w:spacing w:after="120" w:line="276" w:lineRule="auto"/>
        <w:jc w:val="both"/>
        <w:rPr>
          <w:rFonts w:asciiTheme="majorHAnsi" w:eastAsia="Aptos" w:hAnsiTheme="majorHAnsi" w:cstheme="majorHAnsi"/>
          <w:b/>
          <w:bCs/>
          <w:color w:val="A6A6A6" w:themeColor="background1" w:themeShade="A6"/>
          <w:u w:val="single"/>
        </w:rPr>
      </w:pPr>
      <w:r w:rsidRPr="00750A7A">
        <w:rPr>
          <w:rFonts w:asciiTheme="majorHAnsi" w:eastAsia="Aptos" w:hAnsiTheme="majorHAnsi" w:cstheme="majorHAnsi"/>
          <w:b/>
          <w:bCs/>
          <w:color w:val="A6A6A6" w:themeColor="background1" w:themeShade="A6"/>
          <w:u w:val="single"/>
        </w:rPr>
        <w:t>Solution:</w:t>
      </w:r>
    </w:p>
    <w:p w14:paraId="113A9FB6" w14:textId="09CD9548" w:rsidR="00C45A60" w:rsidRPr="00750A7A" w:rsidRDefault="00203AE7"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First dimension: How is it being measured</w:t>
      </w:r>
      <w:r w:rsidR="00633C0B" w:rsidRPr="00750A7A">
        <w:rPr>
          <w:rFonts w:asciiTheme="majorHAnsi" w:eastAsia="Aptos" w:hAnsiTheme="majorHAnsi" w:cstheme="majorHAnsi"/>
          <w:color w:val="A6A6A6" w:themeColor="background1" w:themeShade="A6"/>
        </w:rPr>
        <w:t>?</w:t>
      </w:r>
      <w:r w:rsidR="00BE22AB" w:rsidRPr="00750A7A">
        <w:rPr>
          <w:rFonts w:asciiTheme="majorHAnsi" w:eastAsia="Aptos" w:hAnsiTheme="majorHAnsi" w:cstheme="majorHAnsi"/>
          <w:color w:val="A6A6A6" w:themeColor="background1" w:themeShade="A6"/>
        </w:rPr>
        <w:t xml:space="preserve"> </w:t>
      </w:r>
      <w:r w:rsidR="00C45A60" w:rsidRPr="00750A7A">
        <w:rPr>
          <w:rFonts w:asciiTheme="majorHAnsi" w:eastAsia="Aptos" w:hAnsiTheme="majorHAnsi" w:cstheme="majorHAnsi"/>
          <w:color w:val="A6A6A6" w:themeColor="background1" w:themeShade="A6"/>
        </w:rPr>
        <w:t>As it already states in the text, it is a self-report, so we would categorize it as such.</w:t>
      </w:r>
    </w:p>
    <w:p w14:paraId="2F2F17D2" w14:textId="7BF0E810" w:rsidR="003B274C" w:rsidRPr="00750A7A" w:rsidRDefault="002159B0" w:rsidP="00767297">
      <w:pPr>
        <w:spacing w:after="120"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 xml:space="preserve">Second dimension: What is </w:t>
      </w:r>
      <w:r w:rsidR="001B3A23" w:rsidRPr="00750A7A">
        <w:rPr>
          <w:rFonts w:asciiTheme="majorHAnsi" w:eastAsia="Aptos" w:hAnsiTheme="majorHAnsi" w:cstheme="majorHAnsi"/>
          <w:color w:val="A6A6A6" w:themeColor="background1" w:themeShade="A6"/>
        </w:rPr>
        <w:t>being measured</w:t>
      </w:r>
      <w:r w:rsidR="00C45A60" w:rsidRPr="00750A7A">
        <w:rPr>
          <w:rFonts w:asciiTheme="majorHAnsi" w:eastAsia="Aptos" w:hAnsiTheme="majorHAnsi" w:cstheme="majorHAnsi"/>
          <w:color w:val="A6A6A6" w:themeColor="background1" w:themeShade="A6"/>
        </w:rPr>
        <w:t>?</w:t>
      </w:r>
      <w:r w:rsidR="00FF01EA" w:rsidRPr="00750A7A">
        <w:rPr>
          <w:rFonts w:asciiTheme="majorHAnsi" w:eastAsia="Aptos" w:hAnsiTheme="majorHAnsi" w:cstheme="majorHAnsi"/>
          <w:color w:val="A6A6A6" w:themeColor="background1" w:themeShade="A6"/>
        </w:rPr>
        <w:t xml:space="preserve"> </w:t>
      </w:r>
      <w:r w:rsidR="003B274C" w:rsidRPr="00750A7A">
        <w:rPr>
          <w:rFonts w:asciiTheme="majorHAnsi" w:eastAsia="Aptos" w:hAnsiTheme="majorHAnsi" w:cstheme="majorHAnsi"/>
          <w:color w:val="A6A6A6" w:themeColor="background1" w:themeShade="A6"/>
        </w:rPr>
        <w:t>The questionnaire is not listed in the supplementary material, but in the APA PsycTests database. As it asks questions such as 'Have you noticed any skin changes, especially pimples?' and 'Have you begun to menstruate (started to have your period)?', we would categorize it as neuro/bio/physiology.</w:t>
      </w:r>
    </w:p>
    <w:p w14:paraId="1A5057E5" w14:textId="1286EC85" w:rsidR="00EA2AA3" w:rsidRPr="00750A7A" w:rsidRDefault="5E9612E8" w:rsidP="00767297">
      <w:pPr>
        <w:spacing w:after="120" w:line="276" w:lineRule="auto"/>
        <w:jc w:val="both"/>
        <w:rPr>
          <w:rFonts w:asciiTheme="majorHAnsi" w:eastAsia="Aptos" w:hAnsiTheme="majorHAnsi" w:cstheme="majorHAnsi"/>
          <w:b/>
          <w:bCs/>
          <w:color w:val="A6A6A6" w:themeColor="background1" w:themeShade="A6"/>
        </w:rPr>
      </w:pPr>
      <w:r w:rsidRPr="00750A7A">
        <w:rPr>
          <w:rFonts w:asciiTheme="majorHAnsi" w:eastAsia="Aptos" w:hAnsiTheme="majorHAnsi" w:cstheme="majorHAnsi"/>
          <w:color w:val="A6A6A6" w:themeColor="background1" w:themeShade="A6"/>
        </w:rPr>
        <w:t xml:space="preserve">Examining the relevant cell (where the row and column intersect), we would categorize it as </w:t>
      </w:r>
      <w:r w:rsidRPr="00750A7A">
        <w:rPr>
          <w:rFonts w:asciiTheme="majorHAnsi" w:eastAsia="Aptos" w:hAnsiTheme="majorHAnsi" w:cstheme="majorHAnsi"/>
          <w:b/>
          <w:bCs/>
          <w:color w:val="A6A6A6" w:themeColor="background1" w:themeShade="A6"/>
        </w:rPr>
        <w:t>self-report of physiology.</w:t>
      </w:r>
    </w:p>
    <w:bookmarkStart w:id="489" w:name="_Toc224681573"/>
    <w:p w14:paraId="7FD8DC5B" w14:textId="0A4D33EA" w:rsidR="002472F9" w:rsidRPr="00750A7A" w:rsidRDefault="004F6B9C" w:rsidP="00767297">
      <w:pPr>
        <w:pStyle w:val="Heading2"/>
        <w:spacing w:after="120" w:line="276" w:lineRule="auto"/>
        <w:rPr>
          <w:rFonts w:eastAsia="Aptos" w:cstheme="majorHAnsi"/>
          <w:color w:val="000000" w:themeColor="text1"/>
        </w:rPr>
      </w:pPr>
      <w:r w:rsidRPr="00750A7A">
        <w:rPr>
          <w:rFonts w:cstheme="majorHAnsi"/>
          <w:noProof/>
        </w:rPr>
        <w:lastRenderedPageBreak/>
        <mc:AlternateContent>
          <mc:Choice Requires="wps">
            <w:drawing>
              <wp:anchor distT="0" distB="0" distL="114300" distR="114300" simplePos="0" relativeHeight="251728384" behindDoc="0" locked="0" layoutInCell="1" allowOverlap="1" wp14:anchorId="0B2C3B7B" wp14:editId="472AA9EC">
                <wp:simplePos x="0" y="0"/>
                <wp:positionH relativeFrom="margin">
                  <wp:align>left</wp:align>
                </wp:positionH>
                <wp:positionV relativeFrom="paragraph">
                  <wp:posOffset>321657</wp:posOffset>
                </wp:positionV>
                <wp:extent cx="5850890" cy="865505"/>
                <wp:effectExtent l="0" t="0" r="16510" b="10795"/>
                <wp:wrapTopAndBottom/>
                <wp:docPr id="1540525066" name="Rectangle 26"/>
                <wp:cNvGraphicFramePr/>
                <a:graphic xmlns:a="http://schemas.openxmlformats.org/drawingml/2006/main">
                  <a:graphicData uri="http://schemas.microsoft.com/office/word/2010/wordprocessingShape">
                    <wps:wsp>
                      <wps:cNvSpPr/>
                      <wps:spPr>
                        <a:xfrm>
                          <a:off x="0" y="0"/>
                          <a:ext cx="5850890" cy="86584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558C1C97" w14:textId="5CCA0321" w:rsidR="00F66BC7" w:rsidRDefault="00F66BC7" w:rsidP="006C513D">
                            <w:pPr>
                              <w:jc w:val="both"/>
                              <w:rPr>
                                <w:rFonts w:ascii="Calibri" w:hAnsi="Calibri" w:cs="Calibri"/>
                                <w:color w:val="1F1F1F"/>
                              </w:rPr>
                            </w:pPr>
                            <w:r w:rsidRPr="00F66BC7">
                              <w:rPr>
                                <w:rFonts w:ascii="Calibri" w:hAnsi="Calibri" w:cs="Calibri"/>
                                <w:color w:val="1F1F1F"/>
                              </w:rPr>
                              <w:t>The Facebook field studies operationalize online engagement in two ways: i) as any click on a post (per Facebook’s definition of</w:t>
                            </w:r>
                            <w:r>
                              <w:rPr>
                                <w:rFonts w:ascii="Calibri" w:hAnsi="Calibri" w:cs="Calibri"/>
                                <w:color w:val="1F1F1F"/>
                              </w:rPr>
                              <w:t xml:space="preserve"> </w:t>
                            </w:r>
                            <w:r w:rsidRPr="00F66BC7">
                              <w:rPr>
                                <w:rFonts w:ascii="Calibri" w:hAnsi="Calibri" w:cs="Calibri"/>
                                <w:color w:val="1F1F1F"/>
                              </w:rPr>
                              <w:t>engagement</w:t>
                            </w:r>
                            <w:r w:rsidR="006C513D">
                              <w:rPr>
                                <w:rFonts w:ascii="Calibri" w:hAnsi="Calibri" w:cs="Calibri"/>
                                <w:color w:val="1F1F1F"/>
                              </w:rPr>
                              <w:t xml:space="preserve">) </w:t>
                            </w:r>
                            <w:r w:rsidRPr="00F66BC7">
                              <w:rPr>
                                <w:rFonts w:ascii="Calibri" w:hAnsi="Calibri" w:cs="Calibri"/>
                                <w:color w:val="1F1F1F"/>
                              </w:rPr>
                              <w:t>and ii) as writing a comment in response to a post. </w:t>
                            </w:r>
                          </w:p>
                          <w:p w14:paraId="69909AA7" w14:textId="3EA5CF78" w:rsidR="006C513D" w:rsidRPr="006C513D" w:rsidRDefault="006C513D" w:rsidP="006C513D">
                            <w:pPr>
                              <w:jc w:val="right"/>
                              <w:rPr>
                                <w:rFonts w:ascii="Calibri" w:hAnsi="Calibri" w:cs="Calibri"/>
                                <w:color w:val="000000" w:themeColor="text1"/>
                                <w:sz w:val="18"/>
                                <w:szCs w:val="18"/>
                              </w:rPr>
                            </w:pPr>
                            <w:hyperlink r:id="rId38" w:tgtFrame="_blank" w:tooltip="Persistent link using digital object identifier" w:history="1">
                              <w:r w:rsidRPr="006C513D">
                                <w:rPr>
                                  <w:rStyle w:val="Hyperlink"/>
                                  <w:rFonts w:ascii="Calibri" w:hAnsi="Calibri" w:cs="Calibri"/>
                                  <w:color w:val="000000" w:themeColor="text1"/>
                                  <w:sz w:val="18"/>
                                  <w:szCs w:val="18"/>
                                </w:rPr>
                                <w:t>https://doi.org/10.1016/j.obhdp.2024.104366</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C3B7B" id="Rectangle 26" o:spid="_x0000_s1040" style="position:absolute;margin-left:0;margin-top:25.35pt;width:460.7pt;height:68.15pt;z-index:251728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" fillcolor="white [3201]" strokecolor="black [3200]" strokeweight="1pt">
                <v:textbox>
                  <w:txbxContent>
                    <w:p w14:paraId="558C1C97" w14:textId="5CCA0321" w:rsidR="00F66BC7" w:rsidRDefault="00F66BC7" w:rsidP="006C513D">
                      <w:pPr>
                        <w:jc w:val="both"/>
                        <w:rPr>
                          <w:rFonts w:ascii="Calibri" w:hAnsi="Calibri" w:cs="Calibri"/>
                          <w:color w:val="1F1F1F"/>
                        </w:rPr>
                      </w:pPr>
                      <w:r w:rsidRPr="00F66BC7">
                        <w:rPr>
                          <w:rFonts w:ascii="Calibri" w:hAnsi="Calibri" w:cs="Calibri"/>
                          <w:color w:val="1F1F1F"/>
                        </w:rPr>
                        <w:t>The Facebook field studies operationalize online engagement in two ways: i) as any click on a post (per Facebook’s definition of</w:t>
                      </w:r>
                      <w:r>
                        <w:rPr>
                          <w:rFonts w:ascii="Calibri" w:hAnsi="Calibri" w:cs="Calibri"/>
                          <w:color w:val="1F1F1F"/>
                        </w:rPr>
                        <w:t xml:space="preserve"> </w:t>
                      </w:r>
                      <w:r w:rsidRPr="00F66BC7">
                        <w:rPr>
                          <w:rFonts w:ascii="Calibri" w:hAnsi="Calibri" w:cs="Calibri"/>
                          <w:color w:val="1F1F1F"/>
                        </w:rPr>
                        <w:t>engagement</w:t>
                      </w:r>
                      <w:r w:rsidR="006C513D">
                        <w:rPr>
                          <w:rFonts w:ascii="Calibri" w:hAnsi="Calibri" w:cs="Calibri"/>
                          <w:color w:val="1F1F1F"/>
                        </w:rPr>
                        <w:t xml:space="preserve">) </w:t>
                      </w:r>
                      <w:r w:rsidRPr="00F66BC7">
                        <w:rPr>
                          <w:rFonts w:ascii="Calibri" w:hAnsi="Calibri" w:cs="Calibri"/>
                          <w:color w:val="1F1F1F"/>
                        </w:rPr>
                        <w:t>and ii) as writing a comment in response to a post. </w:t>
                      </w:r>
                    </w:p>
                    <w:p w14:paraId="69909AA7" w14:textId="3EA5CF78" w:rsidR="006C513D" w:rsidRPr="006C513D" w:rsidRDefault="006C513D" w:rsidP="006C513D">
                      <w:pPr>
                        <w:jc w:val="right"/>
                        <w:rPr>
                          <w:rFonts w:ascii="Calibri" w:hAnsi="Calibri" w:cs="Calibri"/>
                          <w:color w:val="000000" w:themeColor="text1"/>
                          <w:sz w:val="18"/>
                          <w:szCs w:val="18"/>
                        </w:rPr>
                      </w:pPr>
                      <w:hyperlink r:id="rId39" w:tgtFrame="_blank" w:tooltip="Persistent link using digital object identifier" w:history="1">
                        <w:r w:rsidRPr="006C513D">
                          <w:rPr>
                            <w:rStyle w:val="Hyperlink"/>
                            <w:rFonts w:ascii="Calibri" w:hAnsi="Calibri" w:cs="Calibri"/>
                            <w:color w:val="000000" w:themeColor="text1"/>
                            <w:sz w:val="18"/>
                            <w:szCs w:val="18"/>
                          </w:rPr>
                          <w:t>https://doi.org/10.1016/j.obhdp.2024.104366</w:t>
                        </w:r>
                      </w:hyperlink>
                    </w:p>
                  </w:txbxContent>
                </v:textbox>
                <w10:wrap type="topAndBottom" anchorx="margin"/>
              </v:rect>
            </w:pict>
          </mc:Fallback>
        </mc:AlternateContent>
      </w:r>
      <w:r w:rsidR="002472F9" w:rsidRPr="00750A7A">
        <w:rPr>
          <w:rFonts w:eastAsia="Aptos" w:cstheme="majorHAnsi"/>
          <w:color w:val="000000" w:themeColor="text1"/>
        </w:rPr>
        <w:t>Example 14</w:t>
      </w:r>
      <w:bookmarkEnd w:id="489"/>
    </w:p>
    <w:p w14:paraId="5872A001" w14:textId="7415A7C1" w:rsidR="00111DE8" w:rsidRPr="00750A7A" w:rsidRDefault="00111DE8" w:rsidP="00767297">
      <w:pPr>
        <w:spacing w:line="276" w:lineRule="auto"/>
        <w:jc w:val="both"/>
        <w:rPr>
          <w:rFonts w:asciiTheme="majorHAnsi" w:eastAsia="Aptos" w:hAnsiTheme="majorHAnsi" w:cstheme="majorHAnsi"/>
          <w:b/>
          <w:bCs/>
          <w:color w:val="A6A6A6" w:themeColor="background1" w:themeShade="A6"/>
          <w:u w:val="single"/>
        </w:rPr>
      </w:pPr>
      <w:r w:rsidRPr="00750A7A">
        <w:rPr>
          <w:rFonts w:asciiTheme="majorHAnsi" w:eastAsia="Aptos" w:hAnsiTheme="majorHAnsi" w:cstheme="majorHAnsi"/>
          <w:b/>
          <w:bCs/>
          <w:color w:val="A6A6A6" w:themeColor="background1" w:themeShade="A6"/>
          <w:u w:val="single"/>
        </w:rPr>
        <w:t>Solution:</w:t>
      </w:r>
    </w:p>
    <w:p w14:paraId="0CAEB594" w14:textId="08ADD801" w:rsidR="00B14EF6" w:rsidRPr="00750A7A" w:rsidRDefault="00111DE8" w:rsidP="00767297">
      <w:pPr>
        <w:spacing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First dimension: How is it being measured</w:t>
      </w:r>
      <w:r w:rsidR="00065BEC" w:rsidRPr="00750A7A">
        <w:rPr>
          <w:rFonts w:asciiTheme="majorHAnsi" w:eastAsia="Aptos" w:hAnsiTheme="majorHAnsi" w:cstheme="majorHAnsi"/>
          <w:color w:val="A6A6A6" w:themeColor="background1" w:themeShade="A6"/>
        </w:rPr>
        <w:t>?</w:t>
      </w:r>
      <w:r w:rsidR="006E5F32" w:rsidRPr="00750A7A">
        <w:rPr>
          <w:rFonts w:asciiTheme="majorHAnsi" w:eastAsia="Aptos" w:hAnsiTheme="majorHAnsi" w:cstheme="majorHAnsi"/>
          <w:color w:val="A6A6A6" w:themeColor="background1" w:themeShade="A6"/>
        </w:rPr>
        <w:t xml:space="preserve"> </w:t>
      </w:r>
      <w:r w:rsidR="00B14EF6" w:rsidRPr="00750A7A">
        <w:rPr>
          <w:rFonts w:asciiTheme="majorHAnsi" w:eastAsia="Aptos" w:hAnsiTheme="majorHAnsi" w:cstheme="majorHAnsi"/>
          <w:color w:val="A6A6A6" w:themeColor="background1" w:themeShade="A6"/>
        </w:rPr>
        <w:t>They are counting the number of clicks and comments made by participants, i.e. the frequency of overt behavior. Therefore, we choose the category behavioral measure</w:t>
      </w:r>
      <w:r w:rsidR="00065BEC" w:rsidRPr="00750A7A">
        <w:rPr>
          <w:rFonts w:asciiTheme="majorHAnsi" w:eastAsia="Aptos" w:hAnsiTheme="majorHAnsi" w:cstheme="majorHAnsi"/>
          <w:color w:val="A6A6A6" w:themeColor="background1" w:themeShade="A6"/>
        </w:rPr>
        <w:t>.</w:t>
      </w:r>
    </w:p>
    <w:p w14:paraId="494B3507" w14:textId="62859582" w:rsidR="001B307B" w:rsidRPr="00750A7A" w:rsidRDefault="5E9612E8" w:rsidP="00767297">
      <w:pPr>
        <w:spacing w:line="276" w:lineRule="auto"/>
        <w:jc w:val="both"/>
        <w:rPr>
          <w:rFonts w:asciiTheme="majorHAnsi" w:eastAsia="Aptos" w:hAnsiTheme="majorHAnsi" w:cstheme="majorHAnsi"/>
          <w:color w:val="A6A6A6" w:themeColor="background1" w:themeShade="A6"/>
        </w:rPr>
      </w:pPr>
      <w:r w:rsidRPr="00750A7A">
        <w:rPr>
          <w:rFonts w:asciiTheme="majorHAnsi" w:eastAsia="Aptos" w:hAnsiTheme="majorHAnsi" w:cstheme="majorHAnsi"/>
          <w:color w:val="A6A6A6" w:themeColor="background1" w:themeShade="A6"/>
        </w:rPr>
        <w:t>Second dimension: What is being measured? It measures the amount that participants click or write comments. We would categorize it in the behavior column.</w:t>
      </w:r>
    </w:p>
    <w:p w14:paraId="5041AFF0" w14:textId="0D997A48" w:rsidR="5E9612E8" w:rsidRDefault="5E9612E8" w:rsidP="00767297">
      <w:pPr>
        <w:spacing w:line="276" w:lineRule="auto"/>
        <w:jc w:val="both"/>
        <w:rPr>
          <w:rFonts w:asciiTheme="majorHAnsi" w:eastAsia="Aptos" w:hAnsiTheme="majorHAnsi" w:cstheme="majorHAnsi"/>
          <w:b/>
          <w:bCs/>
          <w:color w:val="A6A6A6" w:themeColor="background1" w:themeShade="A6"/>
        </w:rPr>
      </w:pPr>
      <w:r w:rsidRPr="00750A7A">
        <w:rPr>
          <w:rFonts w:asciiTheme="majorHAnsi" w:eastAsia="Aptos" w:hAnsiTheme="majorHAnsi" w:cstheme="majorHAnsi"/>
          <w:color w:val="A6A6A6" w:themeColor="background1" w:themeShade="A6"/>
        </w:rPr>
        <w:t xml:space="preserve">Examining the relevant cell (where the row and column intersect), we would categorize it as </w:t>
      </w:r>
      <w:r w:rsidRPr="00750A7A">
        <w:rPr>
          <w:rFonts w:asciiTheme="majorHAnsi" w:eastAsia="Aptos" w:hAnsiTheme="majorHAnsi" w:cstheme="majorHAnsi"/>
          <w:b/>
          <w:bCs/>
          <w:color w:val="A6A6A6" w:themeColor="background1" w:themeShade="A6"/>
        </w:rPr>
        <w:t>behavioral measure of behavior.</w:t>
      </w:r>
    </w:p>
    <w:p w14:paraId="38063B39" w14:textId="4096EF84" w:rsidR="0029448E" w:rsidRPr="004414EB" w:rsidRDefault="0029448E" w:rsidP="0029448E">
      <w:pPr>
        <w:spacing w:after="120"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 xml:space="preserve">In this case, as the 'what' </w:t>
      </w:r>
      <w:r w:rsidR="003C4CD4">
        <w:rPr>
          <w:rFonts w:asciiTheme="majorHAnsi" w:eastAsia="Aptos" w:hAnsiTheme="majorHAnsi" w:cstheme="majorHAnsi"/>
          <w:color w:val="A6A6A6" w:themeColor="background1" w:themeShade="A6"/>
        </w:rPr>
        <w:t>is</w:t>
      </w:r>
      <w:r w:rsidRPr="004414EB">
        <w:rPr>
          <w:rFonts w:asciiTheme="majorHAnsi" w:eastAsia="Aptos" w:hAnsiTheme="majorHAnsi" w:cstheme="majorHAnsi"/>
          <w:color w:val="A6A6A6" w:themeColor="background1" w:themeShade="A6"/>
        </w:rPr>
        <w:t xml:space="preserve"> behavioral, we would need to determine whether recent technology was used and whether the dependent variable</w:t>
      </w:r>
      <w:r w:rsidR="003C4CD4">
        <w:rPr>
          <w:rFonts w:asciiTheme="majorHAnsi" w:eastAsia="Aptos" w:hAnsiTheme="majorHAnsi" w:cstheme="majorHAnsi"/>
          <w:color w:val="A6A6A6" w:themeColor="background1" w:themeShade="A6"/>
        </w:rPr>
        <w:t xml:space="preserve"> was a behavioral measure</w:t>
      </w:r>
      <w:r w:rsidRPr="004414EB">
        <w:rPr>
          <w:rFonts w:asciiTheme="majorHAnsi" w:eastAsia="Aptos" w:hAnsiTheme="majorHAnsi" w:cstheme="majorHAnsi"/>
          <w:color w:val="A6A6A6" w:themeColor="background1" w:themeShade="A6"/>
        </w:rPr>
        <w:t xml:space="preserve">. </w:t>
      </w:r>
    </w:p>
    <w:p w14:paraId="613838B4" w14:textId="0FBFCE3B" w:rsidR="003C4CD4" w:rsidRPr="004414EB" w:rsidRDefault="004320CE" w:rsidP="003C4CD4">
      <w:pPr>
        <w:spacing w:after="120"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 xml:space="preserve">Use of recent technology: </w:t>
      </w:r>
      <w:r w:rsidR="004414EB" w:rsidRPr="004414EB">
        <w:rPr>
          <w:rFonts w:asciiTheme="majorHAnsi" w:eastAsia="Aptos" w:hAnsiTheme="majorHAnsi" w:cstheme="majorHAnsi"/>
          <w:color w:val="A6A6A6" w:themeColor="background1" w:themeShade="A6"/>
        </w:rPr>
        <w:t>The study tracked participants’ frequency of clicking on Facebook posts and writing comments. These activities rely on recent digital technology.</w:t>
      </w:r>
      <w:r w:rsidR="003C4CD4">
        <w:rPr>
          <w:rFonts w:asciiTheme="majorHAnsi" w:eastAsia="Aptos" w:hAnsiTheme="majorHAnsi" w:cstheme="majorHAnsi"/>
          <w:color w:val="A6A6A6" w:themeColor="background1" w:themeShade="A6"/>
        </w:rPr>
        <w:t xml:space="preserve"> </w:t>
      </w:r>
      <w:r w:rsidR="003C4CD4" w:rsidRPr="004414EB">
        <w:rPr>
          <w:rFonts w:asciiTheme="majorHAnsi" w:eastAsia="Aptos" w:hAnsiTheme="majorHAnsi" w:cstheme="majorHAnsi"/>
          <w:color w:val="A6A6A6" w:themeColor="background1" w:themeShade="A6"/>
        </w:rPr>
        <w:t>We would therefore choose ‘</w:t>
      </w:r>
      <w:r w:rsidR="003C4CD4">
        <w:rPr>
          <w:rFonts w:asciiTheme="majorHAnsi" w:eastAsia="Aptos" w:hAnsiTheme="majorHAnsi" w:cstheme="majorHAnsi"/>
          <w:color w:val="A6A6A6" w:themeColor="background1" w:themeShade="A6"/>
        </w:rPr>
        <w:t>TRUE</w:t>
      </w:r>
      <w:r w:rsidR="003C4CD4" w:rsidRPr="004414EB">
        <w:rPr>
          <w:rFonts w:asciiTheme="majorHAnsi" w:eastAsia="Aptos" w:hAnsiTheme="majorHAnsi" w:cstheme="majorHAnsi"/>
          <w:color w:val="A6A6A6" w:themeColor="background1" w:themeShade="A6"/>
        </w:rPr>
        <w:t xml:space="preserve"> in the ‘Used recent technology’ column.</w:t>
      </w:r>
    </w:p>
    <w:p w14:paraId="05AC6E18" w14:textId="43E72B8D" w:rsidR="00E2389B" w:rsidRPr="004414EB" w:rsidRDefault="00E2389B" w:rsidP="00767297">
      <w:pPr>
        <w:spacing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Used as dependent variable.</w:t>
      </w:r>
      <w:r w:rsidR="00C7615D" w:rsidRPr="00BB228C">
        <w:rPr>
          <w:rFonts w:asciiTheme="majorHAnsi" w:eastAsia="Aptos" w:hAnsiTheme="majorHAnsi" w:cstheme="majorHAnsi"/>
          <w:color w:val="A6A6A6" w:themeColor="background1" w:themeShade="A6"/>
        </w:rPr>
        <w:t xml:space="preserve"> </w:t>
      </w:r>
      <w:bookmarkStart w:id="490" w:name="bt0010"/>
      <w:r w:rsidR="004414EB" w:rsidRPr="004414EB">
        <w:rPr>
          <w:rFonts w:asciiTheme="majorHAnsi" w:eastAsia="Aptos" w:hAnsiTheme="majorHAnsi" w:cstheme="majorHAnsi"/>
          <w:color w:val="A6A6A6" w:themeColor="background1" w:themeShade="A6"/>
        </w:rPr>
        <w:t>‘TRUE’. The authors describe regression models predicting users’ likelihood of engaging with posts based on different variables, such as political ideology or characteristics of the posts. As they report:</w:t>
      </w:r>
    </w:p>
    <w:p w14:paraId="531D455B" w14:textId="208E3262" w:rsidR="00E2389B" w:rsidRPr="004414EB" w:rsidRDefault="00E2389B" w:rsidP="004414EB">
      <w:pPr>
        <w:spacing w:line="276" w:lineRule="auto"/>
        <w:ind w:left="720"/>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w:t>
      </w:r>
      <w:hyperlink r:id="rId40" w:anchor="t0010" w:history="1">
        <w:r w:rsidRPr="00BB228C">
          <w:rPr>
            <w:rStyle w:val="Hyperlink"/>
            <w:rFonts w:asciiTheme="majorHAnsi" w:eastAsia="Aptos" w:hAnsiTheme="majorHAnsi" w:cstheme="majorHAnsi"/>
            <w:color w:val="A6A6A6" w:themeColor="background1" w:themeShade="A6"/>
          </w:rPr>
          <w:t>Table 2</w:t>
        </w:r>
      </w:hyperlink>
      <w:bookmarkEnd w:id="490"/>
      <w:r w:rsidRPr="004414EB">
        <w:rPr>
          <w:rFonts w:asciiTheme="majorHAnsi" w:eastAsia="Aptos" w:hAnsiTheme="majorHAnsi" w:cstheme="majorHAnsi"/>
          <w:color w:val="A6A6A6" w:themeColor="background1" w:themeShade="A6"/>
        </w:rPr>
        <w:t> shows the formal regression models testing these effects. These models examine the effect of user political ideology, post cause, and their interaction on Facebook users’ likelihood to click on the post.  […]</w:t>
      </w:r>
    </w:p>
    <w:p w14:paraId="63DBF46F" w14:textId="09B09854" w:rsidR="00E2389B" w:rsidRPr="004414EB" w:rsidRDefault="00E2389B" w:rsidP="00E2389B">
      <w:pPr>
        <w:spacing w:line="276" w:lineRule="auto"/>
        <w:ind w:left="720"/>
        <w:jc w:val="both"/>
        <w:rPr>
          <w:rFonts w:asciiTheme="majorHAnsi" w:eastAsia="Aptos" w:hAnsiTheme="majorHAnsi" w:cstheme="majorHAnsi"/>
          <w:color w:val="A6A6A6" w:themeColor="background1" w:themeShade="A6"/>
        </w:rPr>
      </w:pPr>
      <w:hyperlink r:id="rId41" w:anchor="t0010" w:history="1">
        <w:r w:rsidRPr="00BB228C">
          <w:rPr>
            <w:rStyle w:val="Hyperlink"/>
            <w:rFonts w:asciiTheme="majorHAnsi" w:eastAsia="Aptos" w:hAnsiTheme="majorHAnsi" w:cstheme="majorHAnsi"/>
            <w:color w:val="A6A6A6" w:themeColor="background1" w:themeShade="A6"/>
          </w:rPr>
          <w:t>Table 2</w:t>
        </w:r>
      </w:hyperlink>
      <w:r w:rsidRPr="004414EB">
        <w:rPr>
          <w:rFonts w:asciiTheme="majorHAnsi" w:eastAsia="Aptos" w:hAnsiTheme="majorHAnsi" w:cstheme="majorHAnsi"/>
          <w:color w:val="A6A6A6" w:themeColor="background1" w:themeShade="A6"/>
        </w:rPr>
        <w:t> (final two columns) presents the formal analyses for comments, using the same specification used for the click analyses, with the addition of study number dummies controlling for </w:t>
      </w:r>
      <w:hyperlink r:id="rId42" w:tooltip="Learn more about fixed effects from ScienceDirect's AI-generated Topic Pages" w:history="1">
        <w:r w:rsidRPr="00BB228C">
          <w:rPr>
            <w:rStyle w:val="Hyperlink"/>
            <w:rFonts w:asciiTheme="majorHAnsi" w:eastAsia="Aptos" w:hAnsiTheme="majorHAnsi" w:cstheme="majorHAnsi"/>
            <w:color w:val="A6A6A6" w:themeColor="background1" w:themeShade="A6"/>
          </w:rPr>
          <w:t>fixed effects</w:t>
        </w:r>
      </w:hyperlink>
      <w:r w:rsidRPr="004414EB">
        <w:rPr>
          <w:rFonts w:asciiTheme="majorHAnsi" w:eastAsia="Aptos" w:hAnsiTheme="majorHAnsi" w:cstheme="majorHAnsi"/>
          <w:color w:val="A6A6A6" w:themeColor="background1" w:themeShade="A6"/>
        </w:rPr>
        <w:t> across the studies. Again, the results show a significant negative interaction between the user's ideology and the cause promoted by the post. The effect on commenting behavior remains robust when controlling for available demographics.”</w:t>
      </w:r>
    </w:p>
    <w:p w14:paraId="0A792036" w14:textId="1392E92C" w:rsidR="004414EB" w:rsidRPr="004414EB" w:rsidRDefault="004414EB" w:rsidP="004414EB">
      <w:pPr>
        <w:spacing w:line="276" w:lineRule="auto"/>
        <w:jc w:val="both"/>
        <w:rPr>
          <w:rFonts w:asciiTheme="majorHAnsi" w:eastAsia="Aptos" w:hAnsiTheme="majorHAnsi" w:cstheme="majorHAnsi"/>
          <w:color w:val="A6A6A6" w:themeColor="background1" w:themeShade="A6"/>
        </w:rPr>
      </w:pPr>
      <w:r w:rsidRPr="004414EB">
        <w:rPr>
          <w:rFonts w:asciiTheme="majorHAnsi" w:eastAsia="Aptos" w:hAnsiTheme="majorHAnsi" w:cstheme="majorHAnsi"/>
          <w:color w:val="A6A6A6" w:themeColor="background1" w:themeShade="A6"/>
        </w:rPr>
        <w:t>Thus, both clicking and commenting behavior were treated as dependent variables in the analyses</w:t>
      </w:r>
      <w:r>
        <w:rPr>
          <w:rFonts w:asciiTheme="majorHAnsi" w:eastAsia="Aptos" w:hAnsiTheme="majorHAnsi" w:cstheme="majorHAnsi"/>
          <w:color w:val="A6A6A6" w:themeColor="background1" w:themeShade="A6"/>
        </w:rPr>
        <w:t>.</w:t>
      </w:r>
    </w:p>
    <w:p w14:paraId="2E3821A2" w14:textId="77777777" w:rsidR="00EA2AA3" w:rsidRPr="00750A7A" w:rsidRDefault="00EA2AA3" w:rsidP="00767297">
      <w:pPr>
        <w:spacing w:after="160" w:line="276" w:lineRule="auto"/>
        <w:rPr>
          <w:rFonts w:asciiTheme="majorHAnsi" w:eastAsia="Aptos" w:hAnsiTheme="majorHAnsi" w:cstheme="majorHAnsi"/>
          <w:color w:val="000000" w:themeColor="text1"/>
          <w:sz w:val="28"/>
          <w:szCs w:val="28"/>
        </w:rPr>
      </w:pPr>
      <w:r w:rsidRPr="00750A7A">
        <w:rPr>
          <w:rFonts w:asciiTheme="majorHAnsi" w:eastAsia="Aptos" w:hAnsiTheme="majorHAnsi" w:cstheme="majorHAnsi"/>
          <w:color w:val="000000" w:themeColor="text1"/>
        </w:rPr>
        <w:br w:type="page"/>
      </w:r>
    </w:p>
    <w:p w14:paraId="101525A1" w14:textId="1D346758" w:rsidR="004F6B9C" w:rsidRPr="00750A7A" w:rsidRDefault="00CE3BE6" w:rsidP="00767297">
      <w:pPr>
        <w:pStyle w:val="Heading2"/>
        <w:spacing w:line="276" w:lineRule="auto"/>
        <w:rPr>
          <w:rFonts w:cstheme="majorHAnsi"/>
        </w:rPr>
      </w:pPr>
      <w:bookmarkStart w:id="491" w:name="_Toc224681574"/>
      <w:r w:rsidRPr="00750A7A">
        <w:rPr>
          <w:rFonts w:eastAsia="Aptos" w:cstheme="majorHAnsi"/>
          <w:color w:val="000000" w:themeColor="text1"/>
        </w:rPr>
        <w:lastRenderedPageBreak/>
        <w:t>Example 15</w:t>
      </w:r>
      <w:bookmarkEnd w:id="491"/>
    </w:p>
    <w:p w14:paraId="438D40D8" w14:textId="34441E74" w:rsidR="00CF71EE" w:rsidRDefault="00EA2AA3" w:rsidP="00767297">
      <w:pPr>
        <w:spacing w:line="276" w:lineRule="auto"/>
        <w:rPr>
          <w:rFonts w:asciiTheme="majorHAnsi" w:hAnsiTheme="majorHAnsi" w:cstheme="majorHAnsi"/>
          <w:b/>
          <w:bCs/>
          <w:color w:val="A6A6A6" w:themeColor="background1" w:themeShade="A6"/>
          <w:u w:val="single"/>
        </w:rPr>
      </w:pPr>
      <w:r w:rsidRPr="00750A7A">
        <w:rPr>
          <w:rFonts w:asciiTheme="majorHAnsi" w:hAnsiTheme="majorHAnsi" w:cstheme="majorHAnsi"/>
          <w:noProof/>
        </w:rPr>
        <mc:AlternateContent>
          <mc:Choice Requires="wps">
            <w:drawing>
              <wp:anchor distT="0" distB="0" distL="114300" distR="114300" simplePos="0" relativeHeight="251736576" behindDoc="0" locked="0" layoutInCell="1" allowOverlap="1" wp14:anchorId="43FF71ED" wp14:editId="39C26578">
                <wp:simplePos x="0" y="0"/>
                <wp:positionH relativeFrom="margin">
                  <wp:posOffset>0</wp:posOffset>
                </wp:positionH>
                <wp:positionV relativeFrom="paragraph">
                  <wp:posOffset>185420</wp:posOffset>
                </wp:positionV>
                <wp:extent cx="5850890" cy="1456055"/>
                <wp:effectExtent l="0" t="0" r="16510" b="17145"/>
                <wp:wrapTopAndBottom/>
                <wp:docPr id="2068733386" name="Rectangle 26"/>
                <wp:cNvGraphicFramePr/>
                <a:graphic xmlns:a="http://schemas.openxmlformats.org/drawingml/2006/main">
                  <a:graphicData uri="http://schemas.microsoft.com/office/word/2010/wordprocessingShape">
                    <wps:wsp>
                      <wps:cNvSpPr/>
                      <wps:spPr>
                        <a:xfrm>
                          <a:off x="0" y="0"/>
                          <a:ext cx="5850890" cy="145605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72A3E0ED" w14:textId="77777777" w:rsidR="00EA2AA3" w:rsidRDefault="00EA2AA3" w:rsidP="00EA2AA3">
                            <w:pPr>
                              <w:jc w:val="both"/>
                              <w:rPr>
                                <w:rFonts w:asciiTheme="majorHAnsi" w:hAnsiTheme="majorHAnsi" w:cstheme="majorHAnsi"/>
                                <w:color w:val="000000" w:themeColor="text1"/>
                              </w:rPr>
                            </w:pPr>
                            <w:r w:rsidRPr="008E55CD">
                              <w:rPr>
                                <w:rFonts w:asciiTheme="majorHAnsi" w:hAnsiTheme="majorHAnsi" w:cstheme="majorHAnsi"/>
                                <w:color w:val="000000" w:themeColor="text1"/>
                              </w:rPr>
                              <w:t>Participants were presented with the switch dilemma (</w:t>
                            </w:r>
                            <w:hyperlink r:id="rId43" w:anchor="bibr16-01461672231169105" w:history="1">
                              <w:r w:rsidRPr="008E55CD">
                                <w:rPr>
                                  <w:rStyle w:val="Hyperlink"/>
                                  <w:rFonts w:asciiTheme="majorHAnsi" w:hAnsiTheme="majorHAnsi" w:cstheme="majorHAnsi"/>
                                  <w:color w:val="000000" w:themeColor="text1"/>
                                </w:rPr>
                                <w:t>Foot, 1967</w:t>
                              </w:r>
                            </w:hyperlink>
                            <w:r w:rsidRPr="008E55CD">
                              <w:rPr>
                                <w:rFonts w:asciiTheme="majorHAnsi" w:hAnsiTheme="majorHAnsi" w:cstheme="majorHAnsi"/>
                                <w:color w:val="000000" w:themeColor="text1"/>
                              </w:rPr>
                              <w:t>) and the footbridge dilemma (</w:t>
                            </w:r>
                            <w:hyperlink r:id="rId44" w:anchor="bibr70-01461672231169105" w:history="1">
                              <w:r w:rsidRPr="008E55CD">
                                <w:rPr>
                                  <w:rStyle w:val="Hyperlink"/>
                                  <w:rFonts w:asciiTheme="majorHAnsi" w:hAnsiTheme="majorHAnsi" w:cstheme="majorHAnsi"/>
                                  <w:color w:val="000000" w:themeColor="text1"/>
                                </w:rPr>
                                <w:t>Thomson, 1976</w:t>
                              </w:r>
                            </w:hyperlink>
                            <w:r w:rsidRPr="008E55CD">
                              <w:rPr>
                                <w:rFonts w:asciiTheme="majorHAnsi" w:hAnsiTheme="majorHAnsi" w:cstheme="majorHAnsi"/>
                                <w:color w:val="000000" w:themeColor="text1"/>
                              </w:rPr>
                              <w:t>) and asked whether they would perform the described action on the seven-point rating scale. The end points were labeled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pull the lever”</w:t>
                            </w:r>
                            <w:r w:rsidRPr="008E55CD">
                              <w:rPr>
                                <w:rFonts w:asciiTheme="majorHAnsi" w:hAnsiTheme="majorHAnsi" w:cstheme="majorHAnsi"/>
                                <w:color w:val="000000" w:themeColor="text1"/>
                              </w:rPr>
                              <w:t> (7) for the switch dilemma, and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push the man onto the track”</w:t>
                            </w:r>
                            <w:r w:rsidRPr="008E55CD">
                              <w:rPr>
                                <w:rFonts w:asciiTheme="majorHAnsi" w:hAnsiTheme="majorHAnsi" w:cstheme="majorHAnsi"/>
                                <w:color w:val="000000" w:themeColor="text1"/>
                              </w:rPr>
                              <w:t> (7) for the footbridge dilemma.</w:t>
                            </w:r>
                          </w:p>
                          <w:p w14:paraId="13F8D22C" w14:textId="77777777" w:rsidR="00EA2AA3" w:rsidRPr="00ED11D7" w:rsidRDefault="00EA2AA3" w:rsidP="00EA2AA3">
                            <w:pPr>
                              <w:jc w:val="right"/>
                              <w:rPr>
                                <w:rFonts w:asciiTheme="majorHAnsi" w:hAnsiTheme="majorHAnsi" w:cstheme="majorHAnsi"/>
                                <w:color w:val="000000" w:themeColor="text1"/>
                                <w:sz w:val="18"/>
                                <w:szCs w:val="18"/>
                              </w:rPr>
                            </w:pPr>
                            <w:hyperlink r:id="rId45" w:history="1">
                              <w:r w:rsidRPr="00ED11D7">
                                <w:rPr>
                                  <w:rStyle w:val="Hyperlink"/>
                                  <w:rFonts w:asciiTheme="majorHAnsi" w:hAnsiTheme="majorHAnsi" w:cstheme="majorHAnsi"/>
                                  <w:color w:val="000000" w:themeColor="text1"/>
                                  <w:sz w:val="18"/>
                                  <w:szCs w:val="18"/>
                                </w:rPr>
                                <w:t>https://doi.org/10.1177/01461672231169105</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F71ED" id="_x0000_s1041" style="position:absolute;margin-left:0;margin-top:14.6pt;width:460.7pt;height:114.65pt;z-index:25173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" fillcolor="white [3201]" strokecolor="black [3200]" strokeweight="1pt">
                <v:textbox>
                  <w:txbxContent>
                    <w:p w14:paraId="72A3E0ED" w14:textId="77777777" w:rsidR="00EA2AA3" w:rsidRDefault="00EA2AA3" w:rsidP="00EA2AA3">
                      <w:pPr>
                        <w:jc w:val="both"/>
                        <w:rPr>
                          <w:rFonts w:asciiTheme="majorHAnsi" w:hAnsiTheme="majorHAnsi" w:cstheme="majorHAnsi"/>
                          <w:color w:val="000000" w:themeColor="text1"/>
                        </w:rPr>
                      </w:pPr>
                      <w:r w:rsidRPr="008E55CD">
                        <w:rPr>
                          <w:rFonts w:asciiTheme="majorHAnsi" w:hAnsiTheme="majorHAnsi" w:cstheme="majorHAnsi"/>
                          <w:color w:val="000000" w:themeColor="text1"/>
                        </w:rPr>
                        <w:t>Participants were presented with the switch dilemma (</w:t>
                      </w:r>
                      <w:hyperlink r:id="rId46" w:anchor="bibr16-01461672231169105" w:history="1">
                        <w:r w:rsidRPr="008E55CD">
                          <w:rPr>
                            <w:rStyle w:val="Hyperlink"/>
                            <w:rFonts w:asciiTheme="majorHAnsi" w:hAnsiTheme="majorHAnsi" w:cstheme="majorHAnsi"/>
                            <w:color w:val="000000" w:themeColor="text1"/>
                          </w:rPr>
                          <w:t>Foot, 1967</w:t>
                        </w:r>
                      </w:hyperlink>
                      <w:r w:rsidRPr="008E55CD">
                        <w:rPr>
                          <w:rFonts w:asciiTheme="majorHAnsi" w:hAnsiTheme="majorHAnsi" w:cstheme="majorHAnsi"/>
                          <w:color w:val="000000" w:themeColor="text1"/>
                        </w:rPr>
                        <w:t>) and the footbridge dilemma (</w:t>
                      </w:r>
                      <w:hyperlink r:id="rId47" w:anchor="bibr70-01461672231169105" w:history="1">
                        <w:r w:rsidRPr="008E55CD">
                          <w:rPr>
                            <w:rStyle w:val="Hyperlink"/>
                            <w:rFonts w:asciiTheme="majorHAnsi" w:hAnsiTheme="majorHAnsi" w:cstheme="majorHAnsi"/>
                            <w:color w:val="000000" w:themeColor="text1"/>
                          </w:rPr>
                          <w:t>Thomson, 1976</w:t>
                        </w:r>
                      </w:hyperlink>
                      <w:r w:rsidRPr="008E55CD">
                        <w:rPr>
                          <w:rFonts w:asciiTheme="majorHAnsi" w:hAnsiTheme="majorHAnsi" w:cstheme="majorHAnsi"/>
                          <w:color w:val="000000" w:themeColor="text1"/>
                        </w:rPr>
                        <w:t>) and asked whether they would perform the described action on the seven-point rating scale. The end points were labeled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pull the lever”</w:t>
                      </w:r>
                      <w:r w:rsidRPr="008E55CD">
                        <w:rPr>
                          <w:rFonts w:asciiTheme="majorHAnsi" w:hAnsiTheme="majorHAnsi" w:cstheme="majorHAnsi"/>
                          <w:color w:val="000000" w:themeColor="text1"/>
                        </w:rPr>
                        <w:t> (7) for the switch dilemma, and </w:t>
                      </w:r>
                      <w:r w:rsidRPr="008E55CD">
                        <w:rPr>
                          <w:rFonts w:asciiTheme="majorHAnsi" w:hAnsiTheme="majorHAnsi" w:cstheme="majorHAnsi"/>
                          <w:i/>
                          <w:iCs/>
                          <w:color w:val="000000" w:themeColor="text1"/>
                        </w:rPr>
                        <w:t>“I would definitely do nothing”</w:t>
                      </w:r>
                      <w:r w:rsidRPr="008E55CD">
                        <w:rPr>
                          <w:rFonts w:asciiTheme="majorHAnsi" w:hAnsiTheme="majorHAnsi" w:cstheme="majorHAnsi"/>
                          <w:color w:val="000000" w:themeColor="text1"/>
                        </w:rPr>
                        <w:t> (1) and “</w:t>
                      </w:r>
                      <w:r w:rsidRPr="008E55CD">
                        <w:rPr>
                          <w:rFonts w:asciiTheme="majorHAnsi" w:hAnsiTheme="majorHAnsi" w:cstheme="majorHAnsi"/>
                          <w:i/>
                          <w:iCs/>
                          <w:color w:val="000000" w:themeColor="text1"/>
                        </w:rPr>
                        <w:t>I would definitely push the man onto the track”</w:t>
                      </w:r>
                      <w:r w:rsidRPr="008E55CD">
                        <w:rPr>
                          <w:rFonts w:asciiTheme="majorHAnsi" w:hAnsiTheme="majorHAnsi" w:cstheme="majorHAnsi"/>
                          <w:color w:val="000000" w:themeColor="text1"/>
                        </w:rPr>
                        <w:t> (7) for the footbridge dilemma.</w:t>
                      </w:r>
                    </w:p>
                    <w:p w14:paraId="13F8D22C" w14:textId="77777777" w:rsidR="00EA2AA3" w:rsidRPr="00ED11D7" w:rsidRDefault="00EA2AA3" w:rsidP="00EA2AA3">
                      <w:pPr>
                        <w:jc w:val="right"/>
                        <w:rPr>
                          <w:rFonts w:asciiTheme="majorHAnsi" w:hAnsiTheme="majorHAnsi" w:cstheme="majorHAnsi"/>
                          <w:color w:val="000000" w:themeColor="text1"/>
                          <w:sz w:val="18"/>
                          <w:szCs w:val="18"/>
                        </w:rPr>
                      </w:pPr>
                      <w:hyperlink r:id="rId48" w:history="1">
                        <w:r w:rsidRPr="00ED11D7">
                          <w:rPr>
                            <w:rStyle w:val="Hyperlink"/>
                            <w:rFonts w:asciiTheme="majorHAnsi" w:hAnsiTheme="majorHAnsi" w:cstheme="majorHAnsi"/>
                            <w:color w:val="000000" w:themeColor="text1"/>
                            <w:sz w:val="18"/>
                            <w:szCs w:val="18"/>
                          </w:rPr>
                          <w:t>https://doi.org/10.1177/01461672231169105</w:t>
                        </w:r>
                      </w:hyperlink>
                    </w:p>
                  </w:txbxContent>
                </v:textbox>
                <w10:wrap type="topAndBottom" anchorx="margin"/>
              </v:rect>
            </w:pict>
          </mc:Fallback>
        </mc:AlternateContent>
      </w:r>
    </w:p>
    <w:p w14:paraId="583D2CDF" w14:textId="665F3508" w:rsidR="005C7A21" w:rsidRPr="00750A7A" w:rsidRDefault="005C7A21" w:rsidP="00767297">
      <w:pPr>
        <w:spacing w:line="276" w:lineRule="auto"/>
        <w:rPr>
          <w:rFonts w:asciiTheme="majorHAnsi" w:hAnsiTheme="majorHAnsi" w:cstheme="majorHAnsi"/>
          <w:b/>
          <w:bCs/>
          <w:color w:val="A6A6A6" w:themeColor="background1" w:themeShade="A6"/>
          <w:u w:val="single"/>
        </w:rPr>
      </w:pPr>
      <w:r>
        <w:rPr>
          <w:rFonts w:asciiTheme="majorHAnsi" w:hAnsiTheme="majorHAnsi" w:cstheme="majorHAnsi"/>
          <w:b/>
          <w:bCs/>
          <w:color w:val="A6A6A6" w:themeColor="background1" w:themeShade="A6"/>
          <w:u w:val="single"/>
        </w:rPr>
        <w:t>S</w:t>
      </w:r>
      <w:r w:rsidRPr="00750A7A">
        <w:rPr>
          <w:rFonts w:asciiTheme="majorHAnsi" w:hAnsiTheme="majorHAnsi" w:cstheme="majorHAnsi"/>
          <w:b/>
          <w:bCs/>
          <w:color w:val="A6A6A6" w:themeColor="background1" w:themeShade="A6"/>
          <w:u w:val="single"/>
        </w:rPr>
        <w:t>olution:</w:t>
      </w:r>
    </w:p>
    <w:p w14:paraId="4C46B141" w14:textId="1914DEE5" w:rsidR="00867D8E" w:rsidRPr="00750A7A" w:rsidRDefault="00867D8E" w:rsidP="00767297">
      <w:pPr>
        <w:spacing w:line="276" w:lineRule="auto"/>
        <w:jc w:val="both"/>
        <w:rPr>
          <w:rFonts w:asciiTheme="majorHAnsi" w:hAnsiTheme="majorHAnsi" w:cstheme="majorHAnsi"/>
          <w:color w:val="A6A6A6" w:themeColor="background1" w:themeShade="A6"/>
        </w:rPr>
      </w:pPr>
      <w:r w:rsidRPr="00750A7A">
        <w:rPr>
          <w:rFonts w:asciiTheme="majorHAnsi" w:hAnsiTheme="majorHAnsi" w:cstheme="majorHAnsi"/>
          <w:color w:val="A6A6A6" w:themeColor="background1" w:themeShade="A6"/>
        </w:rPr>
        <w:t>First dimension: How is it being measured</w:t>
      </w:r>
      <w:r w:rsidR="00A6715C" w:rsidRPr="00750A7A">
        <w:rPr>
          <w:rFonts w:asciiTheme="majorHAnsi" w:hAnsiTheme="majorHAnsi" w:cstheme="majorHAnsi"/>
          <w:color w:val="A6A6A6" w:themeColor="background1" w:themeShade="A6"/>
        </w:rPr>
        <w:t>?</w:t>
      </w:r>
      <w:r w:rsidRPr="00750A7A">
        <w:rPr>
          <w:rFonts w:asciiTheme="majorHAnsi" w:hAnsiTheme="majorHAnsi" w:cstheme="majorHAnsi"/>
          <w:color w:val="A6A6A6" w:themeColor="background1" w:themeShade="A6"/>
        </w:rPr>
        <w:t xml:space="preserve"> Participants are asked to rate, on a scale, how likely they are to perform an action. This would therefore fall into the self-report</w:t>
      </w:r>
      <w:r w:rsidR="00065BEC" w:rsidRPr="00750A7A">
        <w:rPr>
          <w:rFonts w:asciiTheme="majorHAnsi" w:hAnsiTheme="majorHAnsi" w:cstheme="majorHAnsi"/>
          <w:color w:val="A6A6A6" w:themeColor="background1" w:themeShade="A6"/>
        </w:rPr>
        <w:t xml:space="preserve"> </w:t>
      </w:r>
      <w:r w:rsidRPr="00750A7A">
        <w:rPr>
          <w:rFonts w:asciiTheme="majorHAnsi" w:hAnsiTheme="majorHAnsi" w:cstheme="majorHAnsi"/>
          <w:color w:val="A6A6A6" w:themeColor="background1" w:themeShade="A6"/>
        </w:rPr>
        <w:t>category.</w:t>
      </w:r>
    </w:p>
    <w:p w14:paraId="369EB147" w14:textId="79D456B2" w:rsidR="00B76722" w:rsidRPr="00B76722" w:rsidRDefault="00867D8E" w:rsidP="00B76722">
      <w:pPr>
        <w:spacing w:line="276" w:lineRule="auto"/>
        <w:jc w:val="both"/>
        <w:rPr>
          <w:rFonts w:asciiTheme="majorHAnsi" w:hAnsiTheme="majorHAnsi" w:cstheme="majorHAnsi"/>
          <w:b/>
          <w:bCs/>
          <w:color w:val="A6A6A6" w:themeColor="background1" w:themeShade="A6"/>
        </w:rPr>
      </w:pPr>
      <w:r w:rsidRPr="00750A7A">
        <w:rPr>
          <w:rFonts w:asciiTheme="majorHAnsi" w:hAnsiTheme="majorHAnsi" w:cstheme="majorHAnsi"/>
          <w:color w:val="A6A6A6" w:themeColor="background1" w:themeShade="A6"/>
        </w:rPr>
        <w:t>Second dimension: What is being measured? In this study, participants are asked how they would behave in a hypothetical situation</w:t>
      </w:r>
      <w:r w:rsidR="00B76722">
        <w:rPr>
          <w:rFonts w:asciiTheme="majorHAnsi" w:hAnsiTheme="majorHAnsi" w:cstheme="majorHAnsi"/>
          <w:color w:val="A6A6A6" w:themeColor="background1" w:themeShade="A6"/>
        </w:rPr>
        <w:t>, which is an intention.</w:t>
      </w:r>
      <w:r w:rsidRPr="00750A7A">
        <w:rPr>
          <w:rFonts w:asciiTheme="majorHAnsi" w:hAnsiTheme="majorHAnsi" w:cstheme="majorHAnsi"/>
          <w:color w:val="A6A6A6" w:themeColor="background1" w:themeShade="A6"/>
        </w:rPr>
        <w:t xml:space="preserve"> </w:t>
      </w:r>
      <w:r w:rsidR="00B76722">
        <w:rPr>
          <w:rFonts w:asciiTheme="majorHAnsi" w:hAnsiTheme="majorHAnsi" w:cstheme="majorHAnsi"/>
          <w:color w:val="A6A6A6" w:themeColor="background1" w:themeShade="A6"/>
        </w:rPr>
        <w:t xml:space="preserve">As mentioned above, </w:t>
      </w:r>
      <w:r w:rsidR="00B76722" w:rsidRPr="00B76722">
        <w:rPr>
          <w:rFonts w:asciiTheme="majorHAnsi" w:hAnsiTheme="majorHAnsi" w:cstheme="majorHAnsi"/>
          <w:color w:val="A6A6A6" w:themeColor="background1" w:themeShade="A6"/>
        </w:rPr>
        <w:t>individuals’ intentions about how they expect or plan to behave in the future are still subjective experiences</w:t>
      </w:r>
      <w:r w:rsidR="00B76722">
        <w:rPr>
          <w:rFonts w:asciiTheme="majorHAnsi" w:hAnsiTheme="majorHAnsi" w:cstheme="majorHAnsi"/>
          <w:color w:val="A6A6A6" w:themeColor="background1" w:themeShade="A6"/>
        </w:rPr>
        <w:t xml:space="preserve">, so this would be categorized as </w:t>
      </w:r>
      <w:r w:rsidR="00B76722" w:rsidRPr="00B76722">
        <w:rPr>
          <w:rFonts w:asciiTheme="majorHAnsi" w:hAnsiTheme="majorHAnsi" w:cstheme="majorHAnsi"/>
          <w:b/>
          <w:bCs/>
          <w:color w:val="A6A6A6" w:themeColor="background1" w:themeShade="A6"/>
        </w:rPr>
        <w:t xml:space="preserve">self-report of subjective experience. </w:t>
      </w:r>
    </w:p>
    <w:p w14:paraId="4F0AF563" w14:textId="0103BE6C" w:rsidR="00867D8E" w:rsidRPr="00750A7A" w:rsidRDefault="00867D8E" w:rsidP="00767297">
      <w:pPr>
        <w:spacing w:line="276" w:lineRule="auto"/>
        <w:jc w:val="both"/>
        <w:rPr>
          <w:rFonts w:asciiTheme="majorHAnsi" w:hAnsiTheme="majorHAnsi" w:cstheme="majorHAnsi"/>
          <w:color w:val="A6A6A6" w:themeColor="background1" w:themeShade="A6"/>
        </w:rPr>
      </w:pPr>
    </w:p>
    <w:p w14:paraId="44485CBF" w14:textId="1FB9DD46" w:rsidR="000724D2" w:rsidRPr="00D420C6" w:rsidRDefault="000724D2" w:rsidP="00767297">
      <w:pPr>
        <w:spacing w:line="276" w:lineRule="auto"/>
        <w:rPr>
          <w:rFonts w:asciiTheme="majorHAnsi" w:hAnsiTheme="majorHAnsi" w:cstheme="majorHAnsi"/>
          <w:b/>
          <w:bCs/>
          <w:color w:val="A6A6A6" w:themeColor="background1" w:themeShade="A6"/>
        </w:rPr>
      </w:pPr>
    </w:p>
    <w:sectPr w:rsidR="000724D2" w:rsidRPr="00D420C6" w:rsidSect="00816D29">
      <w:pgSz w:w="11906" w:h="16838"/>
      <w:pgMar w:top="1417" w:right="1417" w:bottom="1134" w:left="1417" w:header="708" w:footer="70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5" w:author="ian hussey" w:date="2026-03-17T22:10:00Z" w:initials="ih">
    <w:p w14:paraId="4974CA19" w14:textId="77777777" w:rsidR="00761702" w:rsidRDefault="00761702" w:rsidP="00761702">
      <w:r>
        <w:rPr>
          <w:rStyle w:val="CommentReference"/>
        </w:rPr>
        <w:annotationRef/>
      </w:r>
      <w:r>
        <w:rPr>
          <w:sz w:val="20"/>
          <w:szCs w:val="20"/>
        </w:rPr>
        <w:t>add some of the memory/attention/execulative function items here that are common in ADHD scales OR add them to the subjective states items above if more appropriate there; differentiate the two (i.e., the proximal 'feel that' vs the distal 'my memory was poor', with the proximal taking precedent)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74CA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37312B" w16cex:dateUtc="2026-03-17T2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74CA19" w16cid:durableId="1E3731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6EEB4" w14:textId="77777777" w:rsidR="001E6B17" w:rsidRDefault="001E6B17" w:rsidP="00A0759B">
      <w:r>
        <w:separator/>
      </w:r>
    </w:p>
  </w:endnote>
  <w:endnote w:type="continuationSeparator" w:id="0">
    <w:p w14:paraId="6B85B1B9" w14:textId="77777777" w:rsidR="001E6B17" w:rsidRDefault="001E6B17" w:rsidP="00A07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1FF620D-C3CD-4E4A-93C7-80D8C7D93E71}"/>
  </w:font>
  <w:font w:name="Times New Roman">
    <w:panose1 w:val="02020603050405020304"/>
    <w:charset w:val="00"/>
    <w:family w:val="roman"/>
    <w:pitch w:val="variable"/>
    <w:sig w:usb0="E0002EFF" w:usb1="C000785B" w:usb2="00000009" w:usb3="00000000" w:csb0="000001FF" w:csb1="00000000"/>
    <w:embedRegular r:id="rId2" w:fontKey="{6DF6C64E-B4FA-CC4E-9DE6-2B4B3383B6A3}"/>
    <w:embedBold r:id="rId3" w:fontKey="{765271E4-FC4C-4B4E-BC00-0CAE41BFBA6E}"/>
    <w:embedItalic r:id="rId4" w:fontKey="{8137C91F-0CB5-5A44-9666-40102F49167A}"/>
    <w:embedBoldItalic r:id="rId5" w:fontKey="{19C37F27-18A4-724F-AB09-04B3D6724626}"/>
  </w:font>
  <w:font w:name="Courier New">
    <w:panose1 w:val="02070309020205020404"/>
    <w:charset w:val="00"/>
    <w:family w:val="modern"/>
    <w:pitch w:val="fixed"/>
    <w:sig w:usb0="E0002EFF" w:usb1="C0007843" w:usb2="00000009" w:usb3="00000000" w:csb0="000001FF" w:csb1="00000000"/>
    <w:embedRegular r:id="rId6" w:fontKey="{D28647B7-AB8B-3143-9CDC-97DD6DD1C34B}"/>
  </w:font>
  <w:font w:name="Wingdings">
    <w:panose1 w:val="05000000000000000000"/>
    <w:charset w:val="4D"/>
    <w:family w:val="decorative"/>
    <w:pitch w:val="variable"/>
    <w:sig w:usb0="00000003" w:usb1="00000000" w:usb2="00000000" w:usb3="00000000" w:csb0="80000001" w:csb1="00000000"/>
    <w:embedRegular r:id="rId7" w:fontKey="{F0C17F9D-7573-3E40-8058-2FF52F64BB47}"/>
  </w:font>
  <w:font w:name="Noto Sans Symbols">
    <w:altName w:val="Cambria"/>
    <w:panose1 w:val="020B0604020202020204"/>
    <w:charset w:val="00"/>
    <w:family w:val="auto"/>
    <w:pitch w:val="default"/>
  </w:font>
  <w:font w:name="Cambria">
    <w:panose1 w:val="02040503050406030204"/>
    <w:charset w:val="01"/>
    <w:family w:val="roman"/>
    <w:pitch w:val="variable"/>
    <w:sig w:usb0="E00002FF" w:usb1="400004FF" w:usb2="00000000" w:usb3="00000000" w:csb0="0000019F" w:csb1="00000000"/>
    <w:embedRegular r:id="rId9" w:fontKey="{9DE5DEE8-F061-7249-811B-544B2EA8A7E1}"/>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0" w:fontKey="{AA93ACB4-685E-884C-AFC3-6F5464B27064}"/>
    <w:embedItalic r:id="rId11" w:fontKey="{EE1A0D0D-A983-074B-B0D2-C51F2B9476BB}"/>
  </w:font>
  <w:font w:name="Calibri">
    <w:panose1 w:val="020F0502020204030204"/>
    <w:charset w:val="00"/>
    <w:family w:val="swiss"/>
    <w:pitch w:val="variable"/>
    <w:sig w:usb0="E4002EFF" w:usb1="C200247B" w:usb2="00000009" w:usb3="00000000" w:csb0="000001FF" w:csb1="00000000"/>
    <w:embedRegular r:id="rId12" w:fontKey="{EDB4CCF2-EE22-9342-97CD-F6BB65A98417}"/>
    <w:embedBold r:id="rId13" w:fontKey="{8BDA38A8-D267-9146-BFAD-421142BF4EBC}"/>
    <w:embedItalic r:id="rId14" w:fontKey="{86F42E20-0ED6-1A43-A4B6-2FBEA78B2182}"/>
    <w:embedBoldItalic r:id="rId15" w:fontKey="{1FAF1DB3-B87A-E74C-B1E6-BFADF76AFE35}"/>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embedRegular r:id="rId16" w:fontKey="{AFB0C5DA-1736-6242-A58B-11EDCC23798A}"/>
    <w:embedBold r:id="rId17" w:fontKey="{4FD2C1E2-7C43-E947-9FE3-DDBBE913AB27}"/>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embedRegular r:id="rId19" w:fontKey="{D3062120-F8C8-CA48-82F7-08A09F3CCC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566022"/>
      <w:docPartObj>
        <w:docPartGallery w:val="Page Numbers (Bottom of Page)"/>
        <w:docPartUnique/>
      </w:docPartObj>
    </w:sdtPr>
    <w:sdtEndPr/>
    <w:sdtContent>
      <w:p w14:paraId="56632818" w14:textId="2E3DDF73" w:rsidR="00412E47" w:rsidRDefault="00412E47">
        <w:pPr>
          <w:pStyle w:val="Footer"/>
          <w:jc w:val="right"/>
        </w:pPr>
        <w:r>
          <w:fldChar w:fldCharType="begin"/>
        </w:r>
        <w:r>
          <w:instrText>PAGE   \* MERGEFORMAT</w:instrText>
        </w:r>
        <w:r>
          <w:fldChar w:fldCharType="separate"/>
        </w:r>
        <w:r>
          <w:rPr>
            <w:lang w:val="en-GB"/>
          </w:rPr>
          <w:t>2</w:t>
        </w:r>
        <w:r>
          <w:fldChar w:fldCharType="end"/>
        </w:r>
      </w:p>
    </w:sdtContent>
  </w:sdt>
  <w:p w14:paraId="380A9B10" w14:textId="77777777" w:rsidR="00A0759B" w:rsidRDefault="00A075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47302"/>
      <w:docPartObj>
        <w:docPartGallery w:val="Page Numbers (Bottom of Page)"/>
        <w:docPartUnique/>
      </w:docPartObj>
    </w:sdtPr>
    <w:sdtEndPr/>
    <w:sdtContent>
      <w:p w14:paraId="6B3F0521" w14:textId="77777777" w:rsidR="00050815" w:rsidRDefault="00050815">
        <w:pPr>
          <w:pStyle w:val="Footer"/>
          <w:jc w:val="right"/>
        </w:pPr>
        <w:r>
          <w:fldChar w:fldCharType="begin"/>
        </w:r>
        <w:r>
          <w:instrText>PAGE   \* MERGEFORMAT</w:instrText>
        </w:r>
        <w:r>
          <w:fldChar w:fldCharType="separate"/>
        </w:r>
        <w:r>
          <w:rPr>
            <w:lang w:val="en-GB"/>
          </w:rPr>
          <w:t>2</w:t>
        </w:r>
        <w:r>
          <w:fldChar w:fldCharType="end"/>
        </w:r>
      </w:p>
    </w:sdtContent>
  </w:sdt>
  <w:p w14:paraId="6BB4B95F" w14:textId="77777777" w:rsidR="00050815" w:rsidRDefault="00050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37597" w14:textId="77777777" w:rsidR="001E6B17" w:rsidRDefault="001E6B17" w:rsidP="00A0759B">
      <w:r>
        <w:separator/>
      </w:r>
    </w:p>
  </w:footnote>
  <w:footnote w:type="continuationSeparator" w:id="0">
    <w:p w14:paraId="44BADADC" w14:textId="77777777" w:rsidR="001E6B17" w:rsidRDefault="001E6B17" w:rsidP="00A0759B">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LRJDVRP56UAPc" int2:id="DfM4Gy7p">
      <int2:state int2:value="Rejected" int2:type="spell"/>
    </int2:textHash>
    <int2:bookmark int2:bookmarkName="_Int_3zCWM0Ms" int2:invalidationBookmarkName="" int2:hashCode="NFN7KjwDMyvNQ2" int2:id="RxL7XK5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E3BC8"/>
    <w:multiLevelType w:val="hybridMultilevel"/>
    <w:tmpl w:val="59DEF320"/>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DD6D05"/>
    <w:multiLevelType w:val="hybridMultilevel"/>
    <w:tmpl w:val="4F76B408"/>
    <w:lvl w:ilvl="0" w:tplc="04CEA8F4">
      <w:start w:val="201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885DEF"/>
    <w:multiLevelType w:val="hybridMultilevel"/>
    <w:tmpl w:val="CD66737C"/>
    <w:lvl w:ilvl="0" w:tplc="0407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B017CC"/>
    <w:multiLevelType w:val="multilevel"/>
    <w:tmpl w:val="0B5E7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0409E9"/>
    <w:multiLevelType w:val="hybridMultilevel"/>
    <w:tmpl w:val="CF849CA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117A1980"/>
    <w:multiLevelType w:val="multilevel"/>
    <w:tmpl w:val="D4344E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1FE740F"/>
    <w:multiLevelType w:val="hybridMultilevel"/>
    <w:tmpl w:val="64E88E5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13851A2A"/>
    <w:multiLevelType w:val="hybridMultilevel"/>
    <w:tmpl w:val="CBCE154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17DB70DB"/>
    <w:multiLevelType w:val="multilevel"/>
    <w:tmpl w:val="803CF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C45973"/>
    <w:multiLevelType w:val="multilevel"/>
    <w:tmpl w:val="D35CE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125743"/>
    <w:multiLevelType w:val="hybridMultilevel"/>
    <w:tmpl w:val="C0C269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01D2094"/>
    <w:multiLevelType w:val="multilevel"/>
    <w:tmpl w:val="07D02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323886"/>
    <w:multiLevelType w:val="hybridMultilevel"/>
    <w:tmpl w:val="6ACEDB4C"/>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A22464"/>
    <w:multiLevelType w:val="hybridMultilevel"/>
    <w:tmpl w:val="911EA6D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57F413F"/>
    <w:multiLevelType w:val="multilevel"/>
    <w:tmpl w:val="0B5E7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845FEB"/>
    <w:multiLevelType w:val="hybridMultilevel"/>
    <w:tmpl w:val="A762E6FC"/>
    <w:lvl w:ilvl="0" w:tplc="0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4B2FB6"/>
    <w:multiLevelType w:val="hybridMultilevel"/>
    <w:tmpl w:val="09569268"/>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BC028A"/>
    <w:multiLevelType w:val="multilevel"/>
    <w:tmpl w:val="093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B20E4"/>
    <w:multiLevelType w:val="hybridMultilevel"/>
    <w:tmpl w:val="EB2202B0"/>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A01598"/>
    <w:multiLevelType w:val="hybridMultilevel"/>
    <w:tmpl w:val="16A28454"/>
    <w:lvl w:ilvl="0" w:tplc="04070019">
      <w:start w:val="1"/>
      <w:numFmt w:val="lowerLetter"/>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1694007"/>
    <w:multiLevelType w:val="hybridMultilevel"/>
    <w:tmpl w:val="23780F12"/>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3714653"/>
    <w:multiLevelType w:val="multilevel"/>
    <w:tmpl w:val="2760F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665FEB"/>
    <w:multiLevelType w:val="hybridMultilevel"/>
    <w:tmpl w:val="CB8899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AD42369"/>
    <w:multiLevelType w:val="multilevel"/>
    <w:tmpl w:val="6B6A2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CA67910"/>
    <w:multiLevelType w:val="hybridMultilevel"/>
    <w:tmpl w:val="DE309130"/>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FA13382"/>
    <w:multiLevelType w:val="hybridMultilevel"/>
    <w:tmpl w:val="80CA661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FF562DF"/>
    <w:multiLevelType w:val="multilevel"/>
    <w:tmpl w:val="9D68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37E7977"/>
    <w:multiLevelType w:val="hybridMultilevel"/>
    <w:tmpl w:val="323C94B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8" w15:restartNumberingAfterBreak="0">
    <w:nsid w:val="448F51DF"/>
    <w:multiLevelType w:val="hybridMultilevel"/>
    <w:tmpl w:val="426A732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9" w15:restartNumberingAfterBreak="0">
    <w:nsid w:val="48AA6436"/>
    <w:multiLevelType w:val="hybridMultilevel"/>
    <w:tmpl w:val="243A0AB8"/>
    <w:lvl w:ilvl="0" w:tplc="0407000F">
      <w:start w:val="1"/>
      <w:numFmt w:val="decimal"/>
      <w:lvlText w:val="%1."/>
      <w:lvlJc w:val="left"/>
      <w:pPr>
        <w:ind w:left="720" w:hanging="360"/>
      </w:pPr>
      <w:rPr>
        <w:rFonts w:hint="default"/>
      </w:rPr>
    </w:lvl>
    <w:lvl w:ilvl="1" w:tplc="E96C97FC">
      <w:start w:val="1"/>
      <w:numFmt w:val="low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49811A00"/>
    <w:multiLevelType w:val="hybridMultilevel"/>
    <w:tmpl w:val="5ADAD724"/>
    <w:lvl w:ilvl="0" w:tplc="0407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A8EC528">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BD97654"/>
    <w:multiLevelType w:val="hybridMultilevel"/>
    <w:tmpl w:val="4B906C3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4352DE1"/>
    <w:multiLevelType w:val="multilevel"/>
    <w:tmpl w:val="B5227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52F2A78"/>
    <w:multiLevelType w:val="multilevel"/>
    <w:tmpl w:val="F32EE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7CB559E"/>
    <w:multiLevelType w:val="hybridMultilevel"/>
    <w:tmpl w:val="86AAA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B064F1B"/>
    <w:multiLevelType w:val="multilevel"/>
    <w:tmpl w:val="D4344E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EE661D8"/>
    <w:multiLevelType w:val="hybridMultilevel"/>
    <w:tmpl w:val="D41A8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76F6295"/>
    <w:multiLevelType w:val="hybridMultilevel"/>
    <w:tmpl w:val="98D23F2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91D3D97"/>
    <w:multiLevelType w:val="hybridMultilevel"/>
    <w:tmpl w:val="1186BC84"/>
    <w:lvl w:ilvl="0" w:tplc="0407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7DC1211"/>
    <w:multiLevelType w:val="hybridMultilevel"/>
    <w:tmpl w:val="9FCA8A24"/>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F5377C8"/>
    <w:multiLevelType w:val="multilevel"/>
    <w:tmpl w:val="EB62C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0636486">
    <w:abstractNumId w:val="14"/>
  </w:num>
  <w:num w:numId="2" w16cid:durableId="398552758">
    <w:abstractNumId w:val="21"/>
  </w:num>
  <w:num w:numId="3" w16cid:durableId="546793773">
    <w:abstractNumId w:val="33"/>
  </w:num>
  <w:num w:numId="4" w16cid:durableId="585505381">
    <w:abstractNumId w:val="8"/>
  </w:num>
  <w:num w:numId="5" w16cid:durableId="251861120">
    <w:abstractNumId w:val="9"/>
  </w:num>
  <w:num w:numId="6" w16cid:durableId="1590046608">
    <w:abstractNumId w:val="23"/>
  </w:num>
  <w:num w:numId="7" w16cid:durableId="1066294544">
    <w:abstractNumId w:val="40"/>
  </w:num>
  <w:num w:numId="8" w16cid:durableId="1765611308">
    <w:abstractNumId w:val="26"/>
  </w:num>
  <w:num w:numId="9" w16cid:durableId="1107387948">
    <w:abstractNumId w:val="11"/>
  </w:num>
  <w:num w:numId="10" w16cid:durableId="141432931">
    <w:abstractNumId w:val="32"/>
  </w:num>
  <w:num w:numId="11" w16cid:durableId="1721048890">
    <w:abstractNumId w:val="17"/>
  </w:num>
  <w:num w:numId="12" w16cid:durableId="1951743707">
    <w:abstractNumId w:val="10"/>
  </w:num>
  <w:num w:numId="13" w16cid:durableId="59451550">
    <w:abstractNumId w:val="29"/>
  </w:num>
  <w:num w:numId="14" w16cid:durableId="1981416262">
    <w:abstractNumId w:val="28"/>
  </w:num>
  <w:num w:numId="15" w16cid:durableId="1685476330">
    <w:abstractNumId w:val="6"/>
  </w:num>
  <w:num w:numId="16" w16cid:durableId="1485582604">
    <w:abstractNumId w:val="27"/>
  </w:num>
  <w:num w:numId="17" w16cid:durableId="1897080747">
    <w:abstractNumId w:val="4"/>
  </w:num>
  <w:num w:numId="18" w16cid:durableId="243683634">
    <w:abstractNumId w:val="22"/>
  </w:num>
  <w:num w:numId="19" w16cid:durableId="884751522">
    <w:abstractNumId w:val="31"/>
  </w:num>
  <w:num w:numId="20" w16cid:durableId="800267299">
    <w:abstractNumId w:val="13"/>
  </w:num>
  <w:num w:numId="21" w16cid:durableId="1996450603">
    <w:abstractNumId w:val="7"/>
  </w:num>
  <w:num w:numId="22" w16cid:durableId="704065048">
    <w:abstractNumId w:val="19"/>
  </w:num>
  <w:num w:numId="23" w16cid:durableId="650870575">
    <w:abstractNumId w:val="30"/>
  </w:num>
  <w:num w:numId="24" w16cid:durableId="735205705">
    <w:abstractNumId w:val="1"/>
  </w:num>
  <w:num w:numId="25" w16cid:durableId="120534752">
    <w:abstractNumId w:val="37"/>
  </w:num>
  <w:num w:numId="26" w16cid:durableId="356542763">
    <w:abstractNumId w:val="35"/>
  </w:num>
  <w:num w:numId="27" w16cid:durableId="682631697">
    <w:abstractNumId w:val="5"/>
  </w:num>
  <w:num w:numId="28" w16cid:durableId="928076782">
    <w:abstractNumId w:val="3"/>
  </w:num>
  <w:num w:numId="29" w16cid:durableId="584611470">
    <w:abstractNumId w:val="38"/>
  </w:num>
  <w:num w:numId="30" w16cid:durableId="996760339">
    <w:abstractNumId w:val="16"/>
  </w:num>
  <w:num w:numId="31" w16cid:durableId="1549103876">
    <w:abstractNumId w:val="12"/>
  </w:num>
  <w:num w:numId="32" w16cid:durableId="1522931811">
    <w:abstractNumId w:val="39"/>
  </w:num>
  <w:num w:numId="33" w16cid:durableId="1767193441">
    <w:abstractNumId w:val="18"/>
  </w:num>
  <w:num w:numId="34" w16cid:durableId="102577636">
    <w:abstractNumId w:val="20"/>
  </w:num>
  <w:num w:numId="35" w16cid:durableId="1033919066">
    <w:abstractNumId w:val="0"/>
  </w:num>
  <w:num w:numId="36" w16cid:durableId="1073049129">
    <w:abstractNumId w:val="24"/>
  </w:num>
  <w:num w:numId="37" w16cid:durableId="1360744243">
    <w:abstractNumId w:val="2"/>
  </w:num>
  <w:num w:numId="38" w16cid:durableId="1510175072">
    <w:abstractNumId w:val="25"/>
  </w:num>
  <w:num w:numId="39" w16cid:durableId="391541732">
    <w:abstractNumId w:val="15"/>
  </w:num>
  <w:num w:numId="40" w16cid:durableId="773204840">
    <w:abstractNumId w:val="36"/>
  </w:num>
  <w:num w:numId="41" w16cid:durableId="1891571585">
    <w:abstractNumId w:val="34"/>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n hussey">
    <w15:presenceInfo w15:providerId="Windows Live" w15:userId="5929f70901a49c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26C"/>
    <w:rsid w:val="00000AE6"/>
    <w:rsid w:val="00005692"/>
    <w:rsid w:val="00006E3E"/>
    <w:rsid w:val="0001170B"/>
    <w:rsid w:val="00011DD9"/>
    <w:rsid w:val="00013171"/>
    <w:rsid w:val="000136A3"/>
    <w:rsid w:val="00017D61"/>
    <w:rsid w:val="000206BB"/>
    <w:rsid w:val="00021DE7"/>
    <w:rsid w:val="00022B29"/>
    <w:rsid w:val="0002493E"/>
    <w:rsid w:val="00025078"/>
    <w:rsid w:val="00025312"/>
    <w:rsid w:val="00026BE0"/>
    <w:rsid w:val="00026ECF"/>
    <w:rsid w:val="00032C46"/>
    <w:rsid w:val="0003382B"/>
    <w:rsid w:val="00033C8F"/>
    <w:rsid w:val="00034A06"/>
    <w:rsid w:val="000355E2"/>
    <w:rsid w:val="00043721"/>
    <w:rsid w:val="00043D62"/>
    <w:rsid w:val="00043DE6"/>
    <w:rsid w:val="000451AB"/>
    <w:rsid w:val="00046297"/>
    <w:rsid w:val="000471E2"/>
    <w:rsid w:val="00050815"/>
    <w:rsid w:val="00051D1F"/>
    <w:rsid w:val="00053B50"/>
    <w:rsid w:val="00053C83"/>
    <w:rsid w:val="00056598"/>
    <w:rsid w:val="00057530"/>
    <w:rsid w:val="00061BE0"/>
    <w:rsid w:val="0006445C"/>
    <w:rsid w:val="00065BEC"/>
    <w:rsid w:val="00067E29"/>
    <w:rsid w:val="00067F70"/>
    <w:rsid w:val="000724D2"/>
    <w:rsid w:val="00072AB4"/>
    <w:rsid w:val="00072CC8"/>
    <w:rsid w:val="00073CAF"/>
    <w:rsid w:val="00075B70"/>
    <w:rsid w:val="00077F12"/>
    <w:rsid w:val="00086D8C"/>
    <w:rsid w:val="000871E6"/>
    <w:rsid w:val="00087887"/>
    <w:rsid w:val="00087DF2"/>
    <w:rsid w:val="00093973"/>
    <w:rsid w:val="00096BBA"/>
    <w:rsid w:val="000A0309"/>
    <w:rsid w:val="000A08EA"/>
    <w:rsid w:val="000A0F5D"/>
    <w:rsid w:val="000A15C4"/>
    <w:rsid w:val="000A20B6"/>
    <w:rsid w:val="000A388E"/>
    <w:rsid w:val="000A525D"/>
    <w:rsid w:val="000A6DC1"/>
    <w:rsid w:val="000B14D1"/>
    <w:rsid w:val="000B1845"/>
    <w:rsid w:val="000B2C3D"/>
    <w:rsid w:val="000B38ED"/>
    <w:rsid w:val="000B3C0C"/>
    <w:rsid w:val="000B467D"/>
    <w:rsid w:val="000B4EDB"/>
    <w:rsid w:val="000B53C6"/>
    <w:rsid w:val="000B63C0"/>
    <w:rsid w:val="000B7DBA"/>
    <w:rsid w:val="000C26F2"/>
    <w:rsid w:val="000C3A58"/>
    <w:rsid w:val="000C47B6"/>
    <w:rsid w:val="000C4931"/>
    <w:rsid w:val="000C4C9A"/>
    <w:rsid w:val="000C4FFD"/>
    <w:rsid w:val="000C7C35"/>
    <w:rsid w:val="000D14E2"/>
    <w:rsid w:val="000D2545"/>
    <w:rsid w:val="000D26CB"/>
    <w:rsid w:val="000D326F"/>
    <w:rsid w:val="000D71D9"/>
    <w:rsid w:val="000E0CAF"/>
    <w:rsid w:val="000E24FA"/>
    <w:rsid w:val="000E4DEA"/>
    <w:rsid w:val="000E630F"/>
    <w:rsid w:val="000F1E1A"/>
    <w:rsid w:val="000F204C"/>
    <w:rsid w:val="00100FBF"/>
    <w:rsid w:val="00101B05"/>
    <w:rsid w:val="00103070"/>
    <w:rsid w:val="00103994"/>
    <w:rsid w:val="00105520"/>
    <w:rsid w:val="00105906"/>
    <w:rsid w:val="00111DE8"/>
    <w:rsid w:val="001120CC"/>
    <w:rsid w:val="00113DDE"/>
    <w:rsid w:val="0011533C"/>
    <w:rsid w:val="00116231"/>
    <w:rsid w:val="00116852"/>
    <w:rsid w:val="00122C37"/>
    <w:rsid w:val="001239E7"/>
    <w:rsid w:val="00123FE6"/>
    <w:rsid w:val="00125E29"/>
    <w:rsid w:val="00130282"/>
    <w:rsid w:val="001374B0"/>
    <w:rsid w:val="00141BF2"/>
    <w:rsid w:val="00142E6F"/>
    <w:rsid w:val="00144BE0"/>
    <w:rsid w:val="00146DE0"/>
    <w:rsid w:val="00155939"/>
    <w:rsid w:val="001576A6"/>
    <w:rsid w:val="00157DAD"/>
    <w:rsid w:val="00160090"/>
    <w:rsid w:val="001617D8"/>
    <w:rsid w:val="00164281"/>
    <w:rsid w:val="001719EF"/>
    <w:rsid w:val="00171D67"/>
    <w:rsid w:val="00171D9C"/>
    <w:rsid w:val="00172433"/>
    <w:rsid w:val="00172D81"/>
    <w:rsid w:val="0017340F"/>
    <w:rsid w:val="00173BED"/>
    <w:rsid w:val="001743D9"/>
    <w:rsid w:val="00176340"/>
    <w:rsid w:val="0018249F"/>
    <w:rsid w:val="00183B97"/>
    <w:rsid w:val="00185376"/>
    <w:rsid w:val="001912AE"/>
    <w:rsid w:val="00191D1D"/>
    <w:rsid w:val="001933DA"/>
    <w:rsid w:val="00195BAA"/>
    <w:rsid w:val="00196D87"/>
    <w:rsid w:val="0019700C"/>
    <w:rsid w:val="001A0295"/>
    <w:rsid w:val="001A3253"/>
    <w:rsid w:val="001A5561"/>
    <w:rsid w:val="001A68B9"/>
    <w:rsid w:val="001A6E46"/>
    <w:rsid w:val="001B0763"/>
    <w:rsid w:val="001B1ACE"/>
    <w:rsid w:val="001B2209"/>
    <w:rsid w:val="001B26BA"/>
    <w:rsid w:val="001B307B"/>
    <w:rsid w:val="001B3A23"/>
    <w:rsid w:val="001B64C7"/>
    <w:rsid w:val="001B6F3F"/>
    <w:rsid w:val="001B7A87"/>
    <w:rsid w:val="001C236C"/>
    <w:rsid w:val="001C3275"/>
    <w:rsid w:val="001C484F"/>
    <w:rsid w:val="001C4DC8"/>
    <w:rsid w:val="001C6F97"/>
    <w:rsid w:val="001D1CC2"/>
    <w:rsid w:val="001D4219"/>
    <w:rsid w:val="001D78B8"/>
    <w:rsid w:val="001E205B"/>
    <w:rsid w:val="001E3398"/>
    <w:rsid w:val="001E4F95"/>
    <w:rsid w:val="001E6893"/>
    <w:rsid w:val="001E6B17"/>
    <w:rsid w:val="001E7C35"/>
    <w:rsid w:val="001F248C"/>
    <w:rsid w:val="001F5A34"/>
    <w:rsid w:val="001F734D"/>
    <w:rsid w:val="00201832"/>
    <w:rsid w:val="00203AE7"/>
    <w:rsid w:val="002127B6"/>
    <w:rsid w:val="002159B0"/>
    <w:rsid w:val="0022082F"/>
    <w:rsid w:val="00220D5D"/>
    <w:rsid w:val="00225291"/>
    <w:rsid w:val="00231392"/>
    <w:rsid w:val="00243AF6"/>
    <w:rsid w:val="002472F9"/>
    <w:rsid w:val="002500B7"/>
    <w:rsid w:val="0025257C"/>
    <w:rsid w:val="00252AC9"/>
    <w:rsid w:val="00253479"/>
    <w:rsid w:val="00255BBE"/>
    <w:rsid w:val="002563C5"/>
    <w:rsid w:val="002575EB"/>
    <w:rsid w:val="0025761F"/>
    <w:rsid w:val="002577F3"/>
    <w:rsid w:val="00257EE8"/>
    <w:rsid w:val="00257F46"/>
    <w:rsid w:val="002603CD"/>
    <w:rsid w:val="00260D2D"/>
    <w:rsid w:val="00261DAE"/>
    <w:rsid w:val="002655EA"/>
    <w:rsid w:val="00270CB3"/>
    <w:rsid w:val="00270DAC"/>
    <w:rsid w:val="00271E0F"/>
    <w:rsid w:val="002736FB"/>
    <w:rsid w:val="0028236A"/>
    <w:rsid w:val="0028384A"/>
    <w:rsid w:val="00285EC6"/>
    <w:rsid w:val="00286E6B"/>
    <w:rsid w:val="00290BB2"/>
    <w:rsid w:val="002919C2"/>
    <w:rsid w:val="00292B70"/>
    <w:rsid w:val="0029445E"/>
    <w:rsid w:val="0029448E"/>
    <w:rsid w:val="00294C8B"/>
    <w:rsid w:val="00295B0A"/>
    <w:rsid w:val="00296391"/>
    <w:rsid w:val="002A1474"/>
    <w:rsid w:val="002A2452"/>
    <w:rsid w:val="002A2D38"/>
    <w:rsid w:val="002A50B2"/>
    <w:rsid w:val="002B3AE0"/>
    <w:rsid w:val="002B4E97"/>
    <w:rsid w:val="002B4F4C"/>
    <w:rsid w:val="002B5AC2"/>
    <w:rsid w:val="002B6AF7"/>
    <w:rsid w:val="002C1293"/>
    <w:rsid w:val="002C2CBC"/>
    <w:rsid w:val="002C56DC"/>
    <w:rsid w:val="002C6112"/>
    <w:rsid w:val="002C75C4"/>
    <w:rsid w:val="002D1814"/>
    <w:rsid w:val="002D281C"/>
    <w:rsid w:val="002D4B6B"/>
    <w:rsid w:val="002D552F"/>
    <w:rsid w:val="002E19EE"/>
    <w:rsid w:val="002E28CE"/>
    <w:rsid w:val="002E2A6C"/>
    <w:rsid w:val="002E439F"/>
    <w:rsid w:val="002E605C"/>
    <w:rsid w:val="002F030C"/>
    <w:rsid w:val="002F4486"/>
    <w:rsid w:val="002F56D7"/>
    <w:rsid w:val="00301B64"/>
    <w:rsid w:val="00303B35"/>
    <w:rsid w:val="0031131C"/>
    <w:rsid w:val="003134D5"/>
    <w:rsid w:val="00313E04"/>
    <w:rsid w:val="003148D3"/>
    <w:rsid w:val="00316E61"/>
    <w:rsid w:val="003217D6"/>
    <w:rsid w:val="00322734"/>
    <w:rsid w:val="0032322F"/>
    <w:rsid w:val="00327FE0"/>
    <w:rsid w:val="00340512"/>
    <w:rsid w:val="0034076A"/>
    <w:rsid w:val="00340E07"/>
    <w:rsid w:val="003412B5"/>
    <w:rsid w:val="0034239A"/>
    <w:rsid w:val="00344BB7"/>
    <w:rsid w:val="00350D7B"/>
    <w:rsid w:val="00350EF6"/>
    <w:rsid w:val="003533D0"/>
    <w:rsid w:val="00354C38"/>
    <w:rsid w:val="003565A7"/>
    <w:rsid w:val="003602E2"/>
    <w:rsid w:val="00361196"/>
    <w:rsid w:val="0036556B"/>
    <w:rsid w:val="00365987"/>
    <w:rsid w:val="003727DC"/>
    <w:rsid w:val="00372F24"/>
    <w:rsid w:val="00374EB3"/>
    <w:rsid w:val="00375080"/>
    <w:rsid w:val="0037516B"/>
    <w:rsid w:val="00380BFF"/>
    <w:rsid w:val="0038622F"/>
    <w:rsid w:val="003874A8"/>
    <w:rsid w:val="003900B9"/>
    <w:rsid w:val="00397B0D"/>
    <w:rsid w:val="003A11D2"/>
    <w:rsid w:val="003A4103"/>
    <w:rsid w:val="003A7477"/>
    <w:rsid w:val="003A7A7E"/>
    <w:rsid w:val="003B21A6"/>
    <w:rsid w:val="003B274C"/>
    <w:rsid w:val="003B3C57"/>
    <w:rsid w:val="003B422F"/>
    <w:rsid w:val="003B477B"/>
    <w:rsid w:val="003B6A9B"/>
    <w:rsid w:val="003C113F"/>
    <w:rsid w:val="003C4CD4"/>
    <w:rsid w:val="003C577B"/>
    <w:rsid w:val="003C5D8D"/>
    <w:rsid w:val="003D0873"/>
    <w:rsid w:val="003D1F12"/>
    <w:rsid w:val="003D40AE"/>
    <w:rsid w:val="003D4CFB"/>
    <w:rsid w:val="003D55F2"/>
    <w:rsid w:val="003D6887"/>
    <w:rsid w:val="003E17DD"/>
    <w:rsid w:val="003E4246"/>
    <w:rsid w:val="003E627E"/>
    <w:rsid w:val="003E6BC8"/>
    <w:rsid w:val="003F02EA"/>
    <w:rsid w:val="003F0869"/>
    <w:rsid w:val="003F1D75"/>
    <w:rsid w:val="003F4D1A"/>
    <w:rsid w:val="003F4DF7"/>
    <w:rsid w:val="00402D48"/>
    <w:rsid w:val="004043E6"/>
    <w:rsid w:val="00410214"/>
    <w:rsid w:val="00410EAD"/>
    <w:rsid w:val="00412E47"/>
    <w:rsid w:val="0041613A"/>
    <w:rsid w:val="00416AB6"/>
    <w:rsid w:val="00416BA5"/>
    <w:rsid w:val="0042198D"/>
    <w:rsid w:val="00426DC2"/>
    <w:rsid w:val="004271EF"/>
    <w:rsid w:val="00431D06"/>
    <w:rsid w:val="004320CE"/>
    <w:rsid w:val="00433149"/>
    <w:rsid w:val="00433674"/>
    <w:rsid w:val="004355D9"/>
    <w:rsid w:val="00436A58"/>
    <w:rsid w:val="004414EB"/>
    <w:rsid w:val="0044564E"/>
    <w:rsid w:val="004466B3"/>
    <w:rsid w:val="004473A3"/>
    <w:rsid w:val="004505AA"/>
    <w:rsid w:val="00451874"/>
    <w:rsid w:val="00452CF0"/>
    <w:rsid w:val="0045347C"/>
    <w:rsid w:val="00453950"/>
    <w:rsid w:val="0046043D"/>
    <w:rsid w:val="004614BF"/>
    <w:rsid w:val="00461EEE"/>
    <w:rsid w:val="004657AA"/>
    <w:rsid w:val="00465CA8"/>
    <w:rsid w:val="00467467"/>
    <w:rsid w:val="004702AA"/>
    <w:rsid w:val="00471F51"/>
    <w:rsid w:val="00475EEE"/>
    <w:rsid w:val="00476A75"/>
    <w:rsid w:val="00480B4D"/>
    <w:rsid w:val="00481D68"/>
    <w:rsid w:val="00483789"/>
    <w:rsid w:val="00483E35"/>
    <w:rsid w:val="00486589"/>
    <w:rsid w:val="00487F79"/>
    <w:rsid w:val="0049672D"/>
    <w:rsid w:val="00497564"/>
    <w:rsid w:val="00497A4D"/>
    <w:rsid w:val="004A0834"/>
    <w:rsid w:val="004A225D"/>
    <w:rsid w:val="004A3636"/>
    <w:rsid w:val="004A682F"/>
    <w:rsid w:val="004A6D6A"/>
    <w:rsid w:val="004A73D0"/>
    <w:rsid w:val="004B45BD"/>
    <w:rsid w:val="004B47A9"/>
    <w:rsid w:val="004B77CB"/>
    <w:rsid w:val="004C067D"/>
    <w:rsid w:val="004C432F"/>
    <w:rsid w:val="004C491C"/>
    <w:rsid w:val="004C77F7"/>
    <w:rsid w:val="004D671A"/>
    <w:rsid w:val="004D7F72"/>
    <w:rsid w:val="004E0303"/>
    <w:rsid w:val="004E1355"/>
    <w:rsid w:val="004E2A6F"/>
    <w:rsid w:val="004E4873"/>
    <w:rsid w:val="004E636D"/>
    <w:rsid w:val="004E712F"/>
    <w:rsid w:val="004E7835"/>
    <w:rsid w:val="004F21A3"/>
    <w:rsid w:val="004F32D3"/>
    <w:rsid w:val="004F62A1"/>
    <w:rsid w:val="004F64E3"/>
    <w:rsid w:val="004F6B9C"/>
    <w:rsid w:val="004F7E58"/>
    <w:rsid w:val="00500498"/>
    <w:rsid w:val="00500C09"/>
    <w:rsid w:val="00503EC3"/>
    <w:rsid w:val="00503ED4"/>
    <w:rsid w:val="00510B6C"/>
    <w:rsid w:val="005113BF"/>
    <w:rsid w:val="00511CD6"/>
    <w:rsid w:val="0051500F"/>
    <w:rsid w:val="00515998"/>
    <w:rsid w:val="0052395C"/>
    <w:rsid w:val="00530C4D"/>
    <w:rsid w:val="00531AA9"/>
    <w:rsid w:val="0053265A"/>
    <w:rsid w:val="00540AA3"/>
    <w:rsid w:val="00545C8C"/>
    <w:rsid w:val="005463FA"/>
    <w:rsid w:val="005477B3"/>
    <w:rsid w:val="00551F55"/>
    <w:rsid w:val="00557469"/>
    <w:rsid w:val="00560BD9"/>
    <w:rsid w:val="00562E1A"/>
    <w:rsid w:val="0056398D"/>
    <w:rsid w:val="00567566"/>
    <w:rsid w:val="00570DE4"/>
    <w:rsid w:val="005717E7"/>
    <w:rsid w:val="005749D0"/>
    <w:rsid w:val="005751E3"/>
    <w:rsid w:val="00577A08"/>
    <w:rsid w:val="005871C9"/>
    <w:rsid w:val="0058769B"/>
    <w:rsid w:val="00587BF2"/>
    <w:rsid w:val="005915BB"/>
    <w:rsid w:val="005919BC"/>
    <w:rsid w:val="00593084"/>
    <w:rsid w:val="005967F5"/>
    <w:rsid w:val="005A0B98"/>
    <w:rsid w:val="005A0F59"/>
    <w:rsid w:val="005A3966"/>
    <w:rsid w:val="005A413B"/>
    <w:rsid w:val="005A6114"/>
    <w:rsid w:val="005B0883"/>
    <w:rsid w:val="005B1B77"/>
    <w:rsid w:val="005B3541"/>
    <w:rsid w:val="005C0F37"/>
    <w:rsid w:val="005C22F4"/>
    <w:rsid w:val="005C2F9F"/>
    <w:rsid w:val="005C3094"/>
    <w:rsid w:val="005C4364"/>
    <w:rsid w:val="005C6871"/>
    <w:rsid w:val="005C6FFF"/>
    <w:rsid w:val="005C7A21"/>
    <w:rsid w:val="005D1716"/>
    <w:rsid w:val="005D3277"/>
    <w:rsid w:val="005D566B"/>
    <w:rsid w:val="005E1628"/>
    <w:rsid w:val="005E2103"/>
    <w:rsid w:val="005E7ABD"/>
    <w:rsid w:val="005F01EE"/>
    <w:rsid w:val="005F1406"/>
    <w:rsid w:val="005F1629"/>
    <w:rsid w:val="005F266B"/>
    <w:rsid w:val="005F399C"/>
    <w:rsid w:val="005F4C0A"/>
    <w:rsid w:val="005F4F32"/>
    <w:rsid w:val="005F6E1F"/>
    <w:rsid w:val="005F710E"/>
    <w:rsid w:val="005F7E7C"/>
    <w:rsid w:val="006002B7"/>
    <w:rsid w:val="00601452"/>
    <w:rsid w:val="00602E1C"/>
    <w:rsid w:val="00603283"/>
    <w:rsid w:val="00603CEA"/>
    <w:rsid w:val="006041B5"/>
    <w:rsid w:val="006047DA"/>
    <w:rsid w:val="00605AD8"/>
    <w:rsid w:val="00606353"/>
    <w:rsid w:val="00611D98"/>
    <w:rsid w:val="0061311E"/>
    <w:rsid w:val="0061412C"/>
    <w:rsid w:val="00614245"/>
    <w:rsid w:val="00614A82"/>
    <w:rsid w:val="00617432"/>
    <w:rsid w:val="00620512"/>
    <w:rsid w:val="00620F4D"/>
    <w:rsid w:val="006236D3"/>
    <w:rsid w:val="00623D41"/>
    <w:rsid w:val="006242DF"/>
    <w:rsid w:val="00624B21"/>
    <w:rsid w:val="006317A8"/>
    <w:rsid w:val="0063350D"/>
    <w:rsid w:val="00633C0B"/>
    <w:rsid w:val="00633F68"/>
    <w:rsid w:val="00635368"/>
    <w:rsid w:val="00637451"/>
    <w:rsid w:val="00640874"/>
    <w:rsid w:val="00645460"/>
    <w:rsid w:val="00646E80"/>
    <w:rsid w:val="00647112"/>
    <w:rsid w:val="00647A9C"/>
    <w:rsid w:val="006521EA"/>
    <w:rsid w:val="00654843"/>
    <w:rsid w:val="00654D55"/>
    <w:rsid w:val="0065558C"/>
    <w:rsid w:val="00661A95"/>
    <w:rsid w:val="00661CA0"/>
    <w:rsid w:val="00662926"/>
    <w:rsid w:val="00662B09"/>
    <w:rsid w:val="00663EAA"/>
    <w:rsid w:val="006659DF"/>
    <w:rsid w:val="0067146B"/>
    <w:rsid w:val="00671916"/>
    <w:rsid w:val="00677BD1"/>
    <w:rsid w:val="00680B33"/>
    <w:rsid w:val="0068176F"/>
    <w:rsid w:val="006849BE"/>
    <w:rsid w:val="00685473"/>
    <w:rsid w:val="00686A32"/>
    <w:rsid w:val="006956F2"/>
    <w:rsid w:val="006974C7"/>
    <w:rsid w:val="006A6BFF"/>
    <w:rsid w:val="006A7242"/>
    <w:rsid w:val="006A7790"/>
    <w:rsid w:val="006B0E84"/>
    <w:rsid w:val="006B382D"/>
    <w:rsid w:val="006C07DE"/>
    <w:rsid w:val="006C12FF"/>
    <w:rsid w:val="006C4A15"/>
    <w:rsid w:val="006C513D"/>
    <w:rsid w:val="006C62DA"/>
    <w:rsid w:val="006C798B"/>
    <w:rsid w:val="006D18FC"/>
    <w:rsid w:val="006E05A7"/>
    <w:rsid w:val="006E2507"/>
    <w:rsid w:val="006E5F32"/>
    <w:rsid w:val="006E6359"/>
    <w:rsid w:val="006F077D"/>
    <w:rsid w:val="006F134B"/>
    <w:rsid w:val="006F1413"/>
    <w:rsid w:val="006F270E"/>
    <w:rsid w:val="006F291A"/>
    <w:rsid w:val="00700E8F"/>
    <w:rsid w:val="00701401"/>
    <w:rsid w:val="0070177F"/>
    <w:rsid w:val="00702779"/>
    <w:rsid w:val="007057F7"/>
    <w:rsid w:val="00705AD8"/>
    <w:rsid w:val="00716461"/>
    <w:rsid w:val="00716A80"/>
    <w:rsid w:val="00716FCA"/>
    <w:rsid w:val="007172B0"/>
    <w:rsid w:val="00721C6B"/>
    <w:rsid w:val="00722D0A"/>
    <w:rsid w:val="00727FBF"/>
    <w:rsid w:val="007340B5"/>
    <w:rsid w:val="00734204"/>
    <w:rsid w:val="007359D7"/>
    <w:rsid w:val="00737D95"/>
    <w:rsid w:val="00741893"/>
    <w:rsid w:val="00743144"/>
    <w:rsid w:val="00744B5E"/>
    <w:rsid w:val="007478C2"/>
    <w:rsid w:val="00747F52"/>
    <w:rsid w:val="00750A7A"/>
    <w:rsid w:val="0075252E"/>
    <w:rsid w:val="007550F1"/>
    <w:rsid w:val="00761702"/>
    <w:rsid w:val="00761F44"/>
    <w:rsid w:val="00762011"/>
    <w:rsid w:val="00762B4D"/>
    <w:rsid w:val="00764410"/>
    <w:rsid w:val="00765C4B"/>
    <w:rsid w:val="00767297"/>
    <w:rsid w:val="007676AB"/>
    <w:rsid w:val="007676D7"/>
    <w:rsid w:val="00771603"/>
    <w:rsid w:val="007723BD"/>
    <w:rsid w:val="00775607"/>
    <w:rsid w:val="00776499"/>
    <w:rsid w:val="00777FF4"/>
    <w:rsid w:val="0078178D"/>
    <w:rsid w:val="00782892"/>
    <w:rsid w:val="00783316"/>
    <w:rsid w:val="00793026"/>
    <w:rsid w:val="00797345"/>
    <w:rsid w:val="007A0499"/>
    <w:rsid w:val="007A13F2"/>
    <w:rsid w:val="007A2E70"/>
    <w:rsid w:val="007A39D3"/>
    <w:rsid w:val="007A49F4"/>
    <w:rsid w:val="007B1D49"/>
    <w:rsid w:val="007B2C3D"/>
    <w:rsid w:val="007B3ADB"/>
    <w:rsid w:val="007B6E1F"/>
    <w:rsid w:val="007B76AA"/>
    <w:rsid w:val="007C2933"/>
    <w:rsid w:val="007C3E4C"/>
    <w:rsid w:val="007C54F2"/>
    <w:rsid w:val="007D061B"/>
    <w:rsid w:val="007D384A"/>
    <w:rsid w:val="007D5426"/>
    <w:rsid w:val="007D6302"/>
    <w:rsid w:val="007D69DE"/>
    <w:rsid w:val="007D6B7E"/>
    <w:rsid w:val="007D6D82"/>
    <w:rsid w:val="007D75E2"/>
    <w:rsid w:val="007E03EF"/>
    <w:rsid w:val="007E0761"/>
    <w:rsid w:val="007E0CE4"/>
    <w:rsid w:val="007E3591"/>
    <w:rsid w:val="007E3E4A"/>
    <w:rsid w:val="007F2EEC"/>
    <w:rsid w:val="007F5335"/>
    <w:rsid w:val="007F5A09"/>
    <w:rsid w:val="007F6419"/>
    <w:rsid w:val="008017D8"/>
    <w:rsid w:val="00802050"/>
    <w:rsid w:val="00804152"/>
    <w:rsid w:val="008048D6"/>
    <w:rsid w:val="00806C78"/>
    <w:rsid w:val="008113C7"/>
    <w:rsid w:val="008118B7"/>
    <w:rsid w:val="008122C2"/>
    <w:rsid w:val="00812425"/>
    <w:rsid w:val="00814D6A"/>
    <w:rsid w:val="00814DBA"/>
    <w:rsid w:val="00816857"/>
    <w:rsid w:val="00816D29"/>
    <w:rsid w:val="00820427"/>
    <w:rsid w:val="00821B2F"/>
    <w:rsid w:val="0082258B"/>
    <w:rsid w:val="00822DD5"/>
    <w:rsid w:val="00825B32"/>
    <w:rsid w:val="00830ADC"/>
    <w:rsid w:val="00830C05"/>
    <w:rsid w:val="00831510"/>
    <w:rsid w:val="0083195E"/>
    <w:rsid w:val="00836946"/>
    <w:rsid w:val="0084225A"/>
    <w:rsid w:val="00842CC5"/>
    <w:rsid w:val="0084312D"/>
    <w:rsid w:val="00843C0F"/>
    <w:rsid w:val="00847E07"/>
    <w:rsid w:val="00851D12"/>
    <w:rsid w:val="00854CC9"/>
    <w:rsid w:val="00855690"/>
    <w:rsid w:val="0086042F"/>
    <w:rsid w:val="00863C8E"/>
    <w:rsid w:val="00865719"/>
    <w:rsid w:val="00865967"/>
    <w:rsid w:val="00867D8E"/>
    <w:rsid w:val="00871BF0"/>
    <w:rsid w:val="00877BAF"/>
    <w:rsid w:val="00883005"/>
    <w:rsid w:val="00885966"/>
    <w:rsid w:val="00885A28"/>
    <w:rsid w:val="00887831"/>
    <w:rsid w:val="00887950"/>
    <w:rsid w:val="008879D2"/>
    <w:rsid w:val="008922DD"/>
    <w:rsid w:val="00892695"/>
    <w:rsid w:val="0089358B"/>
    <w:rsid w:val="00894467"/>
    <w:rsid w:val="008954FE"/>
    <w:rsid w:val="008A0053"/>
    <w:rsid w:val="008A08FD"/>
    <w:rsid w:val="008A56A0"/>
    <w:rsid w:val="008A61F6"/>
    <w:rsid w:val="008B5A4F"/>
    <w:rsid w:val="008B63F5"/>
    <w:rsid w:val="008B7FA5"/>
    <w:rsid w:val="008C0359"/>
    <w:rsid w:val="008C0A8F"/>
    <w:rsid w:val="008C473B"/>
    <w:rsid w:val="008C4BA3"/>
    <w:rsid w:val="008C673D"/>
    <w:rsid w:val="008C7AEF"/>
    <w:rsid w:val="008D0118"/>
    <w:rsid w:val="008D121C"/>
    <w:rsid w:val="008D1739"/>
    <w:rsid w:val="008D2E00"/>
    <w:rsid w:val="008D370B"/>
    <w:rsid w:val="008D6ABB"/>
    <w:rsid w:val="008D6E06"/>
    <w:rsid w:val="008D7079"/>
    <w:rsid w:val="008E036A"/>
    <w:rsid w:val="008E116D"/>
    <w:rsid w:val="008E1529"/>
    <w:rsid w:val="008E55CD"/>
    <w:rsid w:val="008E5E44"/>
    <w:rsid w:val="008E7121"/>
    <w:rsid w:val="008F0AA3"/>
    <w:rsid w:val="008F1EBE"/>
    <w:rsid w:val="008F2A09"/>
    <w:rsid w:val="008F317B"/>
    <w:rsid w:val="008F465A"/>
    <w:rsid w:val="008F5126"/>
    <w:rsid w:val="008F704B"/>
    <w:rsid w:val="009029DB"/>
    <w:rsid w:val="0090598E"/>
    <w:rsid w:val="00905BA6"/>
    <w:rsid w:val="00910355"/>
    <w:rsid w:val="00910B0D"/>
    <w:rsid w:val="009120C1"/>
    <w:rsid w:val="00912380"/>
    <w:rsid w:val="0091376E"/>
    <w:rsid w:val="009155E4"/>
    <w:rsid w:val="009224B1"/>
    <w:rsid w:val="0092452E"/>
    <w:rsid w:val="0092528C"/>
    <w:rsid w:val="0092545A"/>
    <w:rsid w:val="00926B08"/>
    <w:rsid w:val="00926C85"/>
    <w:rsid w:val="0093289F"/>
    <w:rsid w:val="009354E8"/>
    <w:rsid w:val="0093575D"/>
    <w:rsid w:val="0093577F"/>
    <w:rsid w:val="0093608A"/>
    <w:rsid w:val="009406FA"/>
    <w:rsid w:val="00944031"/>
    <w:rsid w:val="009441CC"/>
    <w:rsid w:val="009446C1"/>
    <w:rsid w:val="0094519F"/>
    <w:rsid w:val="0094574D"/>
    <w:rsid w:val="00946920"/>
    <w:rsid w:val="009528E3"/>
    <w:rsid w:val="00952B50"/>
    <w:rsid w:val="0095377F"/>
    <w:rsid w:val="00955A4A"/>
    <w:rsid w:val="009572B4"/>
    <w:rsid w:val="00962889"/>
    <w:rsid w:val="009635CE"/>
    <w:rsid w:val="009640A4"/>
    <w:rsid w:val="00966397"/>
    <w:rsid w:val="00966A8E"/>
    <w:rsid w:val="00966E61"/>
    <w:rsid w:val="00970B78"/>
    <w:rsid w:val="00970D6A"/>
    <w:rsid w:val="00971805"/>
    <w:rsid w:val="009725F9"/>
    <w:rsid w:val="00975500"/>
    <w:rsid w:val="00975D19"/>
    <w:rsid w:val="00977681"/>
    <w:rsid w:val="00980AD2"/>
    <w:rsid w:val="00982735"/>
    <w:rsid w:val="0098322E"/>
    <w:rsid w:val="009837BD"/>
    <w:rsid w:val="00984337"/>
    <w:rsid w:val="009857BA"/>
    <w:rsid w:val="0098619D"/>
    <w:rsid w:val="009961FB"/>
    <w:rsid w:val="009A1FE8"/>
    <w:rsid w:val="009A2877"/>
    <w:rsid w:val="009A58FF"/>
    <w:rsid w:val="009A5C27"/>
    <w:rsid w:val="009A69D9"/>
    <w:rsid w:val="009A7571"/>
    <w:rsid w:val="009B005C"/>
    <w:rsid w:val="009B4684"/>
    <w:rsid w:val="009B6173"/>
    <w:rsid w:val="009B6682"/>
    <w:rsid w:val="009C53E4"/>
    <w:rsid w:val="009C56AE"/>
    <w:rsid w:val="009C7400"/>
    <w:rsid w:val="009D1BF5"/>
    <w:rsid w:val="009D1C4E"/>
    <w:rsid w:val="009D2F2D"/>
    <w:rsid w:val="009D3C1C"/>
    <w:rsid w:val="009D3D73"/>
    <w:rsid w:val="009D46C4"/>
    <w:rsid w:val="009D4AD2"/>
    <w:rsid w:val="009D724B"/>
    <w:rsid w:val="009E007C"/>
    <w:rsid w:val="009E0CB8"/>
    <w:rsid w:val="009E2214"/>
    <w:rsid w:val="009E485E"/>
    <w:rsid w:val="009E4E91"/>
    <w:rsid w:val="009E593A"/>
    <w:rsid w:val="009E7CB8"/>
    <w:rsid w:val="00A00A52"/>
    <w:rsid w:val="00A01FF0"/>
    <w:rsid w:val="00A020A7"/>
    <w:rsid w:val="00A02A50"/>
    <w:rsid w:val="00A0759B"/>
    <w:rsid w:val="00A115ED"/>
    <w:rsid w:val="00A13164"/>
    <w:rsid w:val="00A138DE"/>
    <w:rsid w:val="00A149D0"/>
    <w:rsid w:val="00A171DD"/>
    <w:rsid w:val="00A21823"/>
    <w:rsid w:val="00A219BE"/>
    <w:rsid w:val="00A25B0A"/>
    <w:rsid w:val="00A261A1"/>
    <w:rsid w:val="00A277B7"/>
    <w:rsid w:val="00A40B1B"/>
    <w:rsid w:val="00A425E3"/>
    <w:rsid w:val="00A42D6F"/>
    <w:rsid w:val="00A44819"/>
    <w:rsid w:val="00A46B3A"/>
    <w:rsid w:val="00A47806"/>
    <w:rsid w:val="00A5190E"/>
    <w:rsid w:val="00A51941"/>
    <w:rsid w:val="00A52A7E"/>
    <w:rsid w:val="00A534AB"/>
    <w:rsid w:val="00A53A0C"/>
    <w:rsid w:val="00A5589B"/>
    <w:rsid w:val="00A56256"/>
    <w:rsid w:val="00A56CCB"/>
    <w:rsid w:val="00A60DA8"/>
    <w:rsid w:val="00A62E9C"/>
    <w:rsid w:val="00A647DF"/>
    <w:rsid w:val="00A64984"/>
    <w:rsid w:val="00A65846"/>
    <w:rsid w:val="00A65989"/>
    <w:rsid w:val="00A66F60"/>
    <w:rsid w:val="00A6715C"/>
    <w:rsid w:val="00A703B5"/>
    <w:rsid w:val="00A73980"/>
    <w:rsid w:val="00A77DEA"/>
    <w:rsid w:val="00A82B3D"/>
    <w:rsid w:val="00A82E92"/>
    <w:rsid w:val="00A8371E"/>
    <w:rsid w:val="00A87B0A"/>
    <w:rsid w:val="00A90532"/>
    <w:rsid w:val="00A939F5"/>
    <w:rsid w:val="00A93EE2"/>
    <w:rsid w:val="00A94E65"/>
    <w:rsid w:val="00A963E0"/>
    <w:rsid w:val="00AA0512"/>
    <w:rsid w:val="00AA2AD5"/>
    <w:rsid w:val="00AA2E23"/>
    <w:rsid w:val="00AA534E"/>
    <w:rsid w:val="00AA57CB"/>
    <w:rsid w:val="00AA6BF9"/>
    <w:rsid w:val="00AA783B"/>
    <w:rsid w:val="00AB0771"/>
    <w:rsid w:val="00AB0BE7"/>
    <w:rsid w:val="00AB5502"/>
    <w:rsid w:val="00AB5E10"/>
    <w:rsid w:val="00AB79EE"/>
    <w:rsid w:val="00AC1EDC"/>
    <w:rsid w:val="00AC7717"/>
    <w:rsid w:val="00AD08A8"/>
    <w:rsid w:val="00AD09A4"/>
    <w:rsid w:val="00AD3C67"/>
    <w:rsid w:val="00AD5EEA"/>
    <w:rsid w:val="00AD63C6"/>
    <w:rsid w:val="00AE2135"/>
    <w:rsid w:val="00AE67EB"/>
    <w:rsid w:val="00AE6AFC"/>
    <w:rsid w:val="00AE7B6D"/>
    <w:rsid w:val="00AF20EE"/>
    <w:rsid w:val="00AF25A6"/>
    <w:rsid w:val="00AF4EAB"/>
    <w:rsid w:val="00AF4FDA"/>
    <w:rsid w:val="00AF5FB2"/>
    <w:rsid w:val="00AF6018"/>
    <w:rsid w:val="00B013B0"/>
    <w:rsid w:val="00B02431"/>
    <w:rsid w:val="00B027F3"/>
    <w:rsid w:val="00B04841"/>
    <w:rsid w:val="00B0745D"/>
    <w:rsid w:val="00B075FB"/>
    <w:rsid w:val="00B10381"/>
    <w:rsid w:val="00B11C3C"/>
    <w:rsid w:val="00B12FDB"/>
    <w:rsid w:val="00B13512"/>
    <w:rsid w:val="00B14EF6"/>
    <w:rsid w:val="00B151C9"/>
    <w:rsid w:val="00B158CA"/>
    <w:rsid w:val="00B1605D"/>
    <w:rsid w:val="00B1679A"/>
    <w:rsid w:val="00B257E0"/>
    <w:rsid w:val="00B2787D"/>
    <w:rsid w:val="00B30277"/>
    <w:rsid w:val="00B33FDE"/>
    <w:rsid w:val="00B35460"/>
    <w:rsid w:val="00B35B25"/>
    <w:rsid w:val="00B4099C"/>
    <w:rsid w:val="00B42039"/>
    <w:rsid w:val="00B45B52"/>
    <w:rsid w:val="00B511F9"/>
    <w:rsid w:val="00B53A72"/>
    <w:rsid w:val="00B54589"/>
    <w:rsid w:val="00B56F9A"/>
    <w:rsid w:val="00B57461"/>
    <w:rsid w:val="00B57CA7"/>
    <w:rsid w:val="00B6180D"/>
    <w:rsid w:val="00B63975"/>
    <w:rsid w:val="00B66BA5"/>
    <w:rsid w:val="00B67F79"/>
    <w:rsid w:val="00B75C0A"/>
    <w:rsid w:val="00B76722"/>
    <w:rsid w:val="00B8187F"/>
    <w:rsid w:val="00B8386E"/>
    <w:rsid w:val="00B83ACE"/>
    <w:rsid w:val="00B86023"/>
    <w:rsid w:val="00B86D6D"/>
    <w:rsid w:val="00B8760F"/>
    <w:rsid w:val="00B92E3B"/>
    <w:rsid w:val="00B93841"/>
    <w:rsid w:val="00B93A56"/>
    <w:rsid w:val="00B94777"/>
    <w:rsid w:val="00B94FCB"/>
    <w:rsid w:val="00B95508"/>
    <w:rsid w:val="00B961B7"/>
    <w:rsid w:val="00BA164A"/>
    <w:rsid w:val="00BA337F"/>
    <w:rsid w:val="00BB1933"/>
    <w:rsid w:val="00BB228C"/>
    <w:rsid w:val="00BB2B21"/>
    <w:rsid w:val="00BB3CF3"/>
    <w:rsid w:val="00BB5D51"/>
    <w:rsid w:val="00BC18E0"/>
    <w:rsid w:val="00BC41A9"/>
    <w:rsid w:val="00BD2404"/>
    <w:rsid w:val="00BD4DE0"/>
    <w:rsid w:val="00BD61FF"/>
    <w:rsid w:val="00BE105A"/>
    <w:rsid w:val="00BE1FA4"/>
    <w:rsid w:val="00BE22AB"/>
    <w:rsid w:val="00BE475F"/>
    <w:rsid w:val="00BE7971"/>
    <w:rsid w:val="00BF0D31"/>
    <w:rsid w:val="00BF5E0A"/>
    <w:rsid w:val="00BF7E3A"/>
    <w:rsid w:val="00C01076"/>
    <w:rsid w:val="00C06BC1"/>
    <w:rsid w:val="00C075D4"/>
    <w:rsid w:val="00C11F3B"/>
    <w:rsid w:val="00C13811"/>
    <w:rsid w:val="00C13FBF"/>
    <w:rsid w:val="00C14081"/>
    <w:rsid w:val="00C15DEA"/>
    <w:rsid w:val="00C20BDF"/>
    <w:rsid w:val="00C216A5"/>
    <w:rsid w:val="00C217D5"/>
    <w:rsid w:val="00C2468C"/>
    <w:rsid w:val="00C34557"/>
    <w:rsid w:val="00C35255"/>
    <w:rsid w:val="00C360F0"/>
    <w:rsid w:val="00C4052C"/>
    <w:rsid w:val="00C40AC1"/>
    <w:rsid w:val="00C41022"/>
    <w:rsid w:val="00C45A60"/>
    <w:rsid w:val="00C56910"/>
    <w:rsid w:val="00C56E14"/>
    <w:rsid w:val="00C57731"/>
    <w:rsid w:val="00C62F21"/>
    <w:rsid w:val="00C63D6C"/>
    <w:rsid w:val="00C6479E"/>
    <w:rsid w:val="00C713A2"/>
    <w:rsid w:val="00C721C9"/>
    <w:rsid w:val="00C73064"/>
    <w:rsid w:val="00C751E0"/>
    <w:rsid w:val="00C7615D"/>
    <w:rsid w:val="00C77039"/>
    <w:rsid w:val="00C773FE"/>
    <w:rsid w:val="00C776F8"/>
    <w:rsid w:val="00C83171"/>
    <w:rsid w:val="00C8322E"/>
    <w:rsid w:val="00C84260"/>
    <w:rsid w:val="00C84503"/>
    <w:rsid w:val="00C857DC"/>
    <w:rsid w:val="00C93CEF"/>
    <w:rsid w:val="00C97013"/>
    <w:rsid w:val="00C974D3"/>
    <w:rsid w:val="00CB0F2E"/>
    <w:rsid w:val="00CB1F43"/>
    <w:rsid w:val="00CB299B"/>
    <w:rsid w:val="00CB2E8A"/>
    <w:rsid w:val="00CC03F3"/>
    <w:rsid w:val="00CC11F3"/>
    <w:rsid w:val="00CC3D80"/>
    <w:rsid w:val="00CC5FE6"/>
    <w:rsid w:val="00CC6F6A"/>
    <w:rsid w:val="00CD2FFC"/>
    <w:rsid w:val="00CD42EB"/>
    <w:rsid w:val="00CD5AA4"/>
    <w:rsid w:val="00CD76D9"/>
    <w:rsid w:val="00CD7AD1"/>
    <w:rsid w:val="00CE13B8"/>
    <w:rsid w:val="00CE2715"/>
    <w:rsid w:val="00CE3BE6"/>
    <w:rsid w:val="00CE3CA9"/>
    <w:rsid w:val="00CE4366"/>
    <w:rsid w:val="00CE69A7"/>
    <w:rsid w:val="00CE6F0E"/>
    <w:rsid w:val="00CE6F96"/>
    <w:rsid w:val="00CE7318"/>
    <w:rsid w:val="00CF1DFA"/>
    <w:rsid w:val="00CF3536"/>
    <w:rsid w:val="00CF4324"/>
    <w:rsid w:val="00CF5181"/>
    <w:rsid w:val="00CF71EE"/>
    <w:rsid w:val="00CF726C"/>
    <w:rsid w:val="00CF7364"/>
    <w:rsid w:val="00D012F7"/>
    <w:rsid w:val="00D024AC"/>
    <w:rsid w:val="00D05411"/>
    <w:rsid w:val="00D076E6"/>
    <w:rsid w:val="00D1123F"/>
    <w:rsid w:val="00D11AA7"/>
    <w:rsid w:val="00D146FB"/>
    <w:rsid w:val="00D20CC4"/>
    <w:rsid w:val="00D22BC3"/>
    <w:rsid w:val="00D23AD8"/>
    <w:rsid w:val="00D3099F"/>
    <w:rsid w:val="00D33A1E"/>
    <w:rsid w:val="00D349C5"/>
    <w:rsid w:val="00D412B7"/>
    <w:rsid w:val="00D420C6"/>
    <w:rsid w:val="00D4373E"/>
    <w:rsid w:val="00D4520F"/>
    <w:rsid w:val="00D515EB"/>
    <w:rsid w:val="00D5279A"/>
    <w:rsid w:val="00D5441B"/>
    <w:rsid w:val="00D55713"/>
    <w:rsid w:val="00D55A8F"/>
    <w:rsid w:val="00D565E1"/>
    <w:rsid w:val="00D57051"/>
    <w:rsid w:val="00D600E0"/>
    <w:rsid w:val="00D635E7"/>
    <w:rsid w:val="00D6698F"/>
    <w:rsid w:val="00D7039F"/>
    <w:rsid w:val="00D71DFF"/>
    <w:rsid w:val="00D72E28"/>
    <w:rsid w:val="00D74D4C"/>
    <w:rsid w:val="00D76EB6"/>
    <w:rsid w:val="00D775D2"/>
    <w:rsid w:val="00D838AC"/>
    <w:rsid w:val="00D85477"/>
    <w:rsid w:val="00D87B20"/>
    <w:rsid w:val="00D87D2C"/>
    <w:rsid w:val="00D90CEA"/>
    <w:rsid w:val="00D928B2"/>
    <w:rsid w:val="00D92D1C"/>
    <w:rsid w:val="00D92FB9"/>
    <w:rsid w:val="00D9444C"/>
    <w:rsid w:val="00D94C5D"/>
    <w:rsid w:val="00D94E55"/>
    <w:rsid w:val="00D967E1"/>
    <w:rsid w:val="00DA0275"/>
    <w:rsid w:val="00DA0CB8"/>
    <w:rsid w:val="00DA1A9A"/>
    <w:rsid w:val="00DA2BAC"/>
    <w:rsid w:val="00DA4A4C"/>
    <w:rsid w:val="00DA5D22"/>
    <w:rsid w:val="00DB37C9"/>
    <w:rsid w:val="00DB4380"/>
    <w:rsid w:val="00DB5DE9"/>
    <w:rsid w:val="00DB7935"/>
    <w:rsid w:val="00DC5A37"/>
    <w:rsid w:val="00DD2E04"/>
    <w:rsid w:val="00DD31F0"/>
    <w:rsid w:val="00DD56F7"/>
    <w:rsid w:val="00DD5D39"/>
    <w:rsid w:val="00DE218B"/>
    <w:rsid w:val="00DE3E2E"/>
    <w:rsid w:val="00DE496B"/>
    <w:rsid w:val="00DE7279"/>
    <w:rsid w:val="00DF3B8F"/>
    <w:rsid w:val="00DF60F1"/>
    <w:rsid w:val="00DF6B57"/>
    <w:rsid w:val="00E00145"/>
    <w:rsid w:val="00E013E6"/>
    <w:rsid w:val="00E02964"/>
    <w:rsid w:val="00E032D5"/>
    <w:rsid w:val="00E04505"/>
    <w:rsid w:val="00E05E65"/>
    <w:rsid w:val="00E06193"/>
    <w:rsid w:val="00E068D2"/>
    <w:rsid w:val="00E14DB3"/>
    <w:rsid w:val="00E15141"/>
    <w:rsid w:val="00E15285"/>
    <w:rsid w:val="00E20650"/>
    <w:rsid w:val="00E207D5"/>
    <w:rsid w:val="00E211C0"/>
    <w:rsid w:val="00E21B14"/>
    <w:rsid w:val="00E21B2F"/>
    <w:rsid w:val="00E2389B"/>
    <w:rsid w:val="00E24E96"/>
    <w:rsid w:val="00E2606B"/>
    <w:rsid w:val="00E267CE"/>
    <w:rsid w:val="00E2729B"/>
    <w:rsid w:val="00E273DE"/>
    <w:rsid w:val="00E3124B"/>
    <w:rsid w:val="00E3223C"/>
    <w:rsid w:val="00E32B66"/>
    <w:rsid w:val="00E32F63"/>
    <w:rsid w:val="00E41A31"/>
    <w:rsid w:val="00E459BE"/>
    <w:rsid w:val="00E46C65"/>
    <w:rsid w:val="00E52608"/>
    <w:rsid w:val="00E5311B"/>
    <w:rsid w:val="00E55632"/>
    <w:rsid w:val="00E60EAB"/>
    <w:rsid w:val="00E62B3F"/>
    <w:rsid w:val="00E6669D"/>
    <w:rsid w:val="00E713C5"/>
    <w:rsid w:val="00E76CC0"/>
    <w:rsid w:val="00E779B4"/>
    <w:rsid w:val="00E81359"/>
    <w:rsid w:val="00E81E46"/>
    <w:rsid w:val="00E82443"/>
    <w:rsid w:val="00E832E0"/>
    <w:rsid w:val="00E866B6"/>
    <w:rsid w:val="00E87ACA"/>
    <w:rsid w:val="00E90D1C"/>
    <w:rsid w:val="00E91BBA"/>
    <w:rsid w:val="00E924E3"/>
    <w:rsid w:val="00E936C2"/>
    <w:rsid w:val="00E972E1"/>
    <w:rsid w:val="00EA1D7E"/>
    <w:rsid w:val="00EA2AA3"/>
    <w:rsid w:val="00EA70EA"/>
    <w:rsid w:val="00EA73ED"/>
    <w:rsid w:val="00EB0EFD"/>
    <w:rsid w:val="00EB1A46"/>
    <w:rsid w:val="00EB3251"/>
    <w:rsid w:val="00EB3E87"/>
    <w:rsid w:val="00EB5306"/>
    <w:rsid w:val="00EB5616"/>
    <w:rsid w:val="00EB653D"/>
    <w:rsid w:val="00EB67C0"/>
    <w:rsid w:val="00EB68D7"/>
    <w:rsid w:val="00EB7198"/>
    <w:rsid w:val="00EB73A4"/>
    <w:rsid w:val="00EC050D"/>
    <w:rsid w:val="00EC542E"/>
    <w:rsid w:val="00EC7364"/>
    <w:rsid w:val="00EC773C"/>
    <w:rsid w:val="00ED0C06"/>
    <w:rsid w:val="00ED11D7"/>
    <w:rsid w:val="00ED2602"/>
    <w:rsid w:val="00ED39F8"/>
    <w:rsid w:val="00ED589A"/>
    <w:rsid w:val="00ED679E"/>
    <w:rsid w:val="00ED6C2B"/>
    <w:rsid w:val="00EE2125"/>
    <w:rsid w:val="00EE2DAB"/>
    <w:rsid w:val="00EE2FD0"/>
    <w:rsid w:val="00EE3F19"/>
    <w:rsid w:val="00EE4626"/>
    <w:rsid w:val="00EE6860"/>
    <w:rsid w:val="00EF63D6"/>
    <w:rsid w:val="00EF74BE"/>
    <w:rsid w:val="00F122BE"/>
    <w:rsid w:val="00F130BB"/>
    <w:rsid w:val="00F146A8"/>
    <w:rsid w:val="00F2045F"/>
    <w:rsid w:val="00F222F8"/>
    <w:rsid w:val="00F24190"/>
    <w:rsid w:val="00F2474A"/>
    <w:rsid w:val="00F24B23"/>
    <w:rsid w:val="00F251A0"/>
    <w:rsid w:val="00F26695"/>
    <w:rsid w:val="00F26F47"/>
    <w:rsid w:val="00F361C3"/>
    <w:rsid w:val="00F43A1E"/>
    <w:rsid w:val="00F43C38"/>
    <w:rsid w:val="00F445D2"/>
    <w:rsid w:val="00F45A7C"/>
    <w:rsid w:val="00F474FE"/>
    <w:rsid w:val="00F47E33"/>
    <w:rsid w:val="00F50BE2"/>
    <w:rsid w:val="00F54223"/>
    <w:rsid w:val="00F62897"/>
    <w:rsid w:val="00F6321B"/>
    <w:rsid w:val="00F651E5"/>
    <w:rsid w:val="00F6556E"/>
    <w:rsid w:val="00F66BC7"/>
    <w:rsid w:val="00F72130"/>
    <w:rsid w:val="00F7240D"/>
    <w:rsid w:val="00F738C0"/>
    <w:rsid w:val="00F7609D"/>
    <w:rsid w:val="00F76C8F"/>
    <w:rsid w:val="00F76D4E"/>
    <w:rsid w:val="00F83C18"/>
    <w:rsid w:val="00F85D8A"/>
    <w:rsid w:val="00F91725"/>
    <w:rsid w:val="00F93987"/>
    <w:rsid w:val="00F9399D"/>
    <w:rsid w:val="00F950CC"/>
    <w:rsid w:val="00F97F66"/>
    <w:rsid w:val="00FA092C"/>
    <w:rsid w:val="00FA5457"/>
    <w:rsid w:val="00FA6510"/>
    <w:rsid w:val="00FA688A"/>
    <w:rsid w:val="00FA69D3"/>
    <w:rsid w:val="00FA6E78"/>
    <w:rsid w:val="00FB05D0"/>
    <w:rsid w:val="00FB1A32"/>
    <w:rsid w:val="00FB20F9"/>
    <w:rsid w:val="00FB4232"/>
    <w:rsid w:val="00FB4DA6"/>
    <w:rsid w:val="00FB51DE"/>
    <w:rsid w:val="00FB5510"/>
    <w:rsid w:val="00FB6BA9"/>
    <w:rsid w:val="00FB6C0B"/>
    <w:rsid w:val="00FB7931"/>
    <w:rsid w:val="00FC1246"/>
    <w:rsid w:val="00FC5665"/>
    <w:rsid w:val="00FC600F"/>
    <w:rsid w:val="00FC690C"/>
    <w:rsid w:val="00FC7667"/>
    <w:rsid w:val="00FD3C85"/>
    <w:rsid w:val="00FD55AA"/>
    <w:rsid w:val="00FE4C26"/>
    <w:rsid w:val="00FE719B"/>
    <w:rsid w:val="00FF01EA"/>
    <w:rsid w:val="00FF09AC"/>
    <w:rsid w:val="00FF2C3A"/>
    <w:rsid w:val="00FF3608"/>
    <w:rsid w:val="00FF4C16"/>
    <w:rsid w:val="00FF4D36"/>
    <w:rsid w:val="05F8700A"/>
    <w:rsid w:val="0E281381"/>
    <w:rsid w:val="0E640F60"/>
    <w:rsid w:val="1B511046"/>
    <w:rsid w:val="224D180F"/>
    <w:rsid w:val="30B23281"/>
    <w:rsid w:val="4561F24A"/>
    <w:rsid w:val="47764D3A"/>
    <w:rsid w:val="561A7B7D"/>
    <w:rsid w:val="5E9612E8"/>
    <w:rsid w:val="64DE1F8E"/>
    <w:rsid w:val="67C423B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BC20D"/>
  <w15:docId w15:val="{E56251D2-D48C-44E5-96DD-080C207E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BED"/>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7B2C3D"/>
    <w:pPr>
      <w:keepNext/>
      <w:keepLines/>
      <w:spacing w:before="320"/>
      <w:outlineLvl w:val="0"/>
    </w:pPr>
    <w:rPr>
      <w:rFonts w:asciiTheme="majorHAnsi" w:eastAsiaTheme="majorEastAsia" w:hAnsiTheme="majorHAnsi" w:cstheme="majorBidi"/>
      <w:color w:val="365F91" w:themeColor="accent1" w:themeShade="BF"/>
      <w:sz w:val="30"/>
      <w:szCs w:val="30"/>
    </w:rPr>
  </w:style>
  <w:style w:type="paragraph" w:styleId="Heading2">
    <w:name w:val="heading 2"/>
    <w:basedOn w:val="Normal"/>
    <w:next w:val="Normal"/>
    <w:link w:val="Heading2Char"/>
    <w:uiPriority w:val="9"/>
    <w:unhideWhenUsed/>
    <w:qFormat/>
    <w:rsid w:val="007B2C3D"/>
    <w:pPr>
      <w:keepNext/>
      <w:keepLines/>
      <w:spacing w:before="40"/>
      <w:outlineLvl w:val="1"/>
    </w:pPr>
    <w:rPr>
      <w:rFonts w:asciiTheme="majorHAnsi" w:eastAsiaTheme="majorEastAsia" w:hAnsiTheme="majorHAnsi" w:cstheme="majorBidi"/>
      <w:color w:val="943634" w:themeColor="accent2" w:themeShade="BF"/>
      <w:sz w:val="28"/>
      <w:szCs w:val="28"/>
    </w:rPr>
  </w:style>
  <w:style w:type="paragraph" w:styleId="Heading3">
    <w:name w:val="heading 3"/>
    <w:basedOn w:val="Normal"/>
    <w:next w:val="Normal"/>
    <w:link w:val="Heading3Char"/>
    <w:uiPriority w:val="9"/>
    <w:unhideWhenUsed/>
    <w:qFormat/>
    <w:rsid w:val="007B2C3D"/>
    <w:pPr>
      <w:keepNext/>
      <w:keepLines/>
      <w:spacing w:before="40"/>
      <w:outlineLvl w:val="2"/>
    </w:pPr>
    <w:rPr>
      <w:rFonts w:asciiTheme="majorHAnsi" w:eastAsiaTheme="majorEastAsia" w:hAnsiTheme="majorHAnsi" w:cstheme="majorBidi"/>
      <w:color w:val="E36C0A" w:themeColor="accent6" w:themeShade="BF"/>
      <w:sz w:val="26"/>
      <w:szCs w:val="26"/>
    </w:rPr>
  </w:style>
  <w:style w:type="paragraph" w:styleId="Heading4">
    <w:name w:val="heading 4"/>
    <w:basedOn w:val="Normal"/>
    <w:next w:val="Normal"/>
    <w:link w:val="Heading4Char"/>
    <w:uiPriority w:val="9"/>
    <w:unhideWhenUsed/>
    <w:qFormat/>
    <w:rsid w:val="007B2C3D"/>
    <w:pPr>
      <w:keepNext/>
      <w:keepLines/>
      <w:spacing w:before="40"/>
      <w:outlineLvl w:val="3"/>
    </w:pPr>
    <w:rPr>
      <w:rFonts w:asciiTheme="majorHAnsi" w:eastAsiaTheme="majorEastAsia" w:hAnsiTheme="majorHAnsi" w:cstheme="majorBidi"/>
      <w:i/>
      <w:iCs/>
      <w:color w:val="31849B" w:themeColor="accent5" w:themeShade="BF"/>
      <w:sz w:val="25"/>
      <w:szCs w:val="25"/>
    </w:rPr>
  </w:style>
  <w:style w:type="paragraph" w:styleId="Heading5">
    <w:name w:val="heading 5"/>
    <w:basedOn w:val="Normal"/>
    <w:next w:val="Normal"/>
    <w:link w:val="Heading5Char"/>
    <w:uiPriority w:val="9"/>
    <w:semiHidden/>
    <w:unhideWhenUsed/>
    <w:qFormat/>
    <w:rsid w:val="007B2C3D"/>
    <w:pPr>
      <w:keepNext/>
      <w:keepLines/>
      <w:spacing w:before="40"/>
      <w:outlineLvl w:val="4"/>
    </w:pPr>
    <w:rPr>
      <w:rFonts w:asciiTheme="majorHAnsi" w:eastAsiaTheme="majorEastAsia" w:hAnsiTheme="majorHAnsi" w:cstheme="majorBidi"/>
      <w:i/>
      <w:iCs/>
      <w:color w:val="632423" w:themeColor="accent2" w:themeShade="80"/>
    </w:rPr>
  </w:style>
  <w:style w:type="paragraph" w:styleId="Heading6">
    <w:name w:val="heading 6"/>
    <w:basedOn w:val="Normal"/>
    <w:next w:val="Normal"/>
    <w:link w:val="Heading6Char"/>
    <w:uiPriority w:val="9"/>
    <w:semiHidden/>
    <w:unhideWhenUsed/>
    <w:qFormat/>
    <w:rsid w:val="007B2C3D"/>
    <w:pPr>
      <w:keepNext/>
      <w:keepLines/>
      <w:spacing w:before="40"/>
      <w:outlineLvl w:val="5"/>
    </w:pPr>
    <w:rPr>
      <w:rFonts w:asciiTheme="majorHAnsi" w:eastAsiaTheme="majorEastAsia" w:hAnsiTheme="majorHAnsi" w:cstheme="majorBidi"/>
      <w:i/>
      <w:iCs/>
      <w:color w:val="984806" w:themeColor="accent6" w:themeShade="80"/>
      <w:sz w:val="23"/>
      <w:szCs w:val="23"/>
    </w:rPr>
  </w:style>
  <w:style w:type="paragraph" w:styleId="Heading7">
    <w:name w:val="heading 7"/>
    <w:basedOn w:val="Normal"/>
    <w:next w:val="Normal"/>
    <w:link w:val="Heading7Char"/>
    <w:uiPriority w:val="9"/>
    <w:semiHidden/>
    <w:unhideWhenUsed/>
    <w:qFormat/>
    <w:rsid w:val="007B2C3D"/>
    <w:pPr>
      <w:keepNext/>
      <w:keepLines/>
      <w:spacing w:before="4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Normal"/>
    <w:link w:val="Heading8Char"/>
    <w:uiPriority w:val="9"/>
    <w:semiHidden/>
    <w:unhideWhenUsed/>
    <w:qFormat/>
    <w:rsid w:val="007B2C3D"/>
    <w:pPr>
      <w:keepNext/>
      <w:keepLines/>
      <w:spacing w:before="40"/>
      <w:outlineLvl w:val="7"/>
    </w:pPr>
    <w:rPr>
      <w:rFonts w:asciiTheme="majorHAnsi" w:eastAsiaTheme="majorEastAsia" w:hAnsiTheme="majorHAnsi" w:cstheme="majorBidi"/>
      <w:color w:val="632423" w:themeColor="accent2" w:themeShade="80"/>
      <w:sz w:val="21"/>
      <w:szCs w:val="21"/>
    </w:rPr>
  </w:style>
  <w:style w:type="paragraph" w:styleId="Heading9">
    <w:name w:val="heading 9"/>
    <w:basedOn w:val="Normal"/>
    <w:next w:val="Normal"/>
    <w:link w:val="Heading9Char"/>
    <w:uiPriority w:val="9"/>
    <w:semiHidden/>
    <w:unhideWhenUsed/>
    <w:qFormat/>
    <w:rsid w:val="007B2C3D"/>
    <w:pPr>
      <w:keepNext/>
      <w:keepLines/>
      <w:spacing w:before="40"/>
      <w:outlineLvl w:val="8"/>
    </w:pPr>
    <w:rPr>
      <w:rFonts w:asciiTheme="majorHAnsi" w:eastAsiaTheme="majorEastAsia" w:hAnsiTheme="majorHAnsi" w:cstheme="majorBidi"/>
      <w:color w:val="984806"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7B2C3D"/>
    <w:pPr>
      <w:contextualSpacing/>
    </w:pPr>
    <w:rPr>
      <w:rFonts w:asciiTheme="majorHAnsi" w:eastAsiaTheme="majorEastAsia" w:hAnsiTheme="majorHAnsi" w:cstheme="majorBidi"/>
      <w:color w:val="365F91" w:themeColor="accent1" w:themeShade="BF"/>
      <w:spacing w:val="-10"/>
      <w:sz w:val="52"/>
      <w:szCs w:val="52"/>
    </w:rPr>
  </w:style>
  <w:style w:type="paragraph" w:styleId="Subtitle">
    <w:name w:val="Subtitle"/>
    <w:basedOn w:val="Normal"/>
    <w:next w:val="Normal"/>
    <w:link w:val="SubtitleChar"/>
    <w:uiPriority w:val="11"/>
    <w:qFormat/>
    <w:rsid w:val="007B2C3D"/>
    <w:pPr>
      <w:numPr>
        <w:ilvl w:val="1"/>
      </w:numPr>
    </w:pPr>
    <w:rPr>
      <w:rFonts w:asciiTheme="majorHAnsi" w:eastAsiaTheme="majorEastAsia" w:hAnsiTheme="majorHAnsi" w:cstheme="majorBidi"/>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1605D"/>
    <w:pPr>
      <w:ind w:left="720"/>
      <w:contextualSpacing/>
    </w:pPr>
  </w:style>
  <w:style w:type="table" w:styleId="TableGrid">
    <w:name w:val="Table Grid"/>
    <w:basedOn w:val="TableNormal"/>
    <w:uiPriority w:val="39"/>
    <w:rsid w:val="00314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2C3D"/>
    <w:pPr>
      <w:outlineLvl w:val="9"/>
    </w:pPr>
  </w:style>
  <w:style w:type="paragraph" w:styleId="TOC1">
    <w:name w:val="toc 1"/>
    <w:basedOn w:val="Normal"/>
    <w:next w:val="Normal"/>
    <w:autoRedefine/>
    <w:uiPriority w:val="39"/>
    <w:unhideWhenUsed/>
    <w:rsid w:val="004355D9"/>
    <w:pPr>
      <w:spacing w:after="100"/>
    </w:pPr>
  </w:style>
  <w:style w:type="paragraph" w:styleId="TOC2">
    <w:name w:val="toc 2"/>
    <w:basedOn w:val="Normal"/>
    <w:next w:val="Normal"/>
    <w:autoRedefine/>
    <w:uiPriority w:val="39"/>
    <w:unhideWhenUsed/>
    <w:rsid w:val="004355D9"/>
    <w:pPr>
      <w:spacing w:after="100"/>
      <w:ind w:left="220"/>
    </w:pPr>
  </w:style>
  <w:style w:type="paragraph" w:styleId="TOC3">
    <w:name w:val="toc 3"/>
    <w:basedOn w:val="Normal"/>
    <w:next w:val="Normal"/>
    <w:autoRedefine/>
    <w:uiPriority w:val="39"/>
    <w:unhideWhenUsed/>
    <w:rsid w:val="004355D9"/>
    <w:pPr>
      <w:spacing w:after="100"/>
      <w:ind w:left="440"/>
    </w:pPr>
  </w:style>
  <w:style w:type="character" w:styleId="Hyperlink">
    <w:name w:val="Hyperlink"/>
    <w:basedOn w:val="DefaultParagraphFont"/>
    <w:uiPriority w:val="99"/>
    <w:unhideWhenUsed/>
    <w:rsid w:val="004355D9"/>
    <w:rPr>
      <w:color w:val="0000FF" w:themeColor="hyperlink"/>
      <w:u w:val="single"/>
    </w:rPr>
  </w:style>
  <w:style w:type="paragraph" w:styleId="Caption">
    <w:name w:val="caption"/>
    <w:basedOn w:val="Normal"/>
    <w:next w:val="Normal"/>
    <w:uiPriority w:val="35"/>
    <w:unhideWhenUsed/>
    <w:qFormat/>
    <w:rsid w:val="007B2C3D"/>
    <w:rPr>
      <w:b/>
      <w:bCs/>
      <w:smallCaps/>
      <w:color w:val="4F81BD" w:themeColor="accent1"/>
      <w:spacing w:val="6"/>
    </w:rPr>
  </w:style>
  <w:style w:type="paragraph" w:styleId="NormalWeb">
    <w:name w:val="Normal (Web)"/>
    <w:basedOn w:val="Normal"/>
    <w:uiPriority w:val="99"/>
    <w:semiHidden/>
    <w:unhideWhenUsed/>
    <w:rsid w:val="00A939F5"/>
  </w:style>
  <w:style w:type="character" w:customStyle="1" w:styleId="Heading1Char">
    <w:name w:val="Heading 1 Char"/>
    <w:basedOn w:val="DefaultParagraphFont"/>
    <w:link w:val="Heading1"/>
    <w:uiPriority w:val="9"/>
    <w:rsid w:val="007B2C3D"/>
    <w:rPr>
      <w:rFonts w:asciiTheme="majorHAnsi" w:eastAsiaTheme="majorEastAsia" w:hAnsiTheme="majorHAnsi" w:cstheme="majorBidi"/>
      <w:color w:val="365F91" w:themeColor="accent1" w:themeShade="BF"/>
      <w:sz w:val="30"/>
      <w:szCs w:val="30"/>
    </w:rPr>
  </w:style>
  <w:style w:type="character" w:customStyle="1" w:styleId="Heading2Char">
    <w:name w:val="Heading 2 Char"/>
    <w:basedOn w:val="DefaultParagraphFont"/>
    <w:link w:val="Heading2"/>
    <w:uiPriority w:val="9"/>
    <w:rsid w:val="007B2C3D"/>
    <w:rPr>
      <w:rFonts w:asciiTheme="majorHAnsi" w:eastAsiaTheme="majorEastAsia" w:hAnsiTheme="majorHAnsi" w:cstheme="majorBidi"/>
      <w:color w:val="943634" w:themeColor="accent2" w:themeShade="BF"/>
      <w:sz w:val="28"/>
      <w:szCs w:val="28"/>
    </w:rPr>
  </w:style>
  <w:style w:type="character" w:customStyle="1" w:styleId="Heading3Char">
    <w:name w:val="Heading 3 Char"/>
    <w:basedOn w:val="DefaultParagraphFont"/>
    <w:link w:val="Heading3"/>
    <w:uiPriority w:val="9"/>
    <w:rsid w:val="007B2C3D"/>
    <w:rPr>
      <w:rFonts w:asciiTheme="majorHAnsi" w:eastAsiaTheme="majorEastAsia" w:hAnsiTheme="majorHAnsi" w:cstheme="majorBidi"/>
      <w:color w:val="E36C0A" w:themeColor="accent6" w:themeShade="BF"/>
      <w:sz w:val="26"/>
      <w:szCs w:val="26"/>
    </w:rPr>
  </w:style>
  <w:style w:type="character" w:customStyle="1" w:styleId="Heading4Char">
    <w:name w:val="Heading 4 Char"/>
    <w:basedOn w:val="DefaultParagraphFont"/>
    <w:link w:val="Heading4"/>
    <w:uiPriority w:val="9"/>
    <w:rsid w:val="007B2C3D"/>
    <w:rPr>
      <w:rFonts w:asciiTheme="majorHAnsi" w:eastAsiaTheme="majorEastAsia" w:hAnsiTheme="majorHAnsi" w:cstheme="majorBidi"/>
      <w:i/>
      <w:iCs/>
      <w:color w:val="31849B" w:themeColor="accent5" w:themeShade="BF"/>
      <w:sz w:val="25"/>
      <w:szCs w:val="25"/>
    </w:rPr>
  </w:style>
  <w:style w:type="character" w:customStyle="1" w:styleId="Heading5Char">
    <w:name w:val="Heading 5 Char"/>
    <w:basedOn w:val="DefaultParagraphFont"/>
    <w:link w:val="Heading5"/>
    <w:uiPriority w:val="9"/>
    <w:semiHidden/>
    <w:rsid w:val="007B2C3D"/>
    <w:rPr>
      <w:rFonts w:asciiTheme="majorHAnsi" w:eastAsiaTheme="majorEastAsia" w:hAnsiTheme="majorHAnsi" w:cstheme="majorBidi"/>
      <w:i/>
      <w:iCs/>
      <w:color w:val="632423" w:themeColor="accent2" w:themeShade="80"/>
      <w:sz w:val="24"/>
      <w:szCs w:val="24"/>
    </w:rPr>
  </w:style>
  <w:style w:type="character" w:customStyle="1" w:styleId="Heading6Char">
    <w:name w:val="Heading 6 Char"/>
    <w:basedOn w:val="DefaultParagraphFont"/>
    <w:link w:val="Heading6"/>
    <w:uiPriority w:val="9"/>
    <w:semiHidden/>
    <w:rsid w:val="007B2C3D"/>
    <w:rPr>
      <w:rFonts w:asciiTheme="majorHAnsi" w:eastAsiaTheme="majorEastAsia" w:hAnsiTheme="majorHAnsi" w:cstheme="majorBidi"/>
      <w:i/>
      <w:iCs/>
      <w:color w:val="984806" w:themeColor="accent6" w:themeShade="80"/>
      <w:sz w:val="23"/>
      <w:szCs w:val="23"/>
    </w:rPr>
  </w:style>
  <w:style w:type="character" w:customStyle="1" w:styleId="Heading7Char">
    <w:name w:val="Heading 7 Char"/>
    <w:basedOn w:val="DefaultParagraphFont"/>
    <w:link w:val="Heading7"/>
    <w:uiPriority w:val="9"/>
    <w:semiHidden/>
    <w:rsid w:val="007B2C3D"/>
    <w:rPr>
      <w:rFonts w:asciiTheme="majorHAnsi" w:eastAsiaTheme="majorEastAsia" w:hAnsiTheme="majorHAnsi" w:cstheme="majorBidi"/>
      <w:color w:val="244061" w:themeColor="accent1" w:themeShade="80"/>
    </w:rPr>
  </w:style>
  <w:style w:type="character" w:customStyle="1" w:styleId="Heading8Char">
    <w:name w:val="Heading 8 Char"/>
    <w:basedOn w:val="DefaultParagraphFont"/>
    <w:link w:val="Heading8"/>
    <w:uiPriority w:val="9"/>
    <w:semiHidden/>
    <w:rsid w:val="007B2C3D"/>
    <w:rPr>
      <w:rFonts w:asciiTheme="majorHAnsi" w:eastAsiaTheme="majorEastAsia" w:hAnsiTheme="majorHAnsi" w:cstheme="majorBidi"/>
      <w:color w:val="632423" w:themeColor="accent2" w:themeShade="80"/>
      <w:sz w:val="21"/>
      <w:szCs w:val="21"/>
    </w:rPr>
  </w:style>
  <w:style w:type="character" w:customStyle="1" w:styleId="Heading9Char">
    <w:name w:val="Heading 9 Char"/>
    <w:basedOn w:val="DefaultParagraphFont"/>
    <w:link w:val="Heading9"/>
    <w:uiPriority w:val="9"/>
    <w:semiHidden/>
    <w:rsid w:val="007B2C3D"/>
    <w:rPr>
      <w:rFonts w:asciiTheme="majorHAnsi" w:eastAsiaTheme="majorEastAsia" w:hAnsiTheme="majorHAnsi" w:cstheme="majorBidi"/>
      <w:color w:val="984806" w:themeColor="accent6" w:themeShade="80"/>
    </w:rPr>
  </w:style>
  <w:style w:type="character" w:customStyle="1" w:styleId="TitleChar">
    <w:name w:val="Title Char"/>
    <w:basedOn w:val="DefaultParagraphFont"/>
    <w:link w:val="Title"/>
    <w:uiPriority w:val="10"/>
    <w:rsid w:val="007B2C3D"/>
    <w:rPr>
      <w:rFonts w:asciiTheme="majorHAnsi" w:eastAsiaTheme="majorEastAsia" w:hAnsiTheme="majorHAnsi" w:cstheme="majorBidi"/>
      <w:color w:val="365F91" w:themeColor="accent1" w:themeShade="BF"/>
      <w:spacing w:val="-10"/>
      <w:sz w:val="52"/>
      <w:szCs w:val="52"/>
    </w:rPr>
  </w:style>
  <w:style w:type="character" w:customStyle="1" w:styleId="SubtitleChar">
    <w:name w:val="Subtitle Char"/>
    <w:basedOn w:val="DefaultParagraphFont"/>
    <w:link w:val="Subtitle"/>
    <w:uiPriority w:val="11"/>
    <w:rsid w:val="007B2C3D"/>
    <w:rPr>
      <w:rFonts w:asciiTheme="majorHAnsi" w:eastAsiaTheme="majorEastAsia" w:hAnsiTheme="majorHAnsi" w:cstheme="majorBidi"/>
    </w:rPr>
  </w:style>
  <w:style w:type="character" w:styleId="Strong">
    <w:name w:val="Strong"/>
    <w:basedOn w:val="DefaultParagraphFont"/>
    <w:uiPriority w:val="22"/>
    <w:qFormat/>
    <w:rsid w:val="007B2C3D"/>
    <w:rPr>
      <w:b/>
      <w:bCs/>
    </w:rPr>
  </w:style>
  <w:style w:type="character" w:styleId="Emphasis">
    <w:name w:val="Emphasis"/>
    <w:basedOn w:val="DefaultParagraphFont"/>
    <w:uiPriority w:val="20"/>
    <w:qFormat/>
    <w:rsid w:val="007B2C3D"/>
    <w:rPr>
      <w:i/>
      <w:iCs/>
    </w:rPr>
  </w:style>
  <w:style w:type="paragraph" w:styleId="NoSpacing">
    <w:name w:val="No Spacing"/>
    <w:uiPriority w:val="1"/>
    <w:qFormat/>
    <w:rsid w:val="007B2C3D"/>
    <w:pPr>
      <w:spacing w:after="0" w:line="240" w:lineRule="auto"/>
    </w:pPr>
  </w:style>
  <w:style w:type="paragraph" w:styleId="Quote">
    <w:name w:val="Quote"/>
    <w:basedOn w:val="Normal"/>
    <w:next w:val="Normal"/>
    <w:link w:val="QuoteChar"/>
    <w:uiPriority w:val="29"/>
    <w:qFormat/>
    <w:rsid w:val="007B2C3D"/>
    <w:pPr>
      <w:spacing w:before="120"/>
      <w:ind w:left="720" w:right="720"/>
      <w:jc w:val="center"/>
    </w:pPr>
    <w:rPr>
      <w:i/>
      <w:iCs/>
    </w:rPr>
  </w:style>
  <w:style w:type="character" w:customStyle="1" w:styleId="QuoteChar">
    <w:name w:val="Quote Char"/>
    <w:basedOn w:val="DefaultParagraphFont"/>
    <w:link w:val="Quote"/>
    <w:uiPriority w:val="29"/>
    <w:rsid w:val="007B2C3D"/>
    <w:rPr>
      <w:i/>
      <w:iCs/>
    </w:rPr>
  </w:style>
  <w:style w:type="paragraph" w:styleId="IntenseQuote">
    <w:name w:val="Intense Quote"/>
    <w:basedOn w:val="Normal"/>
    <w:next w:val="Normal"/>
    <w:link w:val="IntenseQuoteChar"/>
    <w:uiPriority w:val="30"/>
    <w:qFormat/>
    <w:rsid w:val="007B2C3D"/>
    <w:pPr>
      <w:spacing w:before="120" w:line="300" w:lineRule="auto"/>
      <w:ind w:left="576" w:right="576"/>
      <w:jc w:val="center"/>
    </w:pPr>
    <w:rPr>
      <w:rFonts w:asciiTheme="majorHAnsi" w:eastAsiaTheme="majorEastAsia" w:hAnsiTheme="majorHAnsi" w:cstheme="majorBidi"/>
      <w:color w:val="4F81BD" w:themeColor="accent1"/>
    </w:rPr>
  </w:style>
  <w:style w:type="character" w:customStyle="1" w:styleId="IntenseQuoteChar">
    <w:name w:val="Intense Quote Char"/>
    <w:basedOn w:val="DefaultParagraphFont"/>
    <w:link w:val="IntenseQuote"/>
    <w:uiPriority w:val="30"/>
    <w:rsid w:val="007B2C3D"/>
    <w:rPr>
      <w:rFonts w:asciiTheme="majorHAnsi" w:eastAsiaTheme="majorEastAsia" w:hAnsiTheme="majorHAnsi" w:cstheme="majorBidi"/>
      <w:color w:val="4F81BD" w:themeColor="accent1"/>
      <w:sz w:val="24"/>
      <w:szCs w:val="24"/>
    </w:rPr>
  </w:style>
  <w:style w:type="character" w:styleId="SubtleEmphasis">
    <w:name w:val="Subtle Emphasis"/>
    <w:basedOn w:val="DefaultParagraphFont"/>
    <w:uiPriority w:val="19"/>
    <w:qFormat/>
    <w:rsid w:val="007B2C3D"/>
    <w:rPr>
      <w:i/>
      <w:iCs/>
      <w:color w:val="404040" w:themeColor="text1" w:themeTint="BF"/>
    </w:rPr>
  </w:style>
  <w:style w:type="character" w:styleId="IntenseEmphasis">
    <w:name w:val="Intense Emphasis"/>
    <w:basedOn w:val="DefaultParagraphFont"/>
    <w:uiPriority w:val="21"/>
    <w:qFormat/>
    <w:rsid w:val="007B2C3D"/>
    <w:rPr>
      <w:b w:val="0"/>
      <w:bCs w:val="0"/>
      <w:i/>
      <w:iCs/>
      <w:color w:val="4F81BD" w:themeColor="accent1"/>
    </w:rPr>
  </w:style>
  <w:style w:type="character" w:styleId="SubtleReference">
    <w:name w:val="Subtle Reference"/>
    <w:basedOn w:val="DefaultParagraphFont"/>
    <w:uiPriority w:val="31"/>
    <w:qFormat/>
    <w:rsid w:val="007B2C3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B2C3D"/>
    <w:rPr>
      <w:b/>
      <w:bCs/>
      <w:smallCaps/>
      <w:color w:val="4F81BD" w:themeColor="accent1"/>
      <w:spacing w:val="5"/>
      <w:u w:val="single"/>
    </w:rPr>
  </w:style>
  <w:style w:type="character" w:styleId="BookTitle">
    <w:name w:val="Book Title"/>
    <w:basedOn w:val="DefaultParagraphFont"/>
    <w:uiPriority w:val="33"/>
    <w:qFormat/>
    <w:rsid w:val="007B2C3D"/>
    <w:rPr>
      <w:b/>
      <w:bCs/>
      <w:smallCaps/>
    </w:rPr>
  </w:style>
  <w:style w:type="paragraph" w:styleId="CommentSubject">
    <w:name w:val="annotation subject"/>
    <w:basedOn w:val="CommentText"/>
    <w:next w:val="CommentText"/>
    <w:link w:val="CommentSubjectChar"/>
    <w:uiPriority w:val="99"/>
    <w:semiHidden/>
    <w:unhideWhenUsed/>
    <w:rsid w:val="0036556B"/>
    <w:rPr>
      <w:b/>
      <w:bCs/>
    </w:rPr>
  </w:style>
  <w:style w:type="character" w:customStyle="1" w:styleId="CommentSubjectChar">
    <w:name w:val="Comment Subject Char"/>
    <w:basedOn w:val="CommentTextChar"/>
    <w:link w:val="CommentSubject"/>
    <w:uiPriority w:val="99"/>
    <w:semiHidden/>
    <w:rsid w:val="0036556B"/>
    <w:rPr>
      <w:b/>
      <w:bCs/>
      <w:sz w:val="20"/>
      <w:szCs w:val="20"/>
    </w:rPr>
  </w:style>
  <w:style w:type="paragraph" w:customStyle="1" w:styleId="my-0">
    <w:name w:val="my-0"/>
    <w:basedOn w:val="Normal"/>
    <w:rsid w:val="00C075D4"/>
    <w:pPr>
      <w:spacing w:before="100" w:beforeAutospacing="1" w:after="100" w:afterAutospacing="1"/>
    </w:pPr>
    <w:rPr>
      <w:lang w:val="de-DE"/>
    </w:rPr>
  </w:style>
  <w:style w:type="character" w:styleId="UnresolvedMention">
    <w:name w:val="Unresolved Mention"/>
    <w:basedOn w:val="DefaultParagraphFont"/>
    <w:uiPriority w:val="99"/>
    <w:semiHidden/>
    <w:unhideWhenUsed/>
    <w:rsid w:val="008118B7"/>
    <w:rPr>
      <w:color w:val="605E5C"/>
      <w:shd w:val="clear" w:color="auto" w:fill="E1DFDD"/>
    </w:rPr>
  </w:style>
  <w:style w:type="paragraph" w:styleId="Header">
    <w:name w:val="header"/>
    <w:basedOn w:val="Normal"/>
    <w:link w:val="HeaderChar"/>
    <w:uiPriority w:val="99"/>
    <w:unhideWhenUsed/>
    <w:rsid w:val="00A0759B"/>
    <w:pPr>
      <w:tabs>
        <w:tab w:val="center" w:pos="4536"/>
        <w:tab w:val="right" w:pos="9072"/>
      </w:tabs>
    </w:pPr>
  </w:style>
  <w:style w:type="character" w:customStyle="1" w:styleId="HeaderChar">
    <w:name w:val="Header Char"/>
    <w:basedOn w:val="DefaultParagraphFont"/>
    <w:link w:val="Header"/>
    <w:uiPriority w:val="99"/>
    <w:rsid w:val="00A0759B"/>
  </w:style>
  <w:style w:type="paragraph" w:styleId="Footer">
    <w:name w:val="footer"/>
    <w:basedOn w:val="Normal"/>
    <w:link w:val="FooterChar"/>
    <w:uiPriority w:val="99"/>
    <w:unhideWhenUsed/>
    <w:rsid w:val="00A0759B"/>
    <w:pPr>
      <w:tabs>
        <w:tab w:val="center" w:pos="4536"/>
        <w:tab w:val="right" w:pos="9072"/>
      </w:tabs>
    </w:pPr>
  </w:style>
  <w:style w:type="character" w:customStyle="1" w:styleId="FooterChar">
    <w:name w:val="Footer Char"/>
    <w:basedOn w:val="DefaultParagraphFont"/>
    <w:link w:val="Footer"/>
    <w:uiPriority w:val="99"/>
    <w:rsid w:val="00A0759B"/>
  </w:style>
  <w:style w:type="character" w:styleId="FollowedHyperlink">
    <w:name w:val="FollowedHyperlink"/>
    <w:basedOn w:val="DefaultParagraphFont"/>
    <w:uiPriority w:val="99"/>
    <w:semiHidden/>
    <w:unhideWhenUsed/>
    <w:rsid w:val="00EC7364"/>
    <w:rPr>
      <w:color w:val="800080" w:themeColor="followedHyperlink"/>
      <w:u w:val="single"/>
    </w:rPr>
  </w:style>
  <w:style w:type="character" w:customStyle="1" w:styleId="anchor-text">
    <w:name w:val="anchor-text"/>
    <w:basedOn w:val="DefaultParagraphFont"/>
    <w:rsid w:val="00F66BC7"/>
  </w:style>
  <w:style w:type="paragraph" w:styleId="Revision">
    <w:name w:val="Revision"/>
    <w:hidden/>
    <w:uiPriority w:val="99"/>
    <w:semiHidden/>
    <w:rsid w:val="00AA2E23"/>
    <w:pPr>
      <w:spacing w:after="0"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17795">
      <w:bodyDiv w:val="1"/>
      <w:marLeft w:val="0"/>
      <w:marRight w:val="0"/>
      <w:marTop w:val="0"/>
      <w:marBottom w:val="0"/>
      <w:divBdr>
        <w:top w:val="none" w:sz="0" w:space="0" w:color="auto"/>
        <w:left w:val="none" w:sz="0" w:space="0" w:color="auto"/>
        <w:bottom w:val="none" w:sz="0" w:space="0" w:color="auto"/>
        <w:right w:val="none" w:sz="0" w:space="0" w:color="auto"/>
      </w:divBdr>
    </w:div>
    <w:div w:id="412898565">
      <w:bodyDiv w:val="1"/>
      <w:marLeft w:val="0"/>
      <w:marRight w:val="0"/>
      <w:marTop w:val="0"/>
      <w:marBottom w:val="0"/>
      <w:divBdr>
        <w:top w:val="none" w:sz="0" w:space="0" w:color="auto"/>
        <w:left w:val="none" w:sz="0" w:space="0" w:color="auto"/>
        <w:bottom w:val="none" w:sz="0" w:space="0" w:color="auto"/>
        <w:right w:val="none" w:sz="0" w:space="0" w:color="auto"/>
      </w:divBdr>
    </w:div>
    <w:div w:id="462164266">
      <w:bodyDiv w:val="1"/>
      <w:marLeft w:val="0"/>
      <w:marRight w:val="0"/>
      <w:marTop w:val="0"/>
      <w:marBottom w:val="0"/>
      <w:divBdr>
        <w:top w:val="none" w:sz="0" w:space="0" w:color="auto"/>
        <w:left w:val="none" w:sz="0" w:space="0" w:color="auto"/>
        <w:bottom w:val="none" w:sz="0" w:space="0" w:color="auto"/>
        <w:right w:val="none" w:sz="0" w:space="0" w:color="auto"/>
      </w:divBdr>
    </w:div>
    <w:div w:id="666058569">
      <w:bodyDiv w:val="1"/>
      <w:marLeft w:val="0"/>
      <w:marRight w:val="0"/>
      <w:marTop w:val="0"/>
      <w:marBottom w:val="0"/>
      <w:divBdr>
        <w:top w:val="none" w:sz="0" w:space="0" w:color="auto"/>
        <w:left w:val="none" w:sz="0" w:space="0" w:color="auto"/>
        <w:bottom w:val="none" w:sz="0" w:space="0" w:color="auto"/>
        <w:right w:val="none" w:sz="0" w:space="0" w:color="auto"/>
      </w:divBdr>
    </w:div>
    <w:div w:id="734619333">
      <w:bodyDiv w:val="1"/>
      <w:marLeft w:val="0"/>
      <w:marRight w:val="0"/>
      <w:marTop w:val="0"/>
      <w:marBottom w:val="0"/>
      <w:divBdr>
        <w:top w:val="none" w:sz="0" w:space="0" w:color="auto"/>
        <w:left w:val="none" w:sz="0" w:space="0" w:color="auto"/>
        <w:bottom w:val="none" w:sz="0" w:space="0" w:color="auto"/>
        <w:right w:val="none" w:sz="0" w:space="0" w:color="auto"/>
      </w:divBdr>
    </w:div>
    <w:div w:id="1080374231">
      <w:bodyDiv w:val="1"/>
      <w:marLeft w:val="0"/>
      <w:marRight w:val="0"/>
      <w:marTop w:val="0"/>
      <w:marBottom w:val="0"/>
      <w:divBdr>
        <w:top w:val="none" w:sz="0" w:space="0" w:color="auto"/>
        <w:left w:val="none" w:sz="0" w:space="0" w:color="auto"/>
        <w:bottom w:val="none" w:sz="0" w:space="0" w:color="auto"/>
        <w:right w:val="none" w:sz="0" w:space="0" w:color="auto"/>
      </w:divBdr>
    </w:div>
    <w:div w:id="1204097466">
      <w:bodyDiv w:val="1"/>
      <w:marLeft w:val="0"/>
      <w:marRight w:val="0"/>
      <w:marTop w:val="0"/>
      <w:marBottom w:val="0"/>
      <w:divBdr>
        <w:top w:val="none" w:sz="0" w:space="0" w:color="auto"/>
        <w:left w:val="none" w:sz="0" w:space="0" w:color="auto"/>
        <w:bottom w:val="none" w:sz="0" w:space="0" w:color="auto"/>
        <w:right w:val="none" w:sz="0" w:space="0" w:color="auto"/>
      </w:divBdr>
    </w:div>
    <w:div w:id="1209225085">
      <w:bodyDiv w:val="1"/>
      <w:marLeft w:val="0"/>
      <w:marRight w:val="0"/>
      <w:marTop w:val="0"/>
      <w:marBottom w:val="0"/>
      <w:divBdr>
        <w:top w:val="none" w:sz="0" w:space="0" w:color="auto"/>
        <w:left w:val="none" w:sz="0" w:space="0" w:color="auto"/>
        <w:bottom w:val="none" w:sz="0" w:space="0" w:color="auto"/>
        <w:right w:val="none" w:sz="0" w:space="0" w:color="auto"/>
      </w:divBdr>
      <w:divsChild>
        <w:div w:id="172205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561655">
      <w:bodyDiv w:val="1"/>
      <w:marLeft w:val="0"/>
      <w:marRight w:val="0"/>
      <w:marTop w:val="0"/>
      <w:marBottom w:val="0"/>
      <w:divBdr>
        <w:top w:val="none" w:sz="0" w:space="0" w:color="auto"/>
        <w:left w:val="none" w:sz="0" w:space="0" w:color="auto"/>
        <w:bottom w:val="none" w:sz="0" w:space="0" w:color="auto"/>
        <w:right w:val="none" w:sz="0" w:space="0" w:color="auto"/>
      </w:divBdr>
    </w:div>
    <w:div w:id="1245840277">
      <w:bodyDiv w:val="1"/>
      <w:marLeft w:val="0"/>
      <w:marRight w:val="0"/>
      <w:marTop w:val="0"/>
      <w:marBottom w:val="0"/>
      <w:divBdr>
        <w:top w:val="none" w:sz="0" w:space="0" w:color="auto"/>
        <w:left w:val="none" w:sz="0" w:space="0" w:color="auto"/>
        <w:bottom w:val="none" w:sz="0" w:space="0" w:color="auto"/>
        <w:right w:val="none" w:sz="0" w:space="0" w:color="auto"/>
      </w:divBdr>
    </w:div>
    <w:div w:id="1514874591">
      <w:bodyDiv w:val="1"/>
      <w:marLeft w:val="0"/>
      <w:marRight w:val="0"/>
      <w:marTop w:val="0"/>
      <w:marBottom w:val="0"/>
      <w:divBdr>
        <w:top w:val="none" w:sz="0" w:space="0" w:color="auto"/>
        <w:left w:val="none" w:sz="0" w:space="0" w:color="auto"/>
        <w:bottom w:val="none" w:sz="0" w:space="0" w:color="auto"/>
        <w:right w:val="none" w:sz="0" w:space="0" w:color="auto"/>
      </w:divBdr>
    </w:div>
    <w:div w:id="1753966590">
      <w:bodyDiv w:val="1"/>
      <w:marLeft w:val="0"/>
      <w:marRight w:val="0"/>
      <w:marTop w:val="0"/>
      <w:marBottom w:val="0"/>
      <w:divBdr>
        <w:top w:val="none" w:sz="0" w:space="0" w:color="auto"/>
        <w:left w:val="none" w:sz="0" w:space="0" w:color="auto"/>
        <w:bottom w:val="none" w:sz="0" w:space="0" w:color="auto"/>
        <w:right w:val="none" w:sz="0" w:space="0" w:color="auto"/>
      </w:divBdr>
      <w:divsChild>
        <w:div w:id="1137919424">
          <w:marLeft w:val="0"/>
          <w:marRight w:val="0"/>
          <w:marTop w:val="0"/>
          <w:marBottom w:val="0"/>
          <w:divBdr>
            <w:top w:val="single" w:sz="2" w:space="0" w:color="E5E7EB"/>
            <w:left w:val="single" w:sz="2" w:space="0" w:color="E5E7EB"/>
            <w:bottom w:val="single" w:sz="2" w:space="0" w:color="E5E7EB"/>
            <w:right w:val="single" w:sz="2" w:space="0" w:color="E5E7EB"/>
          </w:divBdr>
          <w:divsChild>
            <w:div w:id="1447505181">
              <w:marLeft w:val="0"/>
              <w:marRight w:val="0"/>
              <w:marTop w:val="0"/>
              <w:marBottom w:val="0"/>
              <w:divBdr>
                <w:top w:val="single" w:sz="2" w:space="0" w:color="E5E7EB"/>
                <w:left w:val="single" w:sz="2" w:space="0" w:color="E5E7EB"/>
                <w:bottom w:val="single" w:sz="2" w:space="0" w:color="E5E7EB"/>
                <w:right w:val="single" w:sz="2" w:space="0" w:color="E5E7EB"/>
              </w:divBdr>
              <w:divsChild>
                <w:div w:id="1135760505">
                  <w:marLeft w:val="0"/>
                  <w:marRight w:val="0"/>
                  <w:marTop w:val="0"/>
                  <w:marBottom w:val="0"/>
                  <w:divBdr>
                    <w:top w:val="single" w:sz="2" w:space="0" w:color="E5E7EB"/>
                    <w:left w:val="single" w:sz="2" w:space="0" w:color="E5E7EB"/>
                    <w:bottom w:val="single" w:sz="2" w:space="0" w:color="E5E7EB"/>
                    <w:right w:val="single" w:sz="2" w:space="0" w:color="E5E7EB"/>
                  </w:divBdr>
                  <w:divsChild>
                    <w:div w:id="1955361121">
                      <w:marLeft w:val="0"/>
                      <w:marRight w:val="0"/>
                      <w:marTop w:val="0"/>
                      <w:marBottom w:val="0"/>
                      <w:divBdr>
                        <w:top w:val="single" w:sz="2" w:space="0" w:color="E5E7EB"/>
                        <w:left w:val="single" w:sz="2" w:space="0" w:color="E5E7EB"/>
                        <w:bottom w:val="single" w:sz="2" w:space="0" w:color="E5E7EB"/>
                        <w:right w:val="single" w:sz="2" w:space="0" w:color="E5E7EB"/>
                      </w:divBdr>
                      <w:divsChild>
                        <w:div w:id="364792222">
                          <w:marLeft w:val="0"/>
                          <w:marRight w:val="0"/>
                          <w:marTop w:val="0"/>
                          <w:marBottom w:val="0"/>
                          <w:divBdr>
                            <w:top w:val="single" w:sz="2" w:space="0" w:color="E5E7EB"/>
                            <w:left w:val="single" w:sz="2" w:space="0" w:color="E5E7EB"/>
                            <w:bottom w:val="single" w:sz="2" w:space="0" w:color="E5E7EB"/>
                            <w:right w:val="single" w:sz="2" w:space="0" w:color="E5E7EB"/>
                          </w:divBdr>
                          <w:divsChild>
                            <w:div w:id="718824485">
                              <w:marLeft w:val="0"/>
                              <w:marRight w:val="0"/>
                              <w:marTop w:val="0"/>
                              <w:marBottom w:val="0"/>
                              <w:divBdr>
                                <w:top w:val="single" w:sz="2" w:space="0" w:color="auto"/>
                                <w:left w:val="single" w:sz="2" w:space="0" w:color="auto"/>
                                <w:bottom w:val="single" w:sz="2" w:space="0" w:color="auto"/>
                                <w:right w:val="single" w:sz="2" w:space="0" w:color="auto"/>
                              </w:divBdr>
                              <w:divsChild>
                                <w:div w:id="909581785">
                                  <w:marLeft w:val="0"/>
                                  <w:marRight w:val="0"/>
                                  <w:marTop w:val="0"/>
                                  <w:marBottom w:val="0"/>
                                  <w:divBdr>
                                    <w:top w:val="single" w:sz="2" w:space="0" w:color="auto"/>
                                    <w:left w:val="single" w:sz="2" w:space="0" w:color="auto"/>
                                    <w:bottom w:val="single" w:sz="2" w:space="0" w:color="auto"/>
                                    <w:right w:val="single" w:sz="2" w:space="0" w:color="auto"/>
                                  </w:divBdr>
                                  <w:divsChild>
                                    <w:div w:id="1456756560">
                                      <w:marLeft w:val="0"/>
                                      <w:marRight w:val="0"/>
                                      <w:marTop w:val="0"/>
                                      <w:marBottom w:val="0"/>
                                      <w:divBdr>
                                        <w:top w:val="single" w:sz="2" w:space="0" w:color="E5E7EB"/>
                                        <w:left w:val="single" w:sz="2" w:space="0" w:color="E5E7EB"/>
                                        <w:bottom w:val="single" w:sz="2" w:space="0" w:color="E5E7EB"/>
                                        <w:right w:val="single" w:sz="2" w:space="0" w:color="E5E7EB"/>
                                      </w:divBdr>
                                      <w:divsChild>
                                        <w:div w:id="1730181601">
                                          <w:marLeft w:val="0"/>
                                          <w:marRight w:val="0"/>
                                          <w:marTop w:val="0"/>
                                          <w:marBottom w:val="0"/>
                                          <w:divBdr>
                                            <w:top w:val="single" w:sz="2" w:space="0" w:color="E5E7EB"/>
                                            <w:left w:val="single" w:sz="2" w:space="0" w:color="E5E7EB"/>
                                            <w:bottom w:val="single" w:sz="2" w:space="0" w:color="E5E7EB"/>
                                            <w:right w:val="single" w:sz="2" w:space="0" w:color="E5E7EB"/>
                                          </w:divBdr>
                                          <w:divsChild>
                                            <w:div w:id="935557441">
                                              <w:marLeft w:val="0"/>
                                              <w:marRight w:val="0"/>
                                              <w:marTop w:val="0"/>
                                              <w:marBottom w:val="0"/>
                                              <w:divBdr>
                                                <w:top w:val="single" w:sz="2" w:space="0" w:color="E5E7EB"/>
                                                <w:left w:val="single" w:sz="2" w:space="0" w:color="E5E7EB"/>
                                                <w:bottom w:val="single" w:sz="2" w:space="0" w:color="E5E7EB"/>
                                                <w:right w:val="single" w:sz="2" w:space="0" w:color="E5E7EB"/>
                                              </w:divBdr>
                                              <w:divsChild>
                                                <w:div w:id="594439337">
                                                  <w:marLeft w:val="0"/>
                                                  <w:marRight w:val="0"/>
                                                  <w:marTop w:val="0"/>
                                                  <w:marBottom w:val="0"/>
                                                  <w:divBdr>
                                                    <w:top w:val="single" w:sz="2" w:space="0" w:color="auto"/>
                                                    <w:left w:val="single" w:sz="2" w:space="0" w:color="auto"/>
                                                    <w:bottom w:val="single" w:sz="2" w:space="31" w:color="auto"/>
                                                    <w:right w:val="single" w:sz="2" w:space="0" w:color="auto"/>
                                                  </w:divBdr>
                                                  <w:divsChild>
                                                    <w:div w:id="1283146567">
                                                      <w:marLeft w:val="0"/>
                                                      <w:marRight w:val="0"/>
                                                      <w:marTop w:val="0"/>
                                                      <w:marBottom w:val="0"/>
                                                      <w:divBdr>
                                                        <w:top w:val="single" w:sz="2" w:space="0" w:color="E5E7EB"/>
                                                        <w:left w:val="single" w:sz="2" w:space="12" w:color="E5E7EB"/>
                                                        <w:bottom w:val="single" w:sz="2" w:space="0" w:color="E5E7EB"/>
                                                        <w:right w:val="single" w:sz="2" w:space="12" w:color="E5E7EB"/>
                                                      </w:divBdr>
                                                      <w:divsChild>
                                                        <w:div w:id="1401056232">
                                                          <w:marLeft w:val="0"/>
                                                          <w:marRight w:val="0"/>
                                                          <w:marTop w:val="0"/>
                                                          <w:marBottom w:val="0"/>
                                                          <w:divBdr>
                                                            <w:top w:val="single" w:sz="2" w:space="0" w:color="E5E7EB"/>
                                                            <w:left w:val="single" w:sz="2" w:space="0" w:color="E5E7EB"/>
                                                            <w:bottom w:val="single" w:sz="2" w:space="0" w:color="E5E7EB"/>
                                                            <w:right w:val="single" w:sz="2" w:space="0" w:color="E5E7EB"/>
                                                          </w:divBdr>
                                                          <w:divsChild>
                                                            <w:div w:id="1172334581">
                                                              <w:marLeft w:val="0"/>
                                                              <w:marRight w:val="0"/>
                                                              <w:marTop w:val="0"/>
                                                              <w:marBottom w:val="0"/>
                                                              <w:divBdr>
                                                                <w:top w:val="single" w:sz="2" w:space="0" w:color="E5E7EB"/>
                                                                <w:left w:val="single" w:sz="2" w:space="0" w:color="E5E7EB"/>
                                                                <w:bottom w:val="single" w:sz="2" w:space="0" w:color="E5E7EB"/>
                                                                <w:right w:val="single" w:sz="2" w:space="0" w:color="E5E7EB"/>
                                                              </w:divBdr>
                                                              <w:divsChild>
                                                                <w:div w:id="1175220133">
                                                                  <w:marLeft w:val="0"/>
                                                                  <w:marRight w:val="0"/>
                                                                  <w:marTop w:val="0"/>
                                                                  <w:marBottom w:val="0"/>
                                                                  <w:divBdr>
                                                                    <w:top w:val="single" w:sz="2" w:space="0" w:color="E5E7EB"/>
                                                                    <w:left w:val="single" w:sz="2" w:space="0" w:color="E5E7EB"/>
                                                                    <w:bottom w:val="single" w:sz="2" w:space="0" w:color="E5E7EB"/>
                                                                    <w:right w:val="single" w:sz="2" w:space="0" w:color="E5E7EB"/>
                                                                  </w:divBdr>
                                                                  <w:divsChild>
                                                                    <w:div w:id="1920867612">
                                                                      <w:marLeft w:val="0"/>
                                                                      <w:marRight w:val="0"/>
                                                                      <w:marTop w:val="0"/>
                                                                      <w:marBottom w:val="0"/>
                                                                      <w:divBdr>
                                                                        <w:top w:val="single" w:sz="2" w:space="0" w:color="E5E7EB"/>
                                                                        <w:left w:val="single" w:sz="2" w:space="0" w:color="E5E7EB"/>
                                                                        <w:bottom w:val="single" w:sz="2" w:space="0" w:color="E5E7EB"/>
                                                                        <w:right w:val="single" w:sz="2" w:space="0" w:color="E5E7EB"/>
                                                                      </w:divBdr>
                                                                      <w:divsChild>
                                                                        <w:div w:id="600071094">
                                                                          <w:marLeft w:val="0"/>
                                                                          <w:marRight w:val="0"/>
                                                                          <w:marTop w:val="0"/>
                                                                          <w:marBottom w:val="0"/>
                                                                          <w:divBdr>
                                                                            <w:top w:val="single" w:sz="2" w:space="0" w:color="auto"/>
                                                                            <w:left w:val="single" w:sz="2" w:space="0" w:color="auto"/>
                                                                            <w:bottom w:val="single" w:sz="2" w:space="0" w:color="auto"/>
                                                                            <w:right w:val="single" w:sz="2" w:space="0" w:color="auto"/>
                                                                          </w:divBdr>
                                                                          <w:divsChild>
                                                                            <w:div w:id="972641554">
                                                                              <w:marLeft w:val="0"/>
                                                                              <w:marRight w:val="0"/>
                                                                              <w:marTop w:val="0"/>
                                                                              <w:marBottom w:val="0"/>
                                                                              <w:divBdr>
                                                                                <w:top w:val="single" w:sz="2" w:space="0" w:color="E5E7EB"/>
                                                                                <w:left w:val="single" w:sz="2" w:space="0" w:color="E5E7EB"/>
                                                                                <w:bottom w:val="single" w:sz="2" w:space="0" w:color="E5E7EB"/>
                                                                                <w:right w:val="single" w:sz="2" w:space="0" w:color="E5E7EB"/>
                                                                              </w:divBdr>
                                                                              <w:divsChild>
                                                                                <w:div w:id="1624388493">
                                                                                  <w:marLeft w:val="0"/>
                                                                                  <w:marRight w:val="0"/>
                                                                                  <w:marTop w:val="0"/>
                                                                                  <w:marBottom w:val="0"/>
                                                                                  <w:divBdr>
                                                                                    <w:top w:val="single" w:sz="2" w:space="0" w:color="E5E7EB"/>
                                                                                    <w:left w:val="single" w:sz="2" w:space="0" w:color="E5E7EB"/>
                                                                                    <w:bottom w:val="single" w:sz="2" w:space="0" w:color="E5E7EB"/>
                                                                                    <w:right w:val="single" w:sz="2" w:space="0" w:color="E5E7EB"/>
                                                                                  </w:divBdr>
                                                                                  <w:divsChild>
                                                                                    <w:div w:id="495191693">
                                                                                      <w:marLeft w:val="0"/>
                                                                                      <w:marRight w:val="0"/>
                                                                                      <w:marTop w:val="0"/>
                                                                                      <w:marBottom w:val="0"/>
                                                                                      <w:divBdr>
                                                                                        <w:top w:val="single" w:sz="2" w:space="0" w:color="E5E7EB"/>
                                                                                        <w:left w:val="single" w:sz="2" w:space="0" w:color="E5E7EB"/>
                                                                                        <w:bottom w:val="single" w:sz="2" w:space="0" w:color="E5E7EB"/>
                                                                                        <w:right w:val="single" w:sz="2" w:space="0" w:color="E5E7EB"/>
                                                                                      </w:divBdr>
                                                                                      <w:divsChild>
                                                                                        <w:div w:id="1432974785">
                                                                                          <w:marLeft w:val="0"/>
                                                                                          <w:marRight w:val="0"/>
                                                                                          <w:marTop w:val="0"/>
                                                                                          <w:marBottom w:val="0"/>
                                                                                          <w:divBdr>
                                                                                            <w:top w:val="single" w:sz="2" w:space="0" w:color="E5E7EB"/>
                                                                                            <w:left w:val="single" w:sz="2" w:space="0" w:color="E5E7EB"/>
                                                                                            <w:bottom w:val="single" w:sz="2" w:space="0" w:color="E5E7EB"/>
                                                                                            <w:right w:val="single" w:sz="2" w:space="0" w:color="E5E7EB"/>
                                                                                          </w:divBdr>
                                                                                          <w:divsChild>
                                                                                            <w:div w:id="1437748392">
                                                                                              <w:marLeft w:val="0"/>
                                                                                              <w:marRight w:val="0"/>
                                                                                              <w:marTop w:val="0"/>
                                                                                              <w:marBottom w:val="0"/>
                                                                                              <w:divBdr>
                                                                                                <w:top w:val="single" w:sz="2" w:space="0" w:color="E5E7EB"/>
                                                                                                <w:left w:val="single" w:sz="2" w:space="0" w:color="E5E7EB"/>
                                                                                                <w:bottom w:val="single" w:sz="2" w:space="0" w:color="E5E7EB"/>
                                                                                                <w:right w:val="single" w:sz="2" w:space="0" w:color="E5E7EB"/>
                                                                                              </w:divBdr>
                                                                                              <w:divsChild>
                                                                                                <w:div w:id="2011366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1903140">
                          <w:marLeft w:val="0"/>
                          <w:marRight w:val="0"/>
                          <w:marTop w:val="0"/>
                          <w:marBottom w:val="0"/>
                          <w:divBdr>
                            <w:top w:val="single" w:sz="2" w:space="12" w:color="auto"/>
                            <w:left w:val="single" w:sz="2" w:space="12" w:color="auto"/>
                            <w:bottom w:val="single" w:sz="2" w:space="12" w:color="auto"/>
                            <w:right w:val="single" w:sz="2" w:space="12" w:color="auto"/>
                          </w:divBdr>
                          <w:divsChild>
                            <w:div w:id="1562016455">
                              <w:marLeft w:val="0"/>
                              <w:marRight w:val="0"/>
                              <w:marTop w:val="0"/>
                              <w:marBottom w:val="0"/>
                              <w:divBdr>
                                <w:top w:val="single" w:sz="2" w:space="0" w:color="E5E7EB"/>
                                <w:left w:val="single" w:sz="2" w:space="0" w:color="E5E7EB"/>
                                <w:bottom w:val="single" w:sz="2" w:space="0" w:color="E5E7EB"/>
                                <w:right w:val="single" w:sz="2" w:space="0" w:color="E5E7EB"/>
                              </w:divBdr>
                              <w:divsChild>
                                <w:div w:id="1239055975">
                                  <w:marLeft w:val="0"/>
                                  <w:marRight w:val="0"/>
                                  <w:marTop w:val="0"/>
                                  <w:marBottom w:val="0"/>
                                  <w:divBdr>
                                    <w:top w:val="single" w:sz="2" w:space="0" w:color="E5E7EB"/>
                                    <w:left w:val="single" w:sz="2" w:space="0" w:color="E5E7EB"/>
                                    <w:bottom w:val="single" w:sz="2" w:space="0" w:color="E5E7EB"/>
                                    <w:right w:val="single" w:sz="2" w:space="0" w:color="E5E7EB"/>
                                  </w:divBdr>
                                  <w:divsChild>
                                    <w:div w:id="751707637">
                                      <w:marLeft w:val="0"/>
                                      <w:marRight w:val="0"/>
                                      <w:marTop w:val="0"/>
                                      <w:marBottom w:val="0"/>
                                      <w:divBdr>
                                        <w:top w:val="single" w:sz="2" w:space="0" w:color="E5E7EB"/>
                                        <w:left w:val="single" w:sz="2" w:space="0" w:color="E5E7EB"/>
                                        <w:bottom w:val="single" w:sz="2" w:space="0" w:color="E5E7EB"/>
                                        <w:right w:val="single" w:sz="2" w:space="0" w:color="E5E7EB"/>
                                      </w:divBdr>
                                      <w:divsChild>
                                        <w:div w:id="1338652520">
                                          <w:marLeft w:val="0"/>
                                          <w:marRight w:val="0"/>
                                          <w:marTop w:val="0"/>
                                          <w:marBottom w:val="0"/>
                                          <w:divBdr>
                                            <w:top w:val="single" w:sz="2" w:space="0" w:color="E5E7EB"/>
                                            <w:left w:val="single" w:sz="2" w:space="0" w:color="E5E7EB"/>
                                            <w:bottom w:val="single" w:sz="2" w:space="0" w:color="E5E7EB"/>
                                            <w:right w:val="single" w:sz="2" w:space="0" w:color="E5E7EB"/>
                                          </w:divBdr>
                                          <w:divsChild>
                                            <w:div w:id="1181898803">
                                              <w:marLeft w:val="0"/>
                                              <w:marRight w:val="0"/>
                                              <w:marTop w:val="0"/>
                                              <w:marBottom w:val="0"/>
                                              <w:divBdr>
                                                <w:top w:val="single" w:sz="2" w:space="0" w:color="E5E7EB"/>
                                                <w:left w:val="single" w:sz="2" w:space="0" w:color="E5E7EB"/>
                                                <w:bottom w:val="single" w:sz="2" w:space="0" w:color="E5E7EB"/>
                                                <w:right w:val="single" w:sz="2" w:space="0" w:color="E5E7EB"/>
                                              </w:divBdr>
                                              <w:divsChild>
                                                <w:div w:id="611397180">
                                                  <w:marLeft w:val="0"/>
                                                  <w:marRight w:val="0"/>
                                                  <w:marTop w:val="0"/>
                                                  <w:marBottom w:val="0"/>
                                                  <w:divBdr>
                                                    <w:top w:val="single" w:sz="2" w:space="0" w:color="auto"/>
                                                    <w:left w:val="single" w:sz="2" w:space="0" w:color="auto"/>
                                                    <w:bottom w:val="single" w:sz="2" w:space="0" w:color="auto"/>
                                                    <w:right w:val="single" w:sz="2" w:space="0" w:color="auto"/>
                                                  </w:divBdr>
                                                  <w:divsChild>
                                                    <w:div w:id="519202127">
                                                      <w:marLeft w:val="0"/>
                                                      <w:marRight w:val="0"/>
                                                      <w:marTop w:val="0"/>
                                                      <w:marBottom w:val="0"/>
                                                      <w:divBdr>
                                                        <w:top w:val="single" w:sz="2" w:space="0" w:color="E5E7EB"/>
                                                        <w:left w:val="single" w:sz="2" w:space="0" w:color="E5E7EB"/>
                                                        <w:bottom w:val="single" w:sz="2" w:space="0" w:color="E5E7EB"/>
                                                        <w:right w:val="single" w:sz="2" w:space="0" w:color="E5E7EB"/>
                                                      </w:divBdr>
                                                      <w:divsChild>
                                                        <w:div w:id="1963151790">
                                                          <w:marLeft w:val="0"/>
                                                          <w:marRight w:val="0"/>
                                                          <w:marTop w:val="0"/>
                                                          <w:marBottom w:val="0"/>
                                                          <w:divBdr>
                                                            <w:top w:val="single" w:sz="6" w:space="0" w:color="auto"/>
                                                            <w:left w:val="single" w:sz="6" w:space="0" w:color="auto"/>
                                                            <w:bottom w:val="single" w:sz="6" w:space="0" w:color="auto"/>
                                                            <w:right w:val="single" w:sz="6" w:space="0" w:color="auto"/>
                                                          </w:divBdr>
                                                          <w:divsChild>
                                                            <w:div w:id="1119104303">
                                                              <w:marLeft w:val="0"/>
                                                              <w:marRight w:val="0"/>
                                                              <w:marTop w:val="0"/>
                                                              <w:marBottom w:val="0"/>
                                                              <w:divBdr>
                                                                <w:top w:val="single" w:sz="2" w:space="0" w:color="E5E7EB"/>
                                                                <w:left w:val="single" w:sz="2" w:space="0" w:color="E5E7EB"/>
                                                                <w:bottom w:val="single" w:sz="2" w:space="0" w:color="E5E7EB"/>
                                                                <w:right w:val="single" w:sz="2" w:space="0" w:color="E5E7EB"/>
                                                              </w:divBdr>
                                                              <w:divsChild>
                                                                <w:div w:id="1082604406">
                                                                  <w:marLeft w:val="0"/>
                                                                  <w:marRight w:val="0"/>
                                                                  <w:marTop w:val="0"/>
                                                                  <w:marBottom w:val="0"/>
                                                                  <w:divBdr>
                                                                    <w:top w:val="single" w:sz="2" w:space="0" w:color="E5E7EB"/>
                                                                    <w:left w:val="single" w:sz="2" w:space="0" w:color="E5E7EB"/>
                                                                    <w:bottom w:val="single" w:sz="2" w:space="0" w:color="E5E7EB"/>
                                                                    <w:right w:val="single" w:sz="2" w:space="0" w:color="E5E7EB"/>
                                                                  </w:divBdr>
                                                                  <w:divsChild>
                                                                    <w:div w:id="952711827">
                                                                      <w:marLeft w:val="0"/>
                                                                      <w:marRight w:val="0"/>
                                                                      <w:marTop w:val="0"/>
                                                                      <w:marBottom w:val="0"/>
                                                                      <w:divBdr>
                                                                        <w:top w:val="single" w:sz="2" w:space="0" w:color="E5E7EB"/>
                                                                        <w:left w:val="single" w:sz="2" w:space="0" w:color="E5E7EB"/>
                                                                        <w:bottom w:val="single" w:sz="2" w:space="0" w:color="E5E7EB"/>
                                                                        <w:right w:val="single" w:sz="2" w:space="0" w:color="E5E7EB"/>
                                                                      </w:divBdr>
                                                                      <w:divsChild>
                                                                        <w:div w:id="1473255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4687135">
      <w:bodyDiv w:val="1"/>
      <w:marLeft w:val="0"/>
      <w:marRight w:val="0"/>
      <w:marTop w:val="0"/>
      <w:marBottom w:val="0"/>
      <w:divBdr>
        <w:top w:val="none" w:sz="0" w:space="0" w:color="auto"/>
        <w:left w:val="none" w:sz="0" w:space="0" w:color="auto"/>
        <w:bottom w:val="none" w:sz="0" w:space="0" w:color="auto"/>
        <w:right w:val="none" w:sz="0" w:space="0" w:color="auto"/>
      </w:divBdr>
      <w:divsChild>
        <w:div w:id="626590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068051">
      <w:bodyDiv w:val="1"/>
      <w:marLeft w:val="0"/>
      <w:marRight w:val="0"/>
      <w:marTop w:val="0"/>
      <w:marBottom w:val="0"/>
      <w:divBdr>
        <w:top w:val="none" w:sz="0" w:space="0" w:color="auto"/>
        <w:left w:val="none" w:sz="0" w:space="0" w:color="auto"/>
        <w:bottom w:val="none" w:sz="0" w:space="0" w:color="auto"/>
        <w:right w:val="none" w:sz="0" w:space="0" w:color="auto"/>
      </w:divBdr>
      <w:divsChild>
        <w:div w:id="261883467">
          <w:marLeft w:val="0"/>
          <w:marRight w:val="0"/>
          <w:marTop w:val="0"/>
          <w:marBottom w:val="0"/>
          <w:divBdr>
            <w:top w:val="single" w:sz="2" w:space="0" w:color="E5E7EB"/>
            <w:left w:val="single" w:sz="2" w:space="0" w:color="E5E7EB"/>
            <w:bottom w:val="single" w:sz="2" w:space="0" w:color="E5E7EB"/>
            <w:right w:val="single" w:sz="2" w:space="0" w:color="E5E7EB"/>
          </w:divBdr>
          <w:divsChild>
            <w:div w:id="406920107">
              <w:marLeft w:val="0"/>
              <w:marRight w:val="0"/>
              <w:marTop w:val="0"/>
              <w:marBottom w:val="0"/>
              <w:divBdr>
                <w:top w:val="single" w:sz="2" w:space="0" w:color="E5E7EB"/>
                <w:left w:val="single" w:sz="2" w:space="0" w:color="E5E7EB"/>
                <w:bottom w:val="single" w:sz="2" w:space="0" w:color="E5E7EB"/>
                <w:right w:val="single" w:sz="2" w:space="0" w:color="E5E7EB"/>
              </w:divBdr>
              <w:divsChild>
                <w:div w:id="1701206223">
                  <w:marLeft w:val="0"/>
                  <w:marRight w:val="0"/>
                  <w:marTop w:val="0"/>
                  <w:marBottom w:val="0"/>
                  <w:divBdr>
                    <w:top w:val="single" w:sz="2" w:space="0" w:color="E5E7EB"/>
                    <w:left w:val="single" w:sz="2" w:space="0" w:color="E5E7EB"/>
                    <w:bottom w:val="single" w:sz="2" w:space="0" w:color="E5E7EB"/>
                    <w:right w:val="single" w:sz="2" w:space="0" w:color="E5E7EB"/>
                  </w:divBdr>
                  <w:divsChild>
                    <w:div w:id="551814110">
                      <w:marLeft w:val="0"/>
                      <w:marRight w:val="0"/>
                      <w:marTop w:val="0"/>
                      <w:marBottom w:val="0"/>
                      <w:divBdr>
                        <w:top w:val="single" w:sz="2" w:space="0" w:color="E5E7EB"/>
                        <w:left w:val="single" w:sz="2" w:space="0" w:color="E5E7EB"/>
                        <w:bottom w:val="single" w:sz="2" w:space="0" w:color="E5E7EB"/>
                        <w:right w:val="single" w:sz="2" w:space="0" w:color="E5E7EB"/>
                      </w:divBdr>
                      <w:divsChild>
                        <w:div w:id="172378336">
                          <w:marLeft w:val="0"/>
                          <w:marRight w:val="0"/>
                          <w:marTop w:val="0"/>
                          <w:marBottom w:val="0"/>
                          <w:divBdr>
                            <w:top w:val="single" w:sz="2" w:space="0" w:color="E5E7EB"/>
                            <w:left w:val="single" w:sz="2" w:space="0" w:color="E5E7EB"/>
                            <w:bottom w:val="single" w:sz="2" w:space="0" w:color="E5E7EB"/>
                            <w:right w:val="single" w:sz="2" w:space="0" w:color="E5E7EB"/>
                          </w:divBdr>
                          <w:divsChild>
                            <w:div w:id="133760044">
                              <w:marLeft w:val="0"/>
                              <w:marRight w:val="0"/>
                              <w:marTop w:val="0"/>
                              <w:marBottom w:val="0"/>
                              <w:divBdr>
                                <w:top w:val="single" w:sz="2" w:space="0" w:color="auto"/>
                                <w:left w:val="single" w:sz="2" w:space="0" w:color="auto"/>
                                <w:bottom w:val="single" w:sz="2" w:space="0" w:color="auto"/>
                                <w:right w:val="single" w:sz="2" w:space="0" w:color="auto"/>
                              </w:divBdr>
                              <w:divsChild>
                                <w:div w:id="496267265">
                                  <w:marLeft w:val="0"/>
                                  <w:marRight w:val="0"/>
                                  <w:marTop w:val="0"/>
                                  <w:marBottom w:val="0"/>
                                  <w:divBdr>
                                    <w:top w:val="single" w:sz="2" w:space="0" w:color="auto"/>
                                    <w:left w:val="single" w:sz="2" w:space="0" w:color="auto"/>
                                    <w:bottom w:val="single" w:sz="2" w:space="0" w:color="auto"/>
                                    <w:right w:val="single" w:sz="2" w:space="0" w:color="auto"/>
                                  </w:divBdr>
                                  <w:divsChild>
                                    <w:div w:id="1218934970">
                                      <w:marLeft w:val="0"/>
                                      <w:marRight w:val="0"/>
                                      <w:marTop w:val="0"/>
                                      <w:marBottom w:val="0"/>
                                      <w:divBdr>
                                        <w:top w:val="single" w:sz="2" w:space="0" w:color="E5E7EB"/>
                                        <w:left w:val="single" w:sz="2" w:space="0" w:color="E5E7EB"/>
                                        <w:bottom w:val="single" w:sz="2" w:space="0" w:color="E5E7EB"/>
                                        <w:right w:val="single" w:sz="2" w:space="0" w:color="E5E7EB"/>
                                      </w:divBdr>
                                      <w:divsChild>
                                        <w:div w:id="1337852059">
                                          <w:marLeft w:val="0"/>
                                          <w:marRight w:val="0"/>
                                          <w:marTop w:val="0"/>
                                          <w:marBottom w:val="0"/>
                                          <w:divBdr>
                                            <w:top w:val="single" w:sz="2" w:space="0" w:color="E5E7EB"/>
                                            <w:left w:val="single" w:sz="2" w:space="0" w:color="E5E7EB"/>
                                            <w:bottom w:val="single" w:sz="2" w:space="0" w:color="E5E7EB"/>
                                            <w:right w:val="single" w:sz="2" w:space="0" w:color="E5E7EB"/>
                                          </w:divBdr>
                                          <w:divsChild>
                                            <w:div w:id="295796043">
                                              <w:marLeft w:val="0"/>
                                              <w:marRight w:val="0"/>
                                              <w:marTop w:val="0"/>
                                              <w:marBottom w:val="0"/>
                                              <w:divBdr>
                                                <w:top w:val="single" w:sz="2" w:space="0" w:color="E5E7EB"/>
                                                <w:left w:val="single" w:sz="2" w:space="0" w:color="E5E7EB"/>
                                                <w:bottom w:val="single" w:sz="2" w:space="0" w:color="E5E7EB"/>
                                                <w:right w:val="single" w:sz="2" w:space="0" w:color="E5E7EB"/>
                                              </w:divBdr>
                                              <w:divsChild>
                                                <w:div w:id="175920711">
                                                  <w:marLeft w:val="0"/>
                                                  <w:marRight w:val="0"/>
                                                  <w:marTop w:val="0"/>
                                                  <w:marBottom w:val="0"/>
                                                  <w:divBdr>
                                                    <w:top w:val="single" w:sz="2" w:space="0" w:color="auto"/>
                                                    <w:left w:val="single" w:sz="2" w:space="0" w:color="auto"/>
                                                    <w:bottom w:val="single" w:sz="2" w:space="31" w:color="auto"/>
                                                    <w:right w:val="single" w:sz="2" w:space="0" w:color="auto"/>
                                                  </w:divBdr>
                                                  <w:divsChild>
                                                    <w:div w:id="2143158279">
                                                      <w:marLeft w:val="0"/>
                                                      <w:marRight w:val="0"/>
                                                      <w:marTop w:val="0"/>
                                                      <w:marBottom w:val="0"/>
                                                      <w:divBdr>
                                                        <w:top w:val="single" w:sz="2" w:space="0" w:color="E5E7EB"/>
                                                        <w:left w:val="single" w:sz="2" w:space="12" w:color="E5E7EB"/>
                                                        <w:bottom w:val="single" w:sz="2" w:space="0" w:color="E5E7EB"/>
                                                        <w:right w:val="single" w:sz="2" w:space="12" w:color="E5E7EB"/>
                                                      </w:divBdr>
                                                      <w:divsChild>
                                                        <w:div w:id="1498418177">
                                                          <w:marLeft w:val="0"/>
                                                          <w:marRight w:val="0"/>
                                                          <w:marTop w:val="0"/>
                                                          <w:marBottom w:val="0"/>
                                                          <w:divBdr>
                                                            <w:top w:val="single" w:sz="2" w:space="0" w:color="E5E7EB"/>
                                                            <w:left w:val="single" w:sz="2" w:space="0" w:color="E5E7EB"/>
                                                            <w:bottom w:val="single" w:sz="2" w:space="0" w:color="E5E7EB"/>
                                                            <w:right w:val="single" w:sz="2" w:space="0" w:color="E5E7EB"/>
                                                          </w:divBdr>
                                                          <w:divsChild>
                                                            <w:div w:id="724184810">
                                                              <w:marLeft w:val="0"/>
                                                              <w:marRight w:val="0"/>
                                                              <w:marTop w:val="0"/>
                                                              <w:marBottom w:val="0"/>
                                                              <w:divBdr>
                                                                <w:top w:val="single" w:sz="2" w:space="0" w:color="E5E7EB"/>
                                                                <w:left w:val="single" w:sz="2" w:space="0" w:color="E5E7EB"/>
                                                                <w:bottom w:val="single" w:sz="2" w:space="0" w:color="E5E7EB"/>
                                                                <w:right w:val="single" w:sz="2" w:space="0" w:color="E5E7EB"/>
                                                              </w:divBdr>
                                                              <w:divsChild>
                                                                <w:div w:id="2070226307">
                                                                  <w:marLeft w:val="0"/>
                                                                  <w:marRight w:val="0"/>
                                                                  <w:marTop w:val="0"/>
                                                                  <w:marBottom w:val="0"/>
                                                                  <w:divBdr>
                                                                    <w:top w:val="single" w:sz="2" w:space="0" w:color="E5E7EB"/>
                                                                    <w:left w:val="single" w:sz="2" w:space="0" w:color="E5E7EB"/>
                                                                    <w:bottom w:val="single" w:sz="2" w:space="0" w:color="E5E7EB"/>
                                                                    <w:right w:val="single" w:sz="2" w:space="0" w:color="E5E7EB"/>
                                                                  </w:divBdr>
                                                                  <w:divsChild>
                                                                    <w:div w:id="761535239">
                                                                      <w:marLeft w:val="0"/>
                                                                      <w:marRight w:val="0"/>
                                                                      <w:marTop w:val="0"/>
                                                                      <w:marBottom w:val="0"/>
                                                                      <w:divBdr>
                                                                        <w:top w:val="single" w:sz="2" w:space="0" w:color="E5E7EB"/>
                                                                        <w:left w:val="single" w:sz="2" w:space="0" w:color="E5E7EB"/>
                                                                        <w:bottom w:val="single" w:sz="2" w:space="0" w:color="E5E7EB"/>
                                                                        <w:right w:val="single" w:sz="2" w:space="0" w:color="E5E7EB"/>
                                                                      </w:divBdr>
                                                                      <w:divsChild>
                                                                        <w:div w:id="464005404">
                                                                          <w:marLeft w:val="0"/>
                                                                          <w:marRight w:val="0"/>
                                                                          <w:marTop w:val="0"/>
                                                                          <w:marBottom w:val="0"/>
                                                                          <w:divBdr>
                                                                            <w:top w:val="single" w:sz="2" w:space="0" w:color="auto"/>
                                                                            <w:left w:val="single" w:sz="2" w:space="0" w:color="auto"/>
                                                                            <w:bottom w:val="single" w:sz="2" w:space="0" w:color="auto"/>
                                                                            <w:right w:val="single" w:sz="2" w:space="0" w:color="auto"/>
                                                                          </w:divBdr>
                                                                          <w:divsChild>
                                                                            <w:div w:id="622464519">
                                                                              <w:marLeft w:val="0"/>
                                                                              <w:marRight w:val="0"/>
                                                                              <w:marTop w:val="0"/>
                                                                              <w:marBottom w:val="0"/>
                                                                              <w:divBdr>
                                                                                <w:top w:val="single" w:sz="2" w:space="0" w:color="E5E7EB"/>
                                                                                <w:left w:val="single" w:sz="2" w:space="0" w:color="E5E7EB"/>
                                                                                <w:bottom w:val="single" w:sz="2" w:space="0" w:color="E5E7EB"/>
                                                                                <w:right w:val="single" w:sz="2" w:space="0" w:color="E5E7EB"/>
                                                                              </w:divBdr>
                                                                              <w:divsChild>
                                                                                <w:div w:id="124548675">
                                                                                  <w:marLeft w:val="0"/>
                                                                                  <w:marRight w:val="0"/>
                                                                                  <w:marTop w:val="0"/>
                                                                                  <w:marBottom w:val="0"/>
                                                                                  <w:divBdr>
                                                                                    <w:top w:val="single" w:sz="2" w:space="0" w:color="E5E7EB"/>
                                                                                    <w:left w:val="single" w:sz="2" w:space="0" w:color="E5E7EB"/>
                                                                                    <w:bottom w:val="single" w:sz="2" w:space="0" w:color="E5E7EB"/>
                                                                                    <w:right w:val="single" w:sz="2" w:space="0" w:color="E5E7EB"/>
                                                                                  </w:divBdr>
                                                                                  <w:divsChild>
                                                                                    <w:div w:id="104426043">
                                                                                      <w:marLeft w:val="0"/>
                                                                                      <w:marRight w:val="0"/>
                                                                                      <w:marTop w:val="0"/>
                                                                                      <w:marBottom w:val="0"/>
                                                                                      <w:divBdr>
                                                                                        <w:top w:val="single" w:sz="2" w:space="0" w:color="E5E7EB"/>
                                                                                        <w:left w:val="single" w:sz="2" w:space="0" w:color="E5E7EB"/>
                                                                                        <w:bottom w:val="single" w:sz="2" w:space="0" w:color="E5E7EB"/>
                                                                                        <w:right w:val="single" w:sz="2" w:space="0" w:color="E5E7EB"/>
                                                                                      </w:divBdr>
                                                                                      <w:divsChild>
                                                                                        <w:div w:id="489371315">
                                                                                          <w:marLeft w:val="0"/>
                                                                                          <w:marRight w:val="0"/>
                                                                                          <w:marTop w:val="0"/>
                                                                                          <w:marBottom w:val="0"/>
                                                                                          <w:divBdr>
                                                                                            <w:top w:val="single" w:sz="2" w:space="0" w:color="E5E7EB"/>
                                                                                            <w:left w:val="single" w:sz="2" w:space="0" w:color="E5E7EB"/>
                                                                                            <w:bottom w:val="single" w:sz="2" w:space="0" w:color="E5E7EB"/>
                                                                                            <w:right w:val="single" w:sz="2" w:space="0" w:color="E5E7EB"/>
                                                                                          </w:divBdr>
                                                                                          <w:divsChild>
                                                                                            <w:div w:id="527989879">
                                                                                              <w:marLeft w:val="0"/>
                                                                                              <w:marRight w:val="0"/>
                                                                                              <w:marTop w:val="0"/>
                                                                                              <w:marBottom w:val="0"/>
                                                                                              <w:divBdr>
                                                                                                <w:top w:val="single" w:sz="2" w:space="0" w:color="E5E7EB"/>
                                                                                                <w:left w:val="single" w:sz="2" w:space="0" w:color="E5E7EB"/>
                                                                                                <w:bottom w:val="single" w:sz="2" w:space="0" w:color="E5E7EB"/>
                                                                                                <w:right w:val="single" w:sz="2" w:space="0" w:color="E5E7EB"/>
                                                                                              </w:divBdr>
                                                                                              <w:divsChild>
                                                                                                <w:div w:id="882982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2092589">
                          <w:marLeft w:val="0"/>
                          <w:marRight w:val="0"/>
                          <w:marTop w:val="0"/>
                          <w:marBottom w:val="0"/>
                          <w:divBdr>
                            <w:top w:val="single" w:sz="2" w:space="12" w:color="auto"/>
                            <w:left w:val="single" w:sz="2" w:space="12" w:color="auto"/>
                            <w:bottom w:val="single" w:sz="2" w:space="12" w:color="auto"/>
                            <w:right w:val="single" w:sz="2" w:space="12" w:color="auto"/>
                          </w:divBdr>
                          <w:divsChild>
                            <w:div w:id="538934569">
                              <w:marLeft w:val="0"/>
                              <w:marRight w:val="0"/>
                              <w:marTop w:val="0"/>
                              <w:marBottom w:val="0"/>
                              <w:divBdr>
                                <w:top w:val="single" w:sz="2" w:space="0" w:color="E5E7EB"/>
                                <w:left w:val="single" w:sz="2" w:space="0" w:color="E5E7EB"/>
                                <w:bottom w:val="single" w:sz="2" w:space="0" w:color="E5E7EB"/>
                                <w:right w:val="single" w:sz="2" w:space="0" w:color="E5E7EB"/>
                              </w:divBdr>
                              <w:divsChild>
                                <w:div w:id="152186557">
                                  <w:marLeft w:val="0"/>
                                  <w:marRight w:val="0"/>
                                  <w:marTop w:val="0"/>
                                  <w:marBottom w:val="0"/>
                                  <w:divBdr>
                                    <w:top w:val="single" w:sz="2" w:space="0" w:color="E5E7EB"/>
                                    <w:left w:val="single" w:sz="2" w:space="0" w:color="E5E7EB"/>
                                    <w:bottom w:val="single" w:sz="2" w:space="0" w:color="E5E7EB"/>
                                    <w:right w:val="single" w:sz="2" w:space="0" w:color="E5E7EB"/>
                                  </w:divBdr>
                                  <w:divsChild>
                                    <w:div w:id="29378171">
                                      <w:marLeft w:val="0"/>
                                      <w:marRight w:val="0"/>
                                      <w:marTop w:val="0"/>
                                      <w:marBottom w:val="0"/>
                                      <w:divBdr>
                                        <w:top w:val="single" w:sz="2" w:space="0" w:color="E5E7EB"/>
                                        <w:left w:val="single" w:sz="2" w:space="0" w:color="E5E7EB"/>
                                        <w:bottom w:val="single" w:sz="2" w:space="0" w:color="E5E7EB"/>
                                        <w:right w:val="single" w:sz="2" w:space="0" w:color="E5E7EB"/>
                                      </w:divBdr>
                                      <w:divsChild>
                                        <w:div w:id="756750311">
                                          <w:marLeft w:val="0"/>
                                          <w:marRight w:val="0"/>
                                          <w:marTop w:val="0"/>
                                          <w:marBottom w:val="0"/>
                                          <w:divBdr>
                                            <w:top w:val="single" w:sz="2" w:space="0" w:color="E5E7EB"/>
                                            <w:left w:val="single" w:sz="2" w:space="0" w:color="E5E7EB"/>
                                            <w:bottom w:val="single" w:sz="2" w:space="0" w:color="E5E7EB"/>
                                            <w:right w:val="single" w:sz="2" w:space="0" w:color="E5E7EB"/>
                                          </w:divBdr>
                                          <w:divsChild>
                                            <w:div w:id="262537350">
                                              <w:marLeft w:val="0"/>
                                              <w:marRight w:val="0"/>
                                              <w:marTop w:val="0"/>
                                              <w:marBottom w:val="0"/>
                                              <w:divBdr>
                                                <w:top w:val="single" w:sz="2" w:space="0" w:color="E5E7EB"/>
                                                <w:left w:val="single" w:sz="2" w:space="0" w:color="E5E7EB"/>
                                                <w:bottom w:val="single" w:sz="2" w:space="0" w:color="E5E7EB"/>
                                                <w:right w:val="single" w:sz="2" w:space="0" w:color="E5E7EB"/>
                                              </w:divBdr>
                                              <w:divsChild>
                                                <w:div w:id="864099150">
                                                  <w:marLeft w:val="0"/>
                                                  <w:marRight w:val="0"/>
                                                  <w:marTop w:val="0"/>
                                                  <w:marBottom w:val="0"/>
                                                  <w:divBdr>
                                                    <w:top w:val="single" w:sz="2" w:space="0" w:color="auto"/>
                                                    <w:left w:val="single" w:sz="2" w:space="0" w:color="auto"/>
                                                    <w:bottom w:val="single" w:sz="2" w:space="0" w:color="auto"/>
                                                    <w:right w:val="single" w:sz="2" w:space="0" w:color="auto"/>
                                                  </w:divBdr>
                                                  <w:divsChild>
                                                    <w:div w:id="1384909499">
                                                      <w:marLeft w:val="0"/>
                                                      <w:marRight w:val="0"/>
                                                      <w:marTop w:val="0"/>
                                                      <w:marBottom w:val="0"/>
                                                      <w:divBdr>
                                                        <w:top w:val="single" w:sz="2" w:space="0" w:color="E5E7EB"/>
                                                        <w:left w:val="single" w:sz="2" w:space="0" w:color="E5E7EB"/>
                                                        <w:bottom w:val="single" w:sz="2" w:space="0" w:color="E5E7EB"/>
                                                        <w:right w:val="single" w:sz="2" w:space="0" w:color="E5E7EB"/>
                                                      </w:divBdr>
                                                      <w:divsChild>
                                                        <w:div w:id="1227641207">
                                                          <w:marLeft w:val="0"/>
                                                          <w:marRight w:val="0"/>
                                                          <w:marTop w:val="0"/>
                                                          <w:marBottom w:val="0"/>
                                                          <w:divBdr>
                                                            <w:top w:val="single" w:sz="6" w:space="0" w:color="auto"/>
                                                            <w:left w:val="single" w:sz="6" w:space="0" w:color="auto"/>
                                                            <w:bottom w:val="single" w:sz="6" w:space="0" w:color="auto"/>
                                                            <w:right w:val="single" w:sz="6" w:space="0" w:color="auto"/>
                                                          </w:divBdr>
                                                          <w:divsChild>
                                                            <w:div w:id="490173266">
                                                              <w:marLeft w:val="0"/>
                                                              <w:marRight w:val="0"/>
                                                              <w:marTop w:val="0"/>
                                                              <w:marBottom w:val="0"/>
                                                              <w:divBdr>
                                                                <w:top w:val="single" w:sz="2" w:space="0" w:color="E5E7EB"/>
                                                                <w:left w:val="single" w:sz="2" w:space="0" w:color="E5E7EB"/>
                                                                <w:bottom w:val="single" w:sz="2" w:space="0" w:color="E5E7EB"/>
                                                                <w:right w:val="single" w:sz="2" w:space="0" w:color="E5E7EB"/>
                                                              </w:divBdr>
                                                              <w:divsChild>
                                                                <w:div w:id="2111847292">
                                                                  <w:marLeft w:val="0"/>
                                                                  <w:marRight w:val="0"/>
                                                                  <w:marTop w:val="0"/>
                                                                  <w:marBottom w:val="0"/>
                                                                  <w:divBdr>
                                                                    <w:top w:val="single" w:sz="2" w:space="0" w:color="E5E7EB"/>
                                                                    <w:left w:val="single" w:sz="2" w:space="0" w:color="E5E7EB"/>
                                                                    <w:bottom w:val="single" w:sz="2" w:space="0" w:color="E5E7EB"/>
                                                                    <w:right w:val="single" w:sz="2" w:space="0" w:color="E5E7EB"/>
                                                                  </w:divBdr>
                                                                  <w:divsChild>
                                                                    <w:div w:id="1971591253">
                                                                      <w:marLeft w:val="0"/>
                                                                      <w:marRight w:val="0"/>
                                                                      <w:marTop w:val="0"/>
                                                                      <w:marBottom w:val="0"/>
                                                                      <w:divBdr>
                                                                        <w:top w:val="single" w:sz="2" w:space="0" w:color="E5E7EB"/>
                                                                        <w:left w:val="single" w:sz="2" w:space="0" w:color="E5E7EB"/>
                                                                        <w:bottom w:val="single" w:sz="2" w:space="0" w:color="E5E7EB"/>
                                                                        <w:right w:val="single" w:sz="2" w:space="0" w:color="E5E7EB"/>
                                                                      </w:divBdr>
                                                                      <w:divsChild>
                                                                        <w:div w:id="1476752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1863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doi.org/10.1111/jora.13042" TargetMode="External"/><Relationship Id="rId26" Type="http://schemas.openxmlformats.org/officeDocument/2006/relationships/hyperlink" Target="https://doi.org/10.1371/journal.pone.0312021" TargetMode="External"/><Relationship Id="rId39" Type="http://schemas.openxmlformats.org/officeDocument/2006/relationships/hyperlink" Target="https://doi.org/10.1016/j.obhdp.2024.104366" TargetMode="External"/><Relationship Id="rId21" Type="http://schemas.openxmlformats.org/officeDocument/2006/relationships/hyperlink" Target="https://doi.org/10.1016/j.cognition.2024.105844" TargetMode="External"/><Relationship Id="rId34" Type="http://schemas.openxmlformats.org/officeDocument/2006/relationships/hyperlink" Target="https://doi.org/10.1037/dev0001741" TargetMode="External"/><Relationship Id="rId42" Type="http://schemas.openxmlformats.org/officeDocument/2006/relationships/hyperlink" Target="https://www.sciencedirect.com/topics/social-sciences/fixed-effects-model" TargetMode="External"/><Relationship Id="rId47" Type="http://schemas.openxmlformats.org/officeDocument/2006/relationships/hyperlink" Target="https://journals.sagepub.com/doi/full/10.1177/01461672231169105" TargetMode="Externa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brat.2024.104595" TargetMode="External"/><Relationship Id="rId29" Type="http://schemas.openxmlformats.org/officeDocument/2006/relationships/hyperlink" Target="https://doi.org/10.1016/j.jml.2024.104556" TargetMode="External"/><Relationship Id="rId11" Type="http://schemas.microsoft.com/office/2011/relationships/commentsExtended" Target="commentsExtended.xml"/><Relationship Id="rId24" Type="http://schemas.openxmlformats.org/officeDocument/2006/relationships/hyperlink" Target="https://psycnet.apa.org/doi/10.1037/pspa0000393" TargetMode="External"/><Relationship Id="rId32" Type="http://schemas.openxmlformats.org/officeDocument/2006/relationships/hyperlink" Target="https://doi.org/10.1038/s41562-019-0814-0" TargetMode="External"/><Relationship Id="rId37" Type="http://schemas.openxmlformats.org/officeDocument/2006/relationships/hyperlink" Target="https://doi.org/10.1111/cdev.14057" TargetMode="External"/><Relationship Id="rId40" Type="http://schemas.openxmlformats.org/officeDocument/2006/relationships/hyperlink" Target="https://www.sciencedirect.com/science/article/pii/S074959782400058X" TargetMode="External"/><Relationship Id="rId45" Type="http://schemas.openxmlformats.org/officeDocument/2006/relationships/hyperlink" Target="https://doi.org/10.1177/01461672231169105" TargetMode="External"/><Relationship Id="rId5" Type="http://schemas.openxmlformats.org/officeDocument/2006/relationships/webSettings" Target="webSettings.xml"/><Relationship Id="rId15" Type="http://schemas.openxmlformats.org/officeDocument/2006/relationships/hyperlink" Target="https://doi.org/10.1037/xge0001614" TargetMode="External"/><Relationship Id="rId23" Type="http://schemas.openxmlformats.org/officeDocument/2006/relationships/hyperlink" Target="https://doi.org/10.1016/j.cognition.2024.105844" TargetMode="External"/><Relationship Id="rId28" Type="http://schemas.openxmlformats.org/officeDocument/2006/relationships/hyperlink" Target="https://doi.org/10.1016/j.jml.2024.104556" TargetMode="External"/><Relationship Id="rId36" Type="http://schemas.openxmlformats.org/officeDocument/2006/relationships/hyperlink" Target="https://doi.org/10.1111/cdev.14057" TargetMode="External"/><Relationship Id="rId49"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doi.org/10.1111/jora.13042" TargetMode="External"/><Relationship Id="rId31" Type="http://schemas.openxmlformats.org/officeDocument/2006/relationships/hyperlink" Target="https://doi.org/10.1016/j.sjbs.2021.01.010" TargetMode="External"/><Relationship Id="rId44" Type="http://schemas.openxmlformats.org/officeDocument/2006/relationships/hyperlink" Target="https://journals.sagepub.com/doi/full/10.1177/01461672231169105" TargetMode="External"/><Relationship Id="rId52"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doi.org/10.1037/xge0001614" TargetMode="External"/><Relationship Id="rId22" Type="http://schemas.openxmlformats.org/officeDocument/2006/relationships/hyperlink" Target="https://www.sciencedirect.com/topics/neuroscience/behavior-neuroscience" TargetMode="External"/><Relationship Id="rId27" Type="http://schemas.openxmlformats.org/officeDocument/2006/relationships/hyperlink" Target="https://doi.org/10.1371/journal.pone.0312021" TargetMode="External"/><Relationship Id="rId30" Type="http://schemas.openxmlformats.org/officeDocument/2006/relationships/hyperlink" Target="https://doi.org/10.1016/j.sjbs.2021.01.010" TargetMode="External"/><Relationship Id="rId35" Type="http://schemas.openxmlformats.org/officeDocument/2006/relationships/hyperlink" Target="https://doi.org/10.1037/dev0001741" TargetMode="External"/><Relationship Id="rId43" Type="http://schemas.openxmlformats.org/officeDocument/2006/relationships/hyperlink" Target="https://journals.sagepub.com/doi/full/10.1177/01461672231169105" TargetMode="External"/><Relationship Id="rId48" Type="http://schemas.openxmlformats.org/officeDocument/2006/relationships/hyperlink" Target="https://doi.org/10.1177/01461672231169105" TargetMode="Externa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https://doi.org/10.1016/j.brat.2024.104595" TargetMode="External"/><Relationship Id="rId25" Type="http://schemas.openxmlformats.org/officeDocument/2006/relationships/hyperlink" Target="https://psycnet.apa.org/doi/10.1037/pspa0000393" TargetMode="External"/><Relationship Id="rId33" Type="http://schemas.openxmlformats.org/officeDocument/2006/relationships/hyperlink" Target="https://doi.org/10.1038/s41562-019-0814-0" TargetMode="External"/><Relationship Id="rId38" Type="http://schemas.openxmlformats.org/officeDocument/2006/relationships/hyperlink" Target="https://doi.org/10.1016/j.obhdp.2024.104366" TargetMode="External"/><Relationship Id="rId46" Type="http://schemas.openxmlformats.org/officeDocument/2006/relationships/hyperlink" Target="https://journals.sagepub.com/doi/full/10.1177/01461672231169105" TargetMode="External"/><Relationship Id="rId20" Type="http://schemas.openxmlformats.org/officeDocument/2006/relationships/hyperlink" Target="https://www.sciencedirect.com/topics/neuroscience/behavior-neuroscience" TargetMode="External"/><Relationship Id="rId41" Type="http://schemas.openxmlformats.org/officeDocument/2006/relationships/hyperlink" Target="https://www.sciencedirect.com/science/article/pii/S074959782400058X"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6720B-9734-449A-BC97-4270BCFF4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35</Pages>
  <Words>8587</Words>
  <Characters>48948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halbritter</dc:creator>
  <cp:keywords/>
  <cp:lastModifiedBy>ian hussey</cp:lastModifiedBy>
  <cp:revision>237</cp:revision>
  <cp:lastPrinted>2025-09-18T14:26:00Z</cp:lastPrinted>
  <dcterms:created xsi:type="dcterms:W3CDTF">2025-09-21T18:20:00Z</dcterms:created>
  <dcterms:modified xsi:type="dcterms:W3CDTF">2026-03-17T22:12:00Z</dcterms:modified>
</cp:coreProperties>
</file>