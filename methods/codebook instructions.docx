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76A0" w14:textId="41F626BC" w:rsidR="00C83171" w:rsidRPr="00FC690C" w:rsidRDefault="00C83171" w:rsidP="00F97F66">
      <w:pPr>
        <w:jc w:val="center"/>
        <w:rPr>
          <w:rFonts w:ascii="Calibri" w:hAnsi="Calibri" w:cs="Calibri"/>
          <w:sz w:val="32"/>
          <w:szCs w:val="32"/>
          <w:lang w:val="en-US"/>
          <w:rPrChange w:id="0" w:author="Hussey, Ian (PSY)" w:date="2025-10-06T10:27:00Z" w16du:dateUtc="2025-10-06T08:27:00Z">
            <w:rPr>
              <w:rFonts w:ascii="Calibri" w:hAnsi="Calibri" w:cs="Calibri"/>
              <w:sz w:val="32"/>
              <w:szCs w:val="32"/>
            </w:rPr>
          </w:rPrChange>
        </w:rPr>
      </w:pPr>
      <w:bookmarkStart w:id="1" w:name="_Toc208510415"/>
      <w:r w:rsidRPr="00FC690C">
        <w:rPr>
          <w:rFonts w:ascii="Calibri" w:hAnsi="Calibri" w:cs="Calibri"/>
          <w:sz w:val="32"/>
          <w:szCs w:val="32"/>
          <w:lang w:val="en-US"/>
          <w:rPrChange w:id="2" w:author="Hussey, Ian (PSY)" w:date="2025-10-06T10:27:00Z" w16du:dateUtc="2025-10-06T08:27:00Z">
            <w:rPr>
              <w:rFonts w:ascii="Calibri" w:hAnsi="Calibri" w:cs="Calibri"/>
              <w:sz w:val="32"/>
              <w:szCs w:val="32"/>
            </w:rPr>
          </w:rPrChange>
        </w:rPr>
        <w:t>Codebook</w:t>
      </w:r>
      <w:r w:rsidR="00005692" w:rsidRPr="00FC690C">
        <w:rPr>
          <w:rFonts w:ascii="Calibri" w:hAnsi="Calibri" w:cs="Calibri"/>
          <w:sz w:val="32"/>
          <w:szCs w:val="32"/>
          <w:lang w:val="en-US"/>
          <w:rPrChange w:id="3" w:author="Hussey, Ian (PSY)" w:date="2025-10-06T10:27:00Z" w16du:dateUtc="2025-10-06T08:27:00Z">
            <w:rPr>
              <w:rFonts w:ascii="Calibri" w:hAnsi="Calibri" w:cs="Calibri"/>
              <w:sz w:val="32"/>
              <w:szCs w:val="32"/>
            </w:rPr>
          </w:rPrChange>
        </w:rPr>
        <w:t xml:space="preserve"> Instructions</w:t>
      </w:r>
    </w:p>
    <w:sdt>
      <w:sdtPr>
        <w:rPr>
          <w:rFonts w:ascii="Calibri" w:eastAsiaTheme="minorEastAsia" w:hAnsi="Calibri" w:cs="Calibri"/>
          <w:color w:val="auto"/>
          <w:sz w:val="22"/>
          <w:szCs w:val="22"/>
          <w:lang w:val="en-US"/>
        </w:rPr>
        <w:id w:val="729654089"/>
        <w:docPartObj>
          <w:docPartGallery w:val="Table of Contents"/>
          <w:docPartUnique/>
        </w:docPartObj>
      </w:sdtPr>
      <w:sdtEndPr>
        <w:rPr>
          <w:rFonts w:eastAsia="Times New Roman"/>
          <w:b/>
          <w:bCs/>
          <w:sz w:val="24"/>
          <w:szCs w:val="24"/>
        </w:rPr>
      </w:sdtEndPr>
      <w:sdtContent>
        <w:p w14:paraId="682FFE96" w14:textId="0B9F662B" w:rsidR="00171D9C" w:rsidRPr="00FC690C" w:rsidRDefault="00EB653D" w:rsidP="005C0F37">
          <w:pPr>
            <w:pStyle w:val="TOCHeading"/>
            <w:spacing w:after="120"/>
            <w:rPr>
              <w:rFonts w:ascii="Calibri" w:hAnsi="Calibri" w:cs="Calibri"/>
              <w:color w:val="auto"/>
              <w:lang w:val="en-US"/>
              <w:rPrChange w:id="4" w:author="Hussey, Ian (PSY)" w:date="2025-10-06T10:27:00Z" w16du:dateUtc="2025-10-06T08:27:00Z">
                <w:rPr>
                  <w:rFonts w:ascii="Calibri" w:hAnsi="Calibri" w:cs="Calibri"/>
                  <w:color w:val="auto"/>
                  <w:lang w:val="en-GB"/>
                </w:rPr>
              </w:rPrChange>
            </w:rPr>
          </w:pPr>
          <w:r w:rsidRPr="00FC690C">
            <w:rPr>
              <w:rFonts w:ascii="Calibri" w:hAnsi="Calibri" w:cs="Calibri"/>
              <w:color w:val="auto"/>
              <w:lang w:val="en-US"/>
              <w:rPrChange w:id="5" w:author="Hussey, Ian (PSY)" w:date="2025-10-06T10:27:00Z" w16du:dateUtc="2025-10-06T08:27:00Z">
                <w:rPr>
                  <w:rFonts w:ascii="Calibri" w:hAnsi="Calibri" w:cs="Calibri"/>
                  <w:color w:val="auto"/>
                  <w:lang w:val="en-GB"/>
                </w:rPr>
              </w:rPrChange>
            </w:rPr>
            <w:t>Contents</w:t>
          </w:r>
        </w:p>
        <w:p w14:paraId="4B356085" w14:textId="6D4FEADD" w:rsidR="00B13512" w:rsidRDefault="00EB653D">
          <w:pPr>
            <w:pStyle w:val="TOC1"/>
            <w:tabs>
              <w:tab w:val="right" w:leader="dot" w:pos="9062"/>
            </w:tabs>
            <w:rPr>
              <w:ins w:id="6" w:author="Hussey, Ian (PSY)" w:date="2025-10-06T10:56:00Z" w16du:dateUtc="2025-10-06T08:56:00Z"/>
              <w:rFonts w:asciiTheme="minorHAnsi" w:eastAsiaTheme="minorEastAsia" w:hAnsiTheme="minorHAnsi" w:cstheme="minorBidi"/>
              <w:noProof/>
              <w:kern w:val="2"/>
              <w14:ligatures w14:val="standardContextual"/>
            </w:rPr>
          </w:pPr>
          <w:r w:rsidRPr="00FC690C">
            <w:rPr>
              <w:rFonts w:ascii="Calibri" w:hAnsi="Calibri" w:cs="Calibri"/>
              <w:color w:val="000000" w:themeColor="text1"/>
              <w:lang w:val="en-US"/>
              <w:rPrChange w:id="7" w:author="Hussey, Ian (PSY)" w:date="2025-10-06T10:27:00Z" w16du:dateUtc="2025-10-06T08:27:00Z">
                <w:rPr>
                  <w:rFonts w:ascii="Calibri" w:hAnsi="Calibri" w:cs="Calibri"/>
                  <w:color w:val="000000" w:themeColor="text1"/>
                </w:rPr>
              </w:rPrChange>
            </w:rPr>
            <w:fldChar w:fldCharType="begin"/>
          </w:r>
          <w:r w:rsidRPr="00FC690C">
            <w:rPr>
              <w:rFonts w:ascii="Calibri" w:hAnsi="Calibri" w:cs="Calibri"/>
              <w:color w:val="000000" w:themeColor="text1"/>
              <w:lang w:val="en-US"/>
              <w:rPrChange w:id="8" w:author="Hussey, Ian (PSY)" w:date="2025-10-06T10:27:00Z" w16du:dateUtc="2025-10-06T08:27:00Z">
                <w:rPr>
                  <w:rFonts w:ascii="Calibri" w:hAnsi="Calibri" w:cs="Calibri"/>
                  <w:color w:val="000000" w:themeColor="text1"/>
                </w:rPr>
              </w:rPrChange>
            </w:rPr>
            <w:instrText xml:space="preserve"> TOC \o "1-3" \h \z \u </w:instrText>
          </w:r>
          <w:r w:rsidRPr="00FC690C">
            <w:rPr>
              <w:rFonts w:ascii="Calibri" w:hAnsi="Calibri" w:cs="Calibri"/>
              <w:color w:val="000000" w:themeColor="text1"/>
              <w:lang w:val="en-US"/>
              <w:rPrChange w:id="9" w:author="Hussey, Ian (PSY)" w:date="2025-10-06T10:27:00Z" w16du:dateUtc="2025-10-06T08:27:00Z">
                <w:rPr>
                  <w:rFonts w:ascii="Calibri" w:hAnsi="Calibri" w:cs="Calibri"/>
                  <w:b/>
                  <w:bCs/>
                  <w:color w:val="000000" w:themeColor="text1"/>
                </w:rPr>
              </w:rPrChange>
            </w:rPr>
            <w:fldChar w:fldCharType="separate"/>
          </w:r>
          <w:ins w:id="10" w:author="Hussey, Ian (PSY)" w:date="2025-10-06T10:56:00Z" w16du:dateUtc="2025-10-06T08:56:00Z">
            <w:r w:rsidR="00B13512" w:rsidRPr="009B4249">
              <w:rPr>
                <w:rStyle w:val="Hyperlink"/>
                <w:noProof/>
              </w:rPr>
              <w:fldChar w:fldCharType="begin"/>
            </w:r>
            <w:r w:rsidR="00B13512" w:rsidRPr="009B4249">
              <w:rPr>
                <w:rStyle w:val="Hyperlink"/>
                <w:noProof/>
              </w:rPr>
              <w:instrText xml:space="preserve"> </w:instrText>
            </w:r>
            <w:r w:rsidR="00B13512">
              <w:rPr>
                <w:noProof/>
              </w:rPr>
              <w:instrText>HYPERLINK \l "_Toc210640621"</w:instrText>
            </w:r>
            <w:r w:rsidR="00B13512" w:rsidRPr="009B4249">
              <w:rPr>
                <w:rStyle w:val="Hyperlink"/>
                <w:noProof/>
              </w:rPr>
              <w:instrText xml:space="preserve"> </w:instrText>
            </w:r>
            <w:r w:rsidR="00B13512" w:rsidRPr="009B4249">
              <w:rPr>
                <w:rStyle w:val="Hyperlink"/>
                <w:noProof/>
              </w:rPr>
            </w:r>
            <w:r w:rsidR="00B13512" w:rsidRPr="009B4249">
              <w:rPr>
                <w:rStyle w:val="Hyperlink"/>
                <w:noProof/>
              </w:rPr>
              <w:fldChar w:fldCharType="separate"/>
            </w:r>
            <w:r w:rsidR="00B13512" w:rsidRPr="009B4249">
              <w:rPr>
                <w:rStyle w:val="Hyperlink"/>
                <w:rFonts w:ascii="Calibri" w:hAnsi="Calibri" w:cs="Calibri"/>
                <w:noProof/>
                <w:lang w:val="en-US"/>
              </w:rPr>
              <w:t>Introduction</w:t>
            </w:r>
            <w:r w:rsidR="00B13512">
              <w:rPr>
                <w:noProof/>
                <w:webHidden/>
              </w:rPr>
              <w:tab/>
            </w:r>
            <w:r w:rsidR="00B13512">
              <w:rPr>
                <w:noProof/>
                <w:webHidden/>
              </w:rPr>
              <w:fldChar w:fldCharType="begin"/>
            </w:r>
            <w:r w:rsidR="00B13512">
              <w:rPr>
                <w:noProof/>
                <w:webHidden/>
              </w:rPr>
              <w:instrText xml:space="preserve"> PAGEREF _Toc210640621 \h </w:instrText>
            </w:r>
          </w:ins>
          <w:r w:rsidR="00B13512">
            <w:rPr>
              <w:noProof/>
              <w:webHidden/>
            </w:rPr>
          </w:r>
          <w:ins w:id="11" w:author="Hussey, Ian (PSY)" w:date="2025-10-06T10:56:00Z" w16du:dateUtc="2025-10-06T08:56:00Z">
            <w:r w:rsidR="00B13512">
              <w:rPr>
                <w:noProof/>
                <w:webHidden/>
              </w:rPr>
              <w:fldChar w:fldCharType="separate"/>
            </w:r>
            <w:r w:rsidR="00B13512">
              <w:rPr>
                <w:noProof/>
                <w:webHidden/>
              </w:rPr>
              <w:t>3</w:t>
            </w:r>
            <w:r w:rsidR="00B13512">
              <w:rPr>
                <w:noProof/>
                <w:webHidden/>
              </w:rPr>
              <w:fldChar w:fldCharType="end"/>
            </w:r>
            <w:r w:rsidR="00B13512" w:rsidRPr="009B4249">
              <w:rPr>
                <w:rStyle w:val="Hyperlink"/>
                <w:noProof/>
              </w:rPr>
              <w:fldChar w:fldCharType="end"/>
            </w:r>
          </w:ins>
        </w:p>
        <w:p w14:paraId="59C49AAB" w14:textId="3A908748" w:rsidR="00B13512" w:rsidRDefault="00B13512">
          <w:pPr>
            <w:pStyle w:val="TOC1"/>
            <w:tabs>
              <w:tab w:val="right" w:leader="dot" w:pos="9062"/>
            </w:tabs>
            <w:rPr>
              <w:ins w:id="12" w:author="Hussey, Ian (PSY)" w:date="2025-10-06T10:56:00Z" w16du:dateUtc="2025-10-06T08:56:00Z"/>
              <w:rFonts w:asciiTheme="minorHAnsi" w:eastAsiaTheme="minorEastAsia" w:hAnsiTheme="minorHAnsi" w:cstheme="minorBidi"/>
              <w:noProof/>
              <w:kern w:val="2"/>
              <w14:ligatures w14:val="standardContextual"/>
            </w:rPr>
          </w:pPr>
          <w:ins w:id="13"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"_Toc210640622"</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Categories and definitions</w:t>
            </w:r>
            <w:r>
              <w:rPr>
                <w:noProof/>
                <w:webHidden/>
              </w:rPr>
              <w:tab/>
            </w:r>
            <w:r>
              <w:rPr>
                <w:noProof/>
                <w:webHidden/>
              </w:rPr>
              <w:fldChar w:fldCharType="begin"/>
            </w:r>
            <w:r>
              <w:rPr>
                <w:noProof/>
                <w:webHidden/>
              </w:rPr>
              <w:instrText xml:space="preserve"> PAGEREF _Toc210640622 \h </w:instrText>
            </w:r>
          </w:ins>
          <w:r>
            <w:rPr>
              <w:noProof/>
              <w:webHidden/>
            </w:rPr>
          </w:r>
          <w:ins w:id="14" w:author="Hussey, Ian (PSY)" w:date="2025-10-06T10:56:00Z" w16du:dateUtc="2025-10-06T08:56:00Z">
            <w:r>
              <w:rPr>
                <w:noProof/>
                <w:webHidden/>
              </w:rPr>
              <w:fldChar w:fldCharType="separate"/>
            </w:r>
            <w:r>
              <w:rPr>
                <w:noProof/>
                <w:webHidden/>
              </w:rPr>
              <w:t>4</w:t>
            </w:r>
            <w:r>
              <w:rPr>
                <w:noProof/>
                <w:webHidden/>
              </w:rPr>
              <w:fldChar w:fldCharType="end"/>
            </w:r>
            <w:r w:rsidRPr="009B4249">
              <w:rPr>
                <w:rStyle w:val="Hyperlink"/>
                <w:noProof/>
              </w:rPr>
              <w:fldChar w:fldCharType="end"/>
            </w:r>
          </w:ins>
        </w:p>
        <w:p w14:paraId="666E6F7B" w14:textId="5C5FA6F9" w:rsidR="00B13512" w:rsidRDefault="00B13512">
          <w:pPr>
            <w:pStyle w:val="TOC2"/>
            <w:tabs>
              <w:tab w:val="right" w:leader="dot" w:pos="9062"/>
            </w:tabs>
            <w:rPr>
              <w:ins w:id="15" w:author="Hussey, Ian (PSY)" w:date="2025-10-06T10:56:00Z" w16du:dateUtc="2025-10-06T08:56:00Z"/>
              <w:rFonts w:asciiTheme="minorHAnsi" w:eastAsiaTheme="minorEastAsia" w:hAnsiTheme="minorHAnsi" w:cstheme="minorBidi"/>
              <w:noProof/>
              <w:kern w:val="2"/>
              <w14:ligatures w14:val="standardContextual"/>
            </w:rPr>
          </w:pPr>
          <w:ins w:id="16"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"_Toc210640623"</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Dimensional classification system</w:t>
            </w:r>
            <w:r>
              <w:rPr>
                <w:noProof/>
                <w:webHidden/>
              </w:rPr>
              <w:tab/>
            </w:r>
            <w:r>
              <w:rPr>
                <w:noProof/>
                <w:webHidden/>
              </w:rPr>
              <w:fldChar w:fldCharType="begin"/>
            </w:r>
            <w:r>
              <w:rPr>
                <w:noProof/>
                <w:webHidden/>
              </w:rPr>
              <w:instrText xml:space="preserve"> PAGEREF _Toc210640623 \h </w:instrText>
            </w:r>
          </w:ins>
          <w:r>
            <w:rPr>
              <w:noProof/>
              <w:webHidden/>
            </w:rPr>
          </w:r>
          <w:ins w:id="17" w:author="Hussey, Ian (PSY)" w:date="2025-10-06T10:56:00Z" w16du:dateUtc="2025-10-06T08:56:00Z">
            <w:r>
              <w:rPr>
                <w:noProof/>
                <w:webHidden/>
              </w:rPr>
              <w:fldChar w:fldCharType="separate"/>
            </w:r>
            <w:r>
              <w:rPr>
                <w:noProof/>
                <w:webHidden/>
              </w:rPr>
              <w:t>4</w:t>
            </w:r>
            <w:r>
              <w:rPr>
                <w:noProof/>
                <w:webHidden/>
              </w:rPr>
              <w:fldChar w:fldCharType="end"/>
            </w:r>
            <w:r w:rsidRPr="009B4249">
              <w:rPr>
                <w:rStyle w:val="Hyperlink"/>
                <w:noProof/>
              </w:rPr>
              <w:fldChar w:fldCharType="end"/>
            </w:r>
          </w:ins>
        </w:p>
        <w:p w14:paraId="35B7A7F6" w14:textId="6E45E0FE" w:rsidR="00B13512" w:rsidRDefault="00B13512">
          <w:pPr>
            <w:pStyle w:val="TOC2"/>
            <w:tabs>
              <w:tab w:val="right" w:leader="dot" w:pos="9062"/>
            </w:tabs>
            <w:rPr>
              <w:ins w:id="18" w:author="Hussey, Ian (PSY)" w:date="2025-10-06T10:56:00Z" w16du:dateUtc="2025-10-06T08:56:00Z"/>
              <w:rFonts w:asciiTheme="minorHAnsi" w:eastAsiaTheme="minorEastAsia" w:hAnsiTheme="minorHAnsi" w:cstheme="minorBidi"/>
              <w:noProof/>
              <w:kern w:val="2"/>
              <w14:ligatures w14:val="standardContextual"/>
            </w:rPr>
          </w:pPr>
          <w:ins w:id="19"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"_Toc210640624"</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Aligned vs. non-aligned measures</w:t>
            </w:r>
            <w:r>
              <w:rPr>
                <w:noProof/>
                <w:webHidden/>
              </w:rPr>
              <w:tab/>
            </w:r>
            <w:r>
              <w:rPr>
                <w:noProof/>
                <w:webHidden/>
              </w:rPr>
              <w:fldChar w:fldCharType="begin"/>
            </w:r>
            <w:r>
              <w:rPr>
                <w:noProof/>
                <w:webHidden/>
              </w:rPr>
              <w:instrText xml:space="preserve"> PAGEREF _Toc210640624 \h </w:instrText>
            </w:r>
          </w:ins>
          <w:r>
            <w:rPr>
              <w:noProof/>
              <w:webHidden/>
            </w:rPr>
          </w:r>
          <w:ins w:id="20" w:author="Hussey, Ian (PSY)" w:date="2025-10-06T10:56:00Z" w16du:dateUtc="2025-10-06T08:56:00Z">
            <w:r>
              <w:rPr>
                <w:noProof/>
                <w:webHidden/>
              </w:rPr>
              <w:fldChar w:fldCharType="separate"/>
            </w:r>
            <w:r>
              <w:rPr>
                <w:noProof/>
                <w:webHidden/>
              </w:rPr>
              <w:t>4</w:t>
            </w:r>
            <w:r>
              <w:rPr>
                <w:noProof/>
                <w:webHidden/>
              </w:rPr>
              <w:fldChar w:fldCharType="end"/>
            </w:r>
            <w:r w:rsidRPr="009B4249">
              <w:rPr>
                <w:rStyle w:val="Hyperlink"/>
                <w:noProof/>
              </w:rPr>
              <w:fldChar w:fldCharType="end"/>
            </w:r>
          </w:ins>
        </w:p>
        <w:p w14:paraId="61B35FE2" w14:textId="5B09B859" w:rsidR="00B13512" w:rsidRDefault="00B13512">
          <w:pPr>
            <w:pStyle w:val="TOC2"/>
            <w:tabs>
              <w:tab w:val="right" w:leader="dot" w:pos="9062"/>
            </w:tabs>
            <w:rPr>
              <w:ins w:id="21" w:author="Hussey, Ian (PSY)" w:date="2025-10-06T10:56:00Z" w16du:dateUtc="2025-10-06T08:56:00Z"/>
              <w:rFonts w:asciiTheme="minorHAnsi" w:eastAsiaTheme="minorEastAsia" w:hAnsiTheme="minorHAnsi" w:cstheme="minorBidi"/>
              <w:noProof/>
              <w:kern w:val="2"/>
              <w14:ligatures w14:val="standardContextual"/>
            </w:rPr>
          </w:pPr>
          <w:ins w:id="22"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"_Toc210640625"</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 xml:space="preserve">First dimension - </w:t>
            </w:r>
            <w:r w:rsidRPr="009B4249">
              <w:rPr>
                <w:rStyle w:val="Hyperlink"/>
                <w:rFonts w:ascii="Calibri" w:hAnsi="Calibri" w:cs="Calibri"/>
                <w:b/>
                <w:bCs/>
                <w:noProof/>
                <w:lang w:val="en-US"/>
              </w:rPr>
              <w:t>How</w:t>
            </w:r>
            <w:r w:rsidRPr="009B4249">
              <w:rPr>
                <w:rStyle w:val="Hyperlink"/>
                <w:rFonts w:ascii="Calibri" w:hAnsi="Calibri" w:cs="Calibri"/>
                <w:noProof/>
                <w:lang w:val="en-US"/>
              </w:rPr>
              <w:t xml:space="preserve"> is it being measured</w:t>
            </w:r>
            <w:r>
              <w:rPr>
                <w:noProof/>
                <w:webHidden/>
              </w:rPr>
              <w:tab/>
            </w:r>
            <w:r>
              <w:rPr>
                <w:noProof/>
                <w:webHidden/>
              </w:rPr>
              <w:fldChar w:fldCharType="begin"/>
            </w:r>
            <w:r>
              <w:rPr>
                <w:noProof/>
                <w:webHidden/>
              </w:rPr>
              <w:instrText xml:space="preserve"> PAGEREF _Toc210640625 \h </w:instrText>
            </w:r>
          </w:ins>
          <w:r>
            <w:rPr>
              <w:noProof/>
              <w:webHidden/>
            </w:rPr>
          </w:r>
          <w:ins w:id="23" w:author="Hussey, Ian (PSY)" w:date="2025-10-06T10:56:00Z" w16du:dateUtc="2025-10-06T08:56:00Z">
            <w:r>
              <w:rPr>
                <w:noProof/>
                <w:webHidden/>
              </w:rPr>
              <w:fldChar w:fldCharType="separate"/>
            </w:r>
            <w:r>
              <w:rPr>
                <w:noProof/>
                <w:webHidden/>
              </w:rPr>
              <w:t>6</w:t>
            </w:r>
            <w:r>
              <w:rPr>
                <w:noProof/>
                <w:webHidden/>
              </w:rPr>
              <w:fldChar w:fldCharType="end"/>
            </w:r>
            <w:r w:rsidRPr="009B4249">
              <w:rPr>
                <w:rStyle w:val="Hyperlink"/>
                <w:noProof/>
              </w:rPr>
              <w:fldChar w:fldCharType="end"/>
            </w:r>
          </w:ins>
        </w:p>
        <w:p w14:paraId="397240F0" w14:textId="45AEF77A" w:rsidR="00B13512" w:rsidRDefault="00B13512">
          <w:pPr>
            <w:pStyle w:val="TOC3"/>
            <w:tabs>
              <w:tab w:val="right" w:leader="dot" w:pos="9062"/>
            </w:tabs>
            <w:rPr>
              <w:ins w:id="24" w:author="Hussey, Ian (PSY)" w:date="2025-10-06T10:56:00Z" w16du:dateUtc="2025-10-06T08:56:00Z"/>
              <w:rFonts w:asciiTheme="minorHAnsi" w:eastAsiaTheme="minorEastAsia" w:hAnsiTheme="minorHAnsi" w:cstheme="minorBidi"/>
              <w:noProof/>
              <w:kern w:val="2"/>
              <w14:ligatures w14:val="standardContextual"/>
            </w:rPr>
          </w:pPr>
          <w:ins w:id="25"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"_Toc210640626"</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Self-report (and other-reports)</w:t>
            </w:r>
            <w:r>
              <w:rPr>
                <w:noProof/>
                <w:webHidden/>
              </w:rPr>
              <w:tab/>
            </w:r>
            <w:r>
              <w:rPr>
                <w:noProof/>
                <w:webHidden/>
              </w:rPr>
              <w:fldChar w:fldCharType="begin"/>
            </w:r>
            <w:r>
              <w:rPr>
                <w:noProof/>
                <w:webHidden/>
              </w:rPr>
              <w:instrText xml:space="preserve"> PAGEREF _Toc210640626 \h </w:instrText>
            </w:r>
          </w:ins>
          <w:r>
            <w:rPr>
              <w:noProof/>
              <w:webHidden/>
            </w:rPr>
          </w:r>
          <w:ins w:id="26" w:author="Hussey, Ian (PSY)" w:date="2025-10-06T10:56:00Z" w16du:dateUtc="2025-10-06T08:56:00Z">
            <w:r>
              <w:rPr>
                <w:noProof/>
                <w:webHidden/>
              </w:rPr>
              <w:fldChar w:fldCharType="separate"/>
            </w:r>
            <w:r>
              <w:rPr>
                <w:noProof/>
                <w:webHidden/>
              </w:rPr>
              <w:t>6</w:t>
            </w:r>
            <w:r>
              <w:rPr>
                <w:noProof/>
                <w:webHidden/>
              </w:rPr>
              <w:fldChar w:fldCharType="end"/>
            </w:r>
            <w:r w:rsidRPr="009B4249">
              <w:rPr>
                <w:rStyle w:val="Hyperlink"/>
                <w:noProof/>
              </w:rPr>
              <w:fldChar w:fldCharType="end"/>
            </w:r>
          </w:ins>
        </w:p>
        <w:p w14:paraId="6F31F6E0" w14:textId="3F23AB56" w:rsidR="00B13512" w:rsidRDefault="00B13512">
          <w:pPr>
            <w:pStyle w:val="TOC3"/>
            <w:tabs>
              <w:tab w:val="right" w:leader="dot" w:pos="9062"/>
            </w:tabs>
            <w:rPr>
              <w:ins w:id="27" w:author="Hussey, Ian (PSY)" w:date="2025-10-06T10:56:00Z" w16du:dateUtc="2025-10-06T08:56:00Z"/>
              <w:rFonts w:asciiTheme="minorHAnsi" w:eastAsiaTheme="minorEastAsia" w:hAnsiTheme="minorHAnsi" w:cstheme="minorBidi"/>
              <w:noProof/>
              <w:kern w:val="2"/>
              <w14:ligatures w14:val="standardContextual"/>
            </w:rPr>
          </w:pPr>
          <w:ins w:id="28"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"_Toc210640627"</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Tests</w:t>
            </w:r>
            <w:r>
              <w:rPr>
                <w:noProof/>
                <w:webHidden/>
              </w:rPr>
              <w:tab/>
            </w:r>
            <w:r>
              <w:rPr>
                <w:noProof/>
                <w:webHidden/>
              </w:rPr>
              <w:fldChar w:fldCharType="begin"/>
            </w:r>
            <w:r>
              <w:rPr>
                <w:noProof/>
                <w:webHidden/>
              </w:rPr>
              <w:instrText xml:space="preserve"> PAGEREF _Toc210640627 \h </w:instrText>
            </w:r>
          </w:ins>
          <w:r>
            <w:rPr>
              <w:noProof/>
              <w:webHidden/>
            </w:rPr>
          </w:r>
          <w:ins w:id="29" w:author="Hussey, Ian (PSY)" w:date="2025-10-06T10:56:00Z" w16du:dateUtc="2025-10-06T08:56:00Z">
            <w:r>
              <w:rPr>
                <w:noProof/>
                <w:webHidden/>
              </w:rPr>
              <w:fldChar w:fldCharType="separate"/>
            </w:r>
            <w:r>
              <w:rPr>
                <w:noProof/>
                <w:webHidden/>
              </w:rPr>
              <w:t>7</w:t>
            </w:r>
            <w:r>
              <w:rPr>
                <w:noProof/>
                <w:webHidden/>
              </w:rPr>
              <w:fldChar w:fldCharType="end"/>
            </w:r>
            <w:r w:rsidRPr="009B4249">
              <w:rPr>
                <w:rStyle w:val="Hyperlink"/>
                <w:noProof/>
              </w:rPr>
              <w:fldChar w:fldCharType="end"/>
            </w:r>
          </w:ins>
        </w:p>
        <w:p w14:paraId="6AD8D859" w14:textId="415C12F3" w:rsidR="00B13512" w:rsidRDefault="00B13512">
          <w:pPr>
            <w:pStyle w:val="TOC3"/>
            <w:tabs>
              <w:tab w:val="right" w:leader="dot" w:pos="9062"/>
            </w:tabs>
            <w:rPr>
              <w:ins w:id="30" w:author="Hussey, Ian (PSY)" w:date="2025-10-06T10:56:00Z" w16du:dateUtc="2025-10-06T08:56:00Z"/>
              <w:rFonts w:asciiTheme="minorHAnsi" w:eastAsiaTheme="minorEastAsia" w:hAnsiTheme="minorHAnsi" w:cstheme="minorBidi"/>
              <w:noProof/>
              <w:kern w:val="2"/>
              <w14:ligatures w14:val="standardContextual"/>
            </w:rPr>
          </w:pPr>
          <w:ins w:id="31"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"_Toc210640628"</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Behavioral Measure</w:t>
            </w:r>
            <w:r>
              <w:rPr>
                <w:noProof/>
                <w:webHidden/>
              </w:rPr>
              <w:tab/>
            </w:r>
            <w:r>
              <w:rPr>
                <w:noProof/>
                <w:webHidden/>
              </w:rPr>
              <w:fldChar w:fldCharType="begin"/>
            </w:r>
            <w:r>
              <w:rPr>
                <w:noProof/>
                <w:webHidden/>
              </w:rPr>
              <w:instrText xml:space="preserve"> PAGEREF _Toc210640628 \h </w:instrText>
            </w:r>
          </w:ins>
          <w:r>
            <w:rPr>
              <w:noProof/>
              <w:webHidden/>
            </w:rPr>
          </w:r>
          <w:ins w:id="32" w:author="Hussey, Ian (PSY)" w:date="2025-10-06T10:56:00Z" w16du:dateUtc="2025-10-06T08:56:00Z">
            <w:r>
              <w:rPr>
                <w:noProof/>
                <w:webHidden/>
              </w:rPr>
              <w:fldChar w:fldCharType="separate"/>
            </w:r>
            <w:r>
              <w:rPr>
                <w:noProof/>
                <w:webHidden/>
              </w:rPr>
              <w:t>8</w:t>
            </w:r>
            <w:r>
              <w:rPr>
                <w:noProof/>
                <w:webHidden/>
              </w:rPr>
              <w:fldChar w:fldCharType="end"/>
            </w:r>
            <w:r w:rsidRPr="009B4249">
              <w:rPr>
                <w:rStyle w:val="Hyperlink"/>
                <w:noProof/>
              </w:rPr>
              <w:fldChar w:fldCharType="end"/>
            </w:r>
          </w:ins>
        </w:p>
        <w:p w14:paraId="1BF0BA9B" w14:textId="048F077B" w:rsidR="00B13512" w:rsidRDefault="00B13512">
          <w:pPr>
            <w:pStyle w:val="TOC3"/>
            <w:tabs>
              <w:tab w:val="right" w:leader="dot" w:pos="9062"/>
            </w:tabs>
            <w:rPr>
              <w:ins w:id="33" w:author="Hussey, Ian (PSY)" w:date="2025-10-06T10:56:00Z" w16du:dateUtc="2025-10-06T08:56:00Z"/>
              <w:rFonts w:asciiTheme="minorHAnsi" w:eastAsiaTheme="minorEastAsia" w:hAnsiTheme="minorHAnsi" w:cstheme="minorBidi"/>
              <w:noProof/>
              <w:kern w:val="2"/>
              <w14:ligatures w14:val="standardContextual"/>
            </w:rPr>
          </w:pPr>
          <w:ins w:id="34"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"_Toc210640629"</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Neuro/bio/physiological measure</w:t>
            </w:r>
            <w:r>
              <w:rPr>
                <w:noProof/>
                <w:webHidden/>
              </w:rPr>
              <w:tab/>
            </w:r>
            <w:r>
              <w:rPr>
                <w:noProof/>
                <w:webHidden/>
              </w:rPr>
              <w:fldChar w:fldCharType="begin"/>
            </w:r>
            <w:r>
              <w:rPr>
                <w:noProof/>
                <w:webHidden/>
              </w:rPr>
              <w:instrText xml:space="preserve"> PAGEREF _Toc210640629 \h </w:instrText>
            </w:r>
          </w:ins>
          <w:r>
            <w:rPr>
              <w:noProof/>
              <w:webHidden/>
            </w:rPr>
          </w:r>
          <w:ins w:id="35" w:author="Hussey, Ian (PSY)" w:date="2025-10-06T10:56:00Z" w16du:dateUtc="2025-10-06T08:56:00Z">
            <w:r>
              <w:rPr>
                <w:noProof/>
                <w:webHidden/>
              </w:rPr>
              <w:fldChar w:fldCharType="separate"/>
            </w:r>
            <w:r>
              <w:rPr>
                <w:noProof/>
                <w:webHidden/>
              </w:rPr>
              <w:t>10</w:t>
            </w:r>
            <w:r>
              <w:rPr>
                <w:noProof/>
                <w:webHidden/>
              </w:rPr>
              <w:fldChar w:fldCharType="end"/>
            </w:r>
            <w:r w:rsidRPr="009B4249">
              <w:rPr>
                <w:rStyle w:val="Hyperlink"/>
                <w:noProof/>
              </w:rPr>
              <w:fldChar w:fldCharType="end"/>
            </w:r>
          </w:ins>
        </w:p>
        <w:p w14:paraId="7D3391EA" w14:textId="786780C3" w:rsidR="00B13512" w:rsidRDefault="00B13512">
          <w:pPr>
            <w:pStyle w:val="TOC2"/>
            <w:tabs>
              <w:tab w:val="right" w:leader="dot" w:pos="9062"/>
            </w:tabs>
            <w:rPr>
              <w:ins w:id="36" w:author="Hussey, Ian (PSY)" w:date="2025-10-06T10:56:00Z" w16du:dateUtc="2025-10-06T08:56:00Z"/>
              <w:rFonts w:asciiTheme="minorHAnsi" w:eastAsiaTheme="minorEastAsia" w:hAnsiTheme="minorHAnsi" w:cstheme="minorBidi"/>
              <w:noProof/>
              <w:kern w:val="2"/>
              <w14:ligatures w14:val="standardContextual"/>
            </w:rPr>
          </w:pPr>
          <w:ins w:id="37"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"_Toc210640630"</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 xml:space="preserve">Second dimension - </w:t>
            </w:r>
            <w:r w:rsidRPr="009B4249">
              <w:rPr>
                <w:rStyle w:val="Hyperlink"/>
                <w:rFonts w:ascii="Calibri" w:hAnsi="Calibri" w:cs="Calibri"/>
                <w:b/>
                <w:bCs/>
                <w:noProof/>
                <w:lang w:val="en-US"/>
              </w:rPr>
              <w:t>What</w:t>
            </w:r>
            <w:r w:rsidRPr="009B4249">
              <w:rPr>
                <w:rStyle w:val="Hyperlink"/>
                <w:rFonts w:ascii="Calibri" w:hAnsi="Calibri" w:cs="Calibri"/>
                <w:noProof/>
                <w:lang w:val="en-US"/>
              </w:rPr>
              <w:t xml:space="preserve"> is being measured</w:t>
            </w:r>
            <w:r>
              <w:rPr>
                <w:noProof/>
                <w:webHidden/>
              </w:rPr>
              <w:tab/>
            </w:r>
            <w:r>
              <w:rPr>
                <w:noProof/>
                <w:webHidden/>
              </w:rPr>
              <w:fldChar w:fldCharType="begin"/>
            </w:r>
            <w:r>
              <w:rPr>
                <w:noProof/>
                <w:webHidden/>
              </w:rPr>
              <w:instrText xml:space="preserve"> PAGEREF _Toc210640630 \h </w:instrText>
            </w:r>
          </w:ins>
          <w:r>
            <w:rPr>
              <w:noProof/>
              <w:webHidden/>
            </w:rPr>
          </w:r>
          <w:ins w:id="38" w:author="Hussey, Ian (PSY)" w:date="2025-10-06T10:56:00Z" w16du:dateUtc="2025-10-06T08:56:00Z">
            <w:r>
              <w:rPr>
                <w:noProof/>
                <w:webHidden/>
              </w:rPr>
              <w:fldChar w:fldCharType="separate"/>
            </w:r>
            <w:r>
              <w:rPr>
                <w:noProof/>
                <w:webHidden/>
              </w:rPr>
              <w:t>11</w:t>
            </w:r>
            <w:r>
              <w:rPr>
                <w:noProof/>
                <w:webHidden/>
              </w:rPr>
              <w:fldChar w:fldCharType="end"/>
            </w:r>
            <w:r w:rsidRPr="009B4249">
              <w:rPr>
                <w:rStyle w:val="Hyperlink"/>
                <w:noProof/>
              </w:rPr>
              <w:fldChar w:fldCharType="end"/>
            </w:r>
          </w:ins>
        </w:p>
        <w:p w14:paraId="3E71B465" w14:textId="3236DA61" w:rsidR="00B13512" w:rsidRDefault="00B13512">
          <w:pPr>
            <w:pStyle w:val="TOC3"/>
            <w:tabs>
              <w:tab w:val="right" w:leader="dot" w:pos="9062"/>
            </w:tabs>
            <w:rPr>
              <w:ins w:id="39" w:author="Hussey, Ian (PSY)" w:date="2025-10-06T10:56:00Z" w16du:dateUtc="2025-10-06T08:56:00Z"/>
              <w:rFonts w:asciiTheme="minorHAnsi" w:eastAsiaTheme="minorEastAsia" w:hAnsiTheme="minorHAnsi" w:cstheme="minorBidi"/>
              <w:noProof/>
              <w:kern w:val="2"/>
              <w14:ligatures w14:val="standardContextual"/>
            </w:rPr>
          </w:pPr>
          <w:ins w:id="40"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"_Toc210640631"</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Subjective experience</w:t>
            </w:r>
            <w:r>
              <w:rPr>
                <w:noProof/>
                <w:webHidden/>
              </w:rPr>
              <w:tab/>
            </w:r>
            <w:r>
              <w:rPr>
                <w:noProof/>
                <w:webHidden/>
              </w:rPr>
              <w:fldChar w:fldCharType="begin"/>
            </w:r>
            <w:r>
              <w:rPr>
                <w:noProof/>
                <w:webHidden/>
              </w:rPr>
              <w:instrText xml:space="preserve"> PAGEREF _Toc210640631 \h </w:instrText>
            </w:r>
          </w:ins>
          <w:r>
            <w:rPr>
              <w:noProof/>
              <w:webHidden/>
            </w:rPr>
          </w:r>
          <w:ins w:id="41" w:author="Hussey, Ian (PSY)" w:date="2025-10-06T10:56:00Z" w16du:dateUtc="2025-10-06T08:56:00Z">
            <w:r>
              <w:rPr>
                <w:noProof/>
                <w:webHidden/>
              </w:rPr>
              <w:fldChar w:fldCharType="separate"/>
            </w:r>
            <w:r>
              <w:rPr>
                <w:noProof/>
                <w:webHidden/>
              </w:rPr>
              <w:t>11</w:t>
            </w:r>
            <w:r>
              <w:rPr>
                <w:noProof/>
                <w:webHidden/>
              </w:rPr>
              <w:fldChar w:fldCharType="end"/>
            </w:r>
            <w:r w:rsidRPr="009B4249">
              <w:rPr>
                <w:rStyle w:val="Hyperlink"/>
                <w:noProof/>
              </w:rPr>
              <w:fldChar w:fldCharType="end"/>
            </w:r>
          </w:ins>
        </w:p>
        <w:p w14:paraId="2B22603B" w14:textId="163C5780" w:rsidR="00B13512" w:rsidRDefault="00B13512">
          <w:pPr>
            <w:pStyle w:val="TOC3"/>
            <w:tabs>
              <w:tab w:val="right" w:leader="dot" w:pos="9062"/>
            </w:tabs>
            <w:rPr>
              <w:ins w:id="42" w:author="Hussey, Ian (PSY)" w:date="2025-10-06T10:56:00Z" w16du:dateUtc="2025-10-06T08:56:00Z"/>
              <w:rFonts w:asciiTheme="minorHAnsi" w:eastAsiaTheme="minorEastAsia" w:hAnsiTheme="minorHAnsi" w:cstheme="minorBidi"/>
              <w:noProof/>
              <w:kern w:val="2"/>
              <w14:ligatures w14:val="standardContextual"/>
            </w:rPr>
          </w:pPr>
          <w:ins w:id="43"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"_Toc210640632"</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Mental ability or cognitive process</w:t>
            </w:r>
            <w:r>
              <w:rPr>
                <w:noProof/>
                <w:webHidden/>
              </w:rPr>
              <w:tab/>
            </w:r>
            <w:r>
              <w:rPr>
                <w:noProof/>
                <w:webHidden/>
              </w:rPr>
              <w:fldChar w:fldCharType="begin"/>
            </w:r>
            <w:r>
              <w:rPr>
                <w:noProof/>
                <w:webHidden/>
              </w:rPr>
              <w:instrText xml:space="preserve"> PAGEREF _Toc210640632 \h </w:instrText>
            </w:r>
          </w:ins>
          <w:r>
            <w:rPr>
              <w:noProof/>
              <w:webHidden/>
            </w:rPr>
          </w:r>
          <w:ins w:id="44" w:author="Hussey, Ian (PSY)" w:date="2025-10-06T10:56:00Z" w16du:dateUtc="2025-10-06T08:56:00Z">
            <w:r>
              <w:rPr>
                <w:noProof/>
                <w:webHidden/>
              </w:rPr>
              <w:fldChar w:fldCharType="separate"/>
            </w:r>
            <w:r>
              <w:rPr>
                <w:noProof/>
                <w:webHidden/>
              </w:rPr>
              <w:t>13</w:t>
            </w:r>
            <w:r>
              <w:rPr>
                <w:noProof/>
                <w:webHidden/>
              </w:rPr>
              <w:fldChar w:fldCharType="end"/>
            </w:r>
            <w:r w:rsidRPr="009B4249">
              <w:rPr>
                <w:rStyle w:val="Hyperlink"/>
                <w:noProof/>
              </w:rPr>
              <w:fldChar w:fldCharType="end"/>
            </w:r>
          </w:ins>
        </w:p>
        <w:p w14:paraId="60D29398" w14:textId="1F492C25" w:rsidR="00B13512" w:rsidRDefault="00B13512">
          <w:pPr>
            <w:pStyle w:val="TOC3"/>
            <w:tabs>
              <w:tab w:val="right" w:leader="dot" w:pos="9062"/>
            </w:tabs>
            <w:rPr>
              <w:ins w:id="45" w:author="Hussey, Ian (PSY)" w:date="2025-10-06T10:56:00Z" w16du:dateUtc="2025-10-06T08:56:00Z"/>
              <w:rFonts w:asciiTheme="minorHAnsi" w:eastAsiaTheme="minorEastAsia" w:hAnsiTheme="minorHAnsi" w:cstheme="minorBidi"/>
              <w:noProof/>
              <w:kern w:val="2"/>
              <w14:ligatures w14:val="standardContextual"/>
            </w:rPr>
          </w:pPr>
          <w:ins w:id="46"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"_Toc210640633"</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Behavior</w:t>
            </w:r>
            <w:r>
              <w:rPr>
                <w:noProof/>
                <w:webHidden/>
              </w:rPr>
              <w:tab/>
            </w:r>
            <w:r>
              <w:rPr>
                <w:noProof/>
                <w:webHidden/>
              </w:rPr>
              <w:fldChar w:fldCharType="begin"/>
            </w:r>
            <w:r>
              <w:rPr>
                <w:noProof/>
                <w:webHidden/>
              </w:rPr>
              <w:instrText xml:space="preserve"> PAGEREF _Toc210640633 \h </w:instrText>
            </w:r>
          </w:ins>
          <w:r>
            <w:rPr>
              <w:noProof/>
              <w:webHidden/>
            </w:rPr>
          </w:r>
          <w:ins w:id="47" w:author="Hussey, Ian (PSY)" w:date="2025-10-06T10:56:00Z" w16du:dateUtc="2025-10-06T08:56:00Z">
            <w:r>
              <w:rPr>
                <w:noProof/>
                <w:webHidden/>
              </w:rPr>
              <w:fldChar w:fldCharType="separate"/>
            </w:r>
            <w:r>
              <w:rPr>
                <w:noProof/>
                <w:webHidden/>
              </w:rPr>
              <w:t>14</w:t>
            </w:r>
            <w:r>
              <w:rPr>
                <w:noProof/>
                <w:webHidden/>
              </w:rPr>
              <w:fldChar w:fldCharType="end"/>
            </w:r>
            <w:r w:rsidRPr="009B4249">
              <w:rPr>
                <w:rStyle w:val="Hyperlink"/>
                <w:noProof/>
              </w:rPr>
              <w:fldChar w:fldCharType="end"/>
            </w:r>
          </w:ins>
        </w:p>
        <w:p w14:paraId="09751819" w14:textId="12ABBBC0" w:rsidR="00B13512" w:rsidRDefault="00B13512">
          <w:pPr>
            <w:pStyle w:val="TOC3"/>
            <w:tabs>
              <w:tab w:val="right" w:leader="dot" w:pos="9062"/>
            </w:tabs>
            <w:rPr>
              <w:ins w:id="48" w:author="Hussey, Ian (PSY)" w:date="2025-10-06T10:56:00Z" w16du:dateUtc="2025-10-06T08:56:00Z"/>
              <w:rFonts w:asciiTheme="minorHAnsi" w:eastAsiaTheme="minorEastAsia" w:hAnsiTheme="minorHAnsi" w:cstheme="minorBidi"/>
              <w:noProof/>
              <w:kern w:val="2"/>
              <w14:ligatures w14:val="standardContextual"/>
            </w:rPr>
          </w:pPr>
          <w:ins w:id="49"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"_Toc210640634"</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Neuro/Bio/Physiology</w:t>
            </w:r>
            <w:r>
              <w:rPr>
                <w:noProof/>
                <w:webHidden/>
              </w:rPr>
              <w:tab/>
            </w:r>
            <w:r>
              <w:rPr>
                <w:noProof/>
                <w:webHidden/>
              </w:rPr>
              <w:fldChar w:fldCharType="begin"/>
            </w:r>
            <w:r>
              <w:rPr>
                <w:noProof/>
                <w:webHidden/>
              </w:rPr>
              <w:instrText xml:space="preserve"> PAGEREF _Toc210640634 \h </w:instrText>
            </w:r>
          </w:ins>
          <w:r>
            <w:rPr>
              <w:noProof/>
              <w:webHidden/>
            </w:rPr>
          </w:r>
          <w:ins w:id="50" w:author="Hussey, Ian (PSY)" w:date="2025-10-06T10:56:00Z" w16du:dateUtc="2025-10-06T08:56:00Z">
            <w:r>
              <w:rPr>
                <w:noProof/>
                <w:webHidden/>
              </w:rPr>
              <w:fldChar w:fldCharType="separate"/>
            </w:r>
            <w:r>
              <w:rPr>
                <w:noProof/>
                <w:webHidden/>
              </w:rPr>
              <w:t>15</w:t>
            </w:r>
            <w:r>
              <w:rPr>
                <w:noProof/>
                <w:webHidden/>
              </w:rPr>
              <w:fldChar w:fldCharType="end"/>
            </w:r>
            <w:r w:rsidRPr="009B4249">
              <w:rPr>
                <w:rStyle w:val="Hyperlink"/>
                <w:noProof/>
              </w:rPr>
              <w:fldChar w:fldCharType="end"/>
            </w:r>
          </w:ins>
        </w:p>
        <w:p w14:paraId="6C2A1D71" w14:textId="17F5CB43" w:rsidR="00B13512" w:rsidRDefault="00B13512">
          <w:pPr>
            <w:pStyle w:val="TOC1"/>
            <w:tabs>
              <w:tab w:val="right" w:leader="dot" w:pos="9062"/>
            </w:tabs>
            <w:rPr>
              <w:ins w:id="51" w:author="Hussey, Ian (PSY)" w:date="2025-10-06T10:56:00Z" w16du:dateUtc="2025-10-06T08:56:00Z"/>
              <w:rFonts w:asciiTheme="minorHAnsi" w:eastAsiaTheme="minorEastAsia" w:hAnsiTheme="minorHAnsi" w:cstheme="minorBidi"/>
              <w:noProof/>
              <w:kern w:val="2"/>
              <w14:ligatures w14:val="standardContextual"/>
            </w:rPr>
          </w:pPr>
          <w:ins w:id="52"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"_Toc210640635"</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Concerning both dimensions</w:t>
            </w:r>
            <w:r>
              <w:rPr>
                <w:noProof/>
                <w:webHidden/>
              </w:rPr>
              <w:tab/>
            </w:r>
            <w:r>
              <w:rPr>
                <w:noProof/>
                <w:webHidden/>
              </w:rPr>
              <w:fldChar w:fldCharType="begin"/>
            </w:r>
            <w:r>
              <w:rPr>
                <w:noProof/>
                <w:webHidden/>
              </w:rPr>
              <w:instrText xml:space="preserve"> PAGEREF _Toc210640635 \h </w:instrText>
            </w:r>
          </w:ins>
          <w:r>
            <w:rPr>
              <w:noProof/>
              <w:webHidden/>
            </w:rPr>
          </w:r>
          <w:ins w:id="53" w:author="Hussey, Ian (PSY)" w:date="2025-10-06T10:56:00Z" w16du:dateUtc="2025-10-06T08:56:00Z">
            <w:r>
              <w:rPr>
                <w:noProof/>
                <w:webHidden/>
              </w:rPr>
              <w:fldChar w:fldCharType="separate"/>
            </w:r>
            <w:r>
              <w:rPr>
                <w:noProof/>
                <w:webHidden/>
              </w:rPr>
              <w:t>16</w:t>
            </w:r>
            <w:r>
              <w:rPr>
                <w:noProof/>
                <w:webHidden/>
              </w:rPr>
              <w:fldChar w:fldCharType="end"/>
            </w:r>
            <w:r w:rsidRPr="009B4249">
              <w:rPr>
                <w:rStyle w:val="Hyperlink"/>
                <w:noProof/>
              </w:rPr>
              <w:fldChar w:fldCharType="end"/>
            </w:r>
          </w:ins>
        </w:p>
        <w:p w14:paraId="26B87841" w14:textId="10BF53ED" w:rsidR="00B13512" w:rsidRDefault="00B13512">
          <w:pPr>
            <w:pStyle w:val="TOC2"/>
            <w:tabs>
              <w:tab w:val="right" w:leader="dot" w:pos="9062"/>
            </w:tabs>
            <w:rPr>
              <w:ins w:id="54" w:author="Hussey, Ian (PSY)" w:date="2025-10-06T10:56:00Z" w16du:dateUtc="2025-10-06T08:56:00Z"/>
              <w:rFonts w:asciiTheme="minorHAnsi" w:eastAsiaTheme="minorEastAsia" w:hAnsiTheme="minorHAnsi" w:cstheme="minorBidi"/>
              <w:noProof/>
              <w:kern w:val="2"/>
              <w14:ligatures w14:val="standardContextual"/>
            </w:rPr>
          </w:pPr>
          <w:ins w:id="55"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"_Toc210640636"</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Indeterminable</w:t>
            </w:r>
            <w:r>
              <w:rPr>
                <w:noProof/>
                <w:webHidden/>
              </w:rPr>
              <w:tab/>
            </w:r>
            <w:r>
              <w:rPr>
                <w:noProof/>
                <w:webHidden/>
              </w:rPr>
              <w:fldChar w:fldCharType="begin"/>
            </w:r>
            <w:r>
              <w:rPr>
                <w:noProof/>
                <w:webHidden/>
              </w:rPr>
              <w:instrText xml:space="preserve"> PAGEREF _Toc210640636 \h </w:instrText>
            </w:r>
          </w:ins>
          <w:r>
            <w:rPr>
              <w:noProof/>
              <w:webHidden/>
            </w:rPr>
          </w:r>
          <w:ins w:id="56" w:author="Hussey, Ian (PSY)" w:date="2025-10-06T10:56:00Z" w16du:dateUtc="2025-10-06T08:56:00Z">
            <w:r>
              <w:rPr>
                <w:noProof/>
                <w:webHidden/>
              </w:rPr>
              <w:fldChar w:fldCharType="separate"/>
            </w:r>
            <w:r>
              <w:rPr>
                <w:noProof/>
                <w:webHidden/>
              </w:rPr>
              <w:t>16</w:t>
            </w:r>
            <w:r>
              <w:rPr>
                <w:noProof/>
                <w:webHidden/>
              </w:rPr>
              <w:fldChar w:fldCharType="end"/>
            </w:r>
            <w:r w:rsidRPr="009B4249">
              <w:rPr>
                <w:rStyle w:val="Hyperlink"/>
                <w:noProof/>
              </w:rPr>
              <w:fldChar w:fldCharType="end"/>
            </w:r>
          </w:ins>
        </w:p>
        <w:p w14:paraId="0DEA275D" w14:textId="774FFF12" w:rsidR="00B13512" w:rsidRDefault="00B13512">
          <w:pPr>
            <w:pStyle w:val="TOC2"/>
            <w:tabs>
              <w:tab w:val="right" w:leader="dot" w:pos="9062"/>
            </w:tabs>
            <w:rPr>
              <w:ins w:id="57" w:author="Hussey, Ian (PSY)" w:date="2025-10-06T10:56:00Z" w16du:dateUtc="2025-10-06T08:56:00Z"/>
              <w:rFonts w:asciiTheme="minorHAnsi" w:eastAsiaTheme="minorEastAsia" w:hAnsiTheme="minorHAnsi" w:cstheme="minorBidi"/>
              <w:noProof/>
              <w:kern w:val="2"/>
              <w14:ligatures w14:val="standardContextual"/>
            </w:rPr>
          </w:pPr>
          <w:ins w:id="58"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"_Toc210640637"</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Time limited classification – ‘Out of time’</w:t>
            </w:r>
            <w:r>
              <w:rPr>
                <w:noProof/>
                <w:webHidden/>
              </w:rPr>
              <w:tab/>
            </w:r>
            <w:r>
              <w:rPr>
                <w:noProof/>
                <w:webHidden/>
              </w:rPr>
              <w:fldChar w:fldCharType="begin"/>
            </w:r>
            <w:r>
              <w:rPr>
                <w:noProof/>
                <w:webHidden/>
              </w:rPr>
              <w:instrText xml:space="preserve"> PAGEREF _Toc210640637 \h </w:instrText>
            </w:r>
          </w:ins>
          <w:r>
            <w:rPr>
              <w:noProof/>
              <w:webHidden/>
            </w:rPr>
          </w:r>
          <w:ins w:id="59" w:author="Hussey, Ian (PSY)" w:date="2025-10-06T10:56:00Z" w16du:dateUtc="2025-10-06T08:56:00Z">
            <w:r>
              <w:rPr>
                <w:noProof/>
                <w:webHidden/>
              </w:rPr>
              <w:fldChar w:fldCharType="separate"/>
            </w:r>
            <w:r>
              <w:rPr>
                <w:noProof/>
                <w:webHidden/>
              </w:rPr>
              <w:t>16</w:t>
            </w:r>
            <w:r>
              <w:rPr>
                <w:noProof/>
                <w:webHidden/>
              </w:rPr>
              <w:fldChar w:fldCharType="end"/>
            </w:r>
            <w:r w:rsidRPr="009B4249">
              <w:rPr>
                <w:rStyle w:val="Hyperlink"/>
                <w:noProof/>
              </w:rPr>
              <w:fldChar w:fldCharType="end"/>
            </w:r>
          </w:ins>
        </w:p>
        <w:p w14:paraId="6AF4D4C7" w14:textId="4249EC8C" w:rsidR="00B13512" w:rsidRDefault="00B13512">
          <w:pPr>
            <w:pStyle w:val="TOC2"/>
            <w:tabs>
              <w:tab w:val="right" w:leader="dot" w:pos="9062"/>
            </w:tabs>
            <w:rPr>
              <w:ins w:id="60" w:author="Hussey, Ian (PSY)" w:date="2025-10-06T10:56:00Z" w16du:dateUtc="2025-10-06T08:56:00Z"/>
              <w:rFonts w:asciiTheme="minorHAnsi" w:eastAsiaTheme="minorEastAsia" w:hAnsiTheme="minorHAnsi" w:cstheme="minorBidi"/>
              <w:noProof/>
              <w:kern w:val="2"/>
              <w14:ligatures w14:val="standardContextual"/>
            </w:rPr>
          </w:pPr>
          <w:ins w:id="61"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"_Toc210640638"</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Mixed categories</w:t>
            </w:r>
            <w:r>
              <w:rPr>
                <w:noProof/>
                <w:webHidden/>
              </w:rPr>
              <w:tab/>
            </w:r>
            <w:r>
              <w:rPr>
                <w:noProof/>
                <w:webHidden/>
              </w:rPr>
              <w:fldChar w:fldCharType="begin"/>
            </w:r>
            <w:r>
              <w:rPr>
                <w:noProof/>
                <w:webHidden/>
              </w:rPr>
              <w:instrText xml:space="preserve"> PAGEREF _Toc210640638 \h </w:instrText>
            </w:r>
          </w:ins>
          <w:r>
            <w:rPr>
              <w:noProof/>
              <w:webHidden/>
            </w:rPr>
          </w:r>
          <w:ins w:id="62" w:author="Hussey, Ian (PSY)" w:date="2025-10-06T10:56:00Z" w16du:dateUtc="2025-10-06T08:56:00Z">
            <w:r>
              <w:rPr>
                <w:noProof/>
                <w:webHidden/>
              </w:rPr>
              <w:fldChar w:fldCharType="separate"/>
            </w:r>
            <w:r>
              <w:rPr>
                <w:noProof/>
                <w:webHidden/>
              </w:rPr>
              <w:t>16</w:t>
            </w:r>
            <w:r>
              <w:rPr>
                <w:noProof/>
                <w:webHidden/>
              </w:rPr>
              <w:fldChar w:fldCharType="end"/>
            </w:r>
            <w:r w:rsidRPr="009B4249">
              <w:rPr>
                <w:rStyle w:val="Hyperlink"/>
                <w:noProof/>
              </w:rPr>
              <w:fldChar w:fldCharType="end"/>
            </w:r>
          </w:ins>
        </w:p>
        <w:p w14:paraId="4D93C6C3" w14:textId="2E1EE0FD" w:rsidR="00B13512" w:rsidRDefault="00B13512">
          <w:pPr>
            <w:pStyle w:val="TOC2"/>
            <w:tabs>
              <w:tab w:val="right" w:leader="dot" w:pos="9062"/>
            </w:tabs>
            <w:rPr>
              <w:ins w:id="63" w:author="Hussey, Ian (PSY)" w:date="2025-10-06T10:56:00Z" w16du:dateUtc="2025-10-06T08:56:00Z"/>
              <w:rFonts w:asciiTheme="minorHAnsi" w:eastAsiaTheme="minorEastAsia" w:hAnsiTheme="minorHAnsi" w:cstheme="minorBidi"/>
              <w:noProof/>
              <w:kern w:val="2"/>
              <w14:ligatures w14:val="standardContextual"/>
            </w:rPr>
          </w:pPr>
          <w:ins w:id="64"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"_Toc210640639"</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Differentiation in items</w:t>
            </w:r>
            <w:r>
              <w:rPr>
                <w:noProof/>
                <w:webHidden/>
              </w:rPr>
              <w:tab/>
            </w:r>
            <w:r>
              <w:rPr>
                <w:noProof/>
                <w:webHidden/>
              </w:rPr>
              <w:fldChar w:fldCharType="begin"/>
            </w:r>
            <w:r>
              <w:rPr>
                <w:noProof/>
                <w:webHidden/>
              </w:rPr>
              <w:instrText xml:space="preserve"> PAGEREF _Toc210640639 \h </w:instrText>
            </w:r>
          </w:ins>
          <w:r>
            <w:rPr>
              <w:noProof/>
              <w:webHidden/>
            </w:rPr>
          </w:r>
          <w:ins w:id="65" w:author="Hussey, Ian (PSY)" w:date="2025-10-06T10:56:00Z" w16du:dateUtc="2025-10-06T08:56:00Z">
            <w:r>
              <w:rPr>
                <w:noProof/>
                <w:webHidden/>
              </w:rPr>
              <w:fldChar w:fldCharType="separate"/>
            </w:r>
            <w:r>
              <w:rPr>
                <w:noProof/>
                <w:webHidden/>
              </w:rPr>
              <w:t>17</w:t>
            </w:r>
            <w:r>
              <w:rPr>
                <w:noProof/>
                <w:webHidden/>
              </w:rPr>
              <w:fldChar w:fldCharType="end"/>
            </w:r>
            <w:r w:rsidRPr="009B4249">
              <w:rPr>
                <w:rStyle w:val="Hyperlink"/>
                <w:noProof/>
              </w:rPr>
              <w:fldChar w:fldCharType="end"/>
            </w:r>
          </w:ins>
        </w:p>
        <w:p w14:paraId="393CF30B" w14:textId="228723D6" w:rsidR="00B13512" w:rsidRDefault="00B13512">
          <w:pPr>
            <w:pStyle w:val="TOC1"/>
            <w:tabs>
              <w:tab w:val="right" w:leader="dot" w:pos="9062"/>
            </w:tabs>
            <w:rPr>
              <w:ins w:id="66" w:author="Hussey, Ian (PSY)" w:date="2025-10-06T10:56:00Z" w16du:dateUtc="2025-10-06T08:56:00Z"/>
              <w:rFonts w:asciiTheme="minorHAnsi" w:eastAsiaTheme="minorEastAsia" w:hAnsiTheme="minorHAnsi" w:cstheme="minorBidi"/>
              <w:noProof/>
              <w:kern w:val="2"/>
              <w14:ligatures w14:val="standardContextual"/>
            </w:rPr>
          </w:pPr>
          <w:ins w:id="67"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"_Toc210640640"</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Workflow</w:t>
            </w:r>
            <w:r>
              <w:rPr>
                <w:noProof/>
                <w:webHidden/>
              </w:rPr>
              <w:tab/>
            </w:r>
            <w:r>
              <w:rPr>
                <w:noProof/>
                <w:webHidden/>
              </w:rPr>
              <w:fldChar w:fldCharType="begin"/>
            </w:r>
            <w:r>
              <w:rPr>
                <w:noProof/>
                <w:webHidden/>
              </w:rPr>
              <w:instrText xml:space="preserve"> PAGEREF _Toc210640640 \h </w:instrText>
            </w:r>
          </w:ins>
          <w:r>
            <w:rPr>
              <w:noProof/>
              <w:webHidden/>
            </w:rPr>
          </w:r>
          <w:ins w:id="68" w:author="Hussey, Ian (PSY)" w:date="2025-10-06T10:56:00Z" w16du:dateUtc="2025-10-06T08:56:00Z">
            <w:r>
              <w:rPr>
                <w:noProof/>
                <w:webHidden/>
              </w:rPr>
              <w:fldChar w:fldCharType="separate"/>
            </w:r>
            <w:r>
              <w:rPr>
                <w:noProof/>
                <w:webHidden/>
              </w:rPr>
              <w:t>19</w:t>
            </w:r>
            <w:r>
              <w:rPr>
                <w:noProof/>
                <w:webHidden/>
              </w:rPr>
              <w:fldChar w:fldCharType="end"/>
            </w:r>
            <w:r w:rsidRPr="009B4249">
              <w:rPr>
                <w:rStyle w:val="Hyperlink"/>
                <w:noProof/>
              </w:rPr>
              <w:fldChar w:fldCharType="end"/>
            </w:r>
          </w:ins>
        </w:p>
        <w:p w14:paraId="7244BC6B" w14:textId="1F936A7B" w:rsidR="00B13512" w:rsidRDefault="00B13512">
          <w:pPr>
            <w:pStyle w:val="TOC1"/>
            <w:tabs>
              <w:tab w:val="right" w:leader="dot" w:pos="9062"/>
            </w:tabs>
            <w:rPr>
              <w:ins w:id="69" w:author="Hussey, Ian (PSY)" w:date="2025-10-06T10:56:00Z" w16du:dateUtc="2025-10-06T08:56:00Z"/>
              <w:rFonts w:asciiTheme="minorHAnsi" w:eastAsiaTheme="minorEastAsia" w:hAnsiTheme="minorHAnsi" w:cstheme="minorBidi"/>
              <w:noProof/>
              <w:kern w:val="2"/>
              <w14:ligatures w14:val="standardContextual"/>
            </w:rPr>
          </w:pPr>
          <w:ins w:id="70"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"_Toc210640641"</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Worked examples</w:t>
            </w:r>
            <w:r>
              <w:rPr>
                <w:noProof/>
                <w:webHidden/>
              </w:rPr>
              <w:tab/>
            </w:r>
            <w:r>
              <w:rPr>
                <w:noProof/>
                <w:webHidden/>
              </w:rPr>
              <w:fldChar w:fldCharType="begin"/>
            </w:r>
            <w:r>
              <w:rPr>
                <w:noProof/>
                <w:webHidden/>
              </w:rPr>
              <w:instrText xml:space="preserve"> PAGEREF _Toc210640641 \h </w:instrText>
            </w:r>
          </w:ins>
          <w:r>
            <w:rPr>
              <w:noProof/>
              <w:webHidden/>
            </w:rPr>
          </w:r>
          <w:ins w:id="71" w:author="Hussey, Ian (PSY)" w:date="2025-10-06T10:56:00Z" w16du:dateUtc="2025-10-06T08:56:00Z">
            <w:r>
              <w:rPr>
                <w:noProof/>
                <w:webHidden/>
              </w:rPr>
              <w:fldChar w:fldCharType="separate"/>
            </w:r>
            <w:r>
              <w:rPr>
                <w:noProof/>
                <w:webHidden/>
              </w:rPr>
              <w:t>22</w:t>
            </w:r>
            <w:r>
              <w:rPr>
                <w:noProof/>
                <w:webHidden/>
              </w:rPr>
              <w:fldChar w:fldCharType="end"/>
            </w:r>
            <w:r w:rsidRPr="009B4249">
              <w:rPr>
                <w:rStyle w:val="Hyperlink"/>
                <w:noProof/>
              </w:rPr>
              <w:fldChar w:fldCharType="end"/>
            </w:r>
          </w:ins>
        </w:p>
        <w:p w14:paraId="51FD4364" w14:textId="4CF26D99" w:rsidR="00B13512" w:rsidRDefault="00B13512">
          <w:pPr>
            <w:pStyle w:val="TOC2"/>
            <w:tabs>
              <w:tab w:val="right" w:leader="dot" w:pos="9062"/>
            </w:tabs>
            <w:rPr>
              <w:ins w:id="72" w:author="Hussey, Ian (PSY)" w:date="2025-10-06T10:56:00Z" w16du:dateUtc="2025-10-06T08:56:00Z"/>
              <w:rFonts w:asciiTheme="minorHAnsi" w:eastAsiaTheme="minorEastAsia" w:hAnsiTheme="minorHAnsi" w:cstheme="minorBidi"/>
              <w:noProof/>
              <w:kern w:val="2"/>
              <w14:ligatures w14:val="standardContextual"/>
            </w:rPr>
          </w:pPr>
          <w:ins w:id="73"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"_Toc210640642"</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1</w:t>
            </w:r>
            <w:r>
              <w:rPr>
                <w:noProof/>
                <w:webHidden/>
              </w:rPr>
              <w:tab/>
            </w:r>
            <w:r>
              <w:rPr>
                <w:noProof/>
                <w:webHidden/>
              </w:rPr>
              <w:fldChar w:fldCharType="begin"/>
            </w:r>
            <w:r>
              <w:rPr>
                <w:noProof/>
                <w:webHidden/>
              </w:rPr>
              <w:instrText xml:space="preserve"> PAGEREF _Toc210640642 \h </w:instrText>
            </w:r>
          </w:ins>
          <w:r>
            <w:rPr>
              <w:noProof/>
              <w:webHidden/>
            </w:rPr>
          </w:r>
          <w:ins w:id="74" w:author="Hussey, Ian (PSY)" w:date="2025-10-06T10:56:00Z" w16du:dateUtc="2025-10-06T08:56:00Z">
            <w:r>
              <w:rPr>
                <w:noProof/>
                <w:webHidden/>
              </w:rPr>
              <w:fldChar w:fldCharType="separate"/>
            </w:r>
            <w:r>
              <w:rPr>
                <w:noProof/>
                <w:webHidden/>
              </w:rPr>
              <w:t>22</w:t>
            </w:r>
            <w:r>
              <w:rPr>
                <w:noProof/>
                <w:webHidden/>
              </w:rPr>
              <w:fldChar w:fldCharType="end"/>
            </w:r>
            <w:r w:rsidRPr="009B4249">
              <w:rPr>
                <w:rStyle w:val="Hyperlink"/>
                <w:noProof/>
              </w:rPr>
              <w:fldChar w:fldCharType="end"/>
            </w:r>
          </w:ins>
        </w:p>
        <w:p w14:paraId="7C0F2A2B" w14:textId="7E09A5D1" w:rsidR="00B13512" w:rsidRDefault="00B13512">
          <w:pPr>
            <w:pStyle w:val="TOC2"/>
            <w:tabs>
              <w:tab w:val="right" w:leader="dot" w:pos="9062"/>
            </w:tabs>
            <w:rPr>
              <w:ins w:id="75" w:author="Hussey, Ian (PSY)" w:date="2025-10-06T10:56:00Z" w16du:dateUtc="2025-10-06T08:56:00Z"/>
              <w:rFonts w:asciiTheme="minorHAnsi" w:eastAsiaTheme="minorEastAsia" w:hAnsiTheme="minorHAnsi" w:cstheme="minorBidi"/>
              <w:noProof/>
              <w:kern w:val="2"/>
              <w14:ligatures w14:val="standardContextual"/>
            </w:rPr>
          </w:pPr>
          <w:ins w:id="76"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"_Toc210640643"</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2</w:t>
            </w:r>
            <w:r>
              <w:rPr>
                <w:noProof/>
                <w:webHidden/>
              </w:rPr>
              <w:tab/>
            </w:r>
            <w:r>
              <w:rPr>
                <w:noProof/>
                <w:webHidden/>
              </w:rPr>
              <w:fldChar w:fldCharType="begin"/>
            </w:r>
            <w:r>
              <w:rPr>
                <w:noProof/>
                <w:webHidden/>
              </w:rPr>
              <w:instrText xml:space="preserve"> PAGEREF _Toc210640643 \h </w:instrText>
            </w:r>
          </w:ins>
          <w:r>
            <w:rPr>
              <w:noProof/>
              <w:webHidden/>
            </w:rPr>
          </w:r>
          <w:ins w:id="77" w:author="Hussey, Ian (PSY)" w:date="2025-10-06T10:56:00Z" w16du:dateUtc="2025-10-06T08:56:00Z">
            <w:r>
              <w:rPr>
                <w:noProof/>
                <w:webHidden/>
              </w:rPr>
              <w:fldChar w:fldCharType="separate"/>
            </w:r>
            <w:r>
              <w:rPr>
                <w:noProof/>
                <w:webHidden/>
              </w:rPr>
              <w:t>22</w:t>
            </w:r>
            <w:r>
              <w:rPr>
                <w:noProof/>
                <w:webHidden/>
              </w:rPr>
              <w:fldChar w:fldCharType="end"/>
            </w:r>
            <w:r w:rsidRPr="009B4249">
              <w:rPr>
                <w:rStyle w:val="Hyperlink"/>
                <w:noProof/>
              </w:rPr>
              <w:fldChar w:fldCharType="end"/>
            </w:r>
          </w:ins>
        </w:p>
        <w:p w14:paraId="6CD1A177" w14:textId="3E229614" w:rsidR="00B13512" w:rsidRDefault="00B13512">
          <w:pPr>
            <w:pStyle w:val="TOC2"/>
            <w:tabs>
              <w:tab w:val="right" w:leader="dot" w:pos="9062"/>
            </w:tabs>
            <w:rPr>
              <w:ins w:id="78" w:author="Hussey, Ian (PSY)" w:date="2025-10-06T10:56:00Z" w16du:dateUtc="2025-10-06T08:56:00Z"/>
              <w:rFonts w:asciiTheme="minorHAnsi" w:eastAsiaTheme="minorEastAsia" w:hAnsiTheme="minorHAnsi" w:cstheme="minorBidi"/>
              <w:noProof/>
              <w:kern w:val="2"/>
              <w14:ligatures w14:val="standardContextual"/>
            </w:rPr>
          </w:pPr>
          <w:ins w:id="79"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"_Toc210640644"</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3</w:t>
            </w:r>
            <w:r>
              <w:rPr>
                <w:noProof/>
                <w:webHidden/>
              </w:rPr>
              <w:tab/>
            </w:r>
            <w:r>
              <w:rPr>
                <w:noProof/>
                <w:webHidden/>
              </w:rPr>
              <w:fldChar w:fldCharType="begin"/>
            </w:r>
            <w:r>
              <w:rPr>
                <w:noProof/>
                <w:webHidden/>
              </w:rPr>
              <w:instrText xml:space="preserve"> PAGEREF _Toc210640644 \h </w:instrText>
            </w:r>
          </w:ins>
          <w:r>
            <w:rPr>
              <w:noProof/>
              <w:webHidden/>
            </w:rPr>
          </w:r>
          <w:ins w:id="80" w:author="Hussey, Ian (PSY)" w:date="2025-10-06T10:56:00Z" w16du:dateUtc="2025-10-06T08:56:00Z">
            <w:r>
              <w:rPr>
                <w:noProof/>
                <w:webHidden/>
              </w:rPr>
              <w:fldChar w:fldCharType="separate"/>
            </w:r>
            <w:r>
              <w:rPr>
                <w:noProof/>
                <w:webHidden/>
              </w:rPr>
              <w:t>23</w:t>
            </w:r>
            <w:r>
              <w:rPr>
                <w:noProof/>
                <w:webHidden/>
              </w:rPr>
              <w:fldChar w:fldCharType="end"/>
            </w:r>
            <w:r w:rsidRPr="009B4249">
              <w:rPr>
                <w:rStyle w:val="Hyperlink"/>
                <w:noProof/>
              </w:rPr>
              <w:fldChar w:fldCharType="end"/>
            </w:r>
          </w:ins>
        </w:p>
        <w:p w14:paraId="412C3702" w14:textId="07AC0470" w:rsidR="00B13512" w:rsidRDefault="00B13512">
          <w:pPr>
            <w:pStyle w:val="TOC2"/>
            <w:tabs>
              <w:tab w:val="right" w:leader="dot" w:pos="9062"/>
            </w:tabs>
            <w:rPr>
              <w:ins w:id="81" w:author="Hussey, Ian (PSY)" w:date="2025-10-06T10:56:00Z" w16du:dateUtc="2025-10-06T08:56:00Z"/>
              <w:rFonts w:asciiTheme="minorHAnsi" w:eastAsiaTheme="minorEastAsia" w:hAnsiTheme="minorHAnsi" w:cstheme="minorBidi"/>
              <w:noProof/>
              <w:kern w:val="2"/>
              <w14:ligatures w14:val="standardContextual"/>
            </w:rPr>
          </w:pPr>
          <w:ins w:id="82"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"_Toc210640645"</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4</w:t>
            </w:r>
            <w:r>
              <w:rPr>
                <w:noProof/>
                <w:webHidden/>
              </w:rPr>
              <w:tab/>
            </w:r>
            <w:r>
              <w:rPr>
                <w:noProof/>
                <w:webHidden/>
              </w:rPr>
              <w:fldChar w:fldCharType="begin"/>
            </w:r>
            <w:r>
              <w:rPr>
                <w:noProof/>
                <w:webHidden/>
              </w:rPr>
              <w:instrText xml:space="preserve"> PAGEREF _Toc210640645 \h </w:instrText>
            </w:r>
          </w:ins>
          <w:r>
            <w:rPr>
              <w:noProof/>
              <w:webHidden/>
            </w:rPr>
          </w:r>
          <w:ins w:id="83" w:author="Hussey, Ian (PSY)" w:date="2025-10-06T10:56:00Z" w16du:dateUtc="2025-10-06T08:56:00Z">
            <w:r>
              <w:rPr>
                <w:noProof/>
                <w:webHidden/>
              </w:rPr>
              <w:fldChar w:fldCharType="separate"/>
            </w:r>
            <w:r>
              <w:rPr>
                <w:noProof/>
                <w:webHidden/>
              </w:rPr>
              <w:t>23</w:t>
            </w:r>
            <w:r>
              <w:rPr>
                <w:noProof/>
                <w:webHidden/>
              </w:rPr>
              <w:fldChar w:fldCharType="end"/>
            </w:r>
            <w:r w:rsidRPr="009B4249">
              <w:rPr>
                <w:rStyle w:val="Hyperlink"/>
                <w:noProof/>
              </w:rPr>
              <w:fldChar w:fldCharType="end"/>
            </w:r>
          </w:ins>
        </w:p>
        <w:p w14:paraId="58472D67" w14:textId="5825968E" w:rsidR="00B13512" w:rsidRDefault="00B13512">
          <w:pPr>
            <w:pStyle w:val="TOC2"/>
            <w:tabs>
              <w:tab w:val="right" w:leader="dot" w:pos="9062"/>
            </w:tabs>
            <w:rPr>
              <w:ins w:id="84" w:author="Hussey, Ian (PSY)" w:date="2025-10-06T10:56:00Z" w16du:dateUtc="2025-10-06T08:56:00Z"/>
              <w:rFonts w:asciiTheme="minorHAnsi" w:eastAsiaTheme="minorEastAsia" w:hAnsiTheme="minorHAnsi" w:cstheme="minorBidi"/>
              <w:noProof/>
              <w:kern w:val="2"/>
              <w14:ligatures w14:val="standardContextual"/>
            </w:rPr>
          </w:pPr>
          <w:ins w:id="85"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"_Toc210640646"</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5</w:t>
            </w:r>
            <w:r>
              <w:rPr>
                <w:noProof/>
                <w:webHidden/>
              </w:rPr>
              <w:tab/>
            </w:r>
            <w:r>
              <w:rPr>
                <w:noProof/>
                <w:webHidden/>
              </w:rPr>
              <w:fldChar w:fldCharType="begin"/>
            </w:r>
            <w:r>
              <w:rPr>
                <w:noProof/>
                <w:webHidden/>
              </w:rPr>
              <w:instrText xml:space="preserve"> PAGEREF _Toc210640646 \h </w:instrText>
            </w:r>
          </w:ins>
          <w:r>
            <w:rPr>
              <w:noProof/>
              <w:webHidden/>
            </w:rPr>
          </w:r>
          <w:ins w:id="86" w:author="Hussey, Ian (PSY)" w:date="2025-10-06T10:56:00Z" w16du:dateUtc="2025-10-06T08:56:00Z">
            <w:r>
              <w:rPr>
                <w:noProof/>
                <w:webHidden/>
              </w:rPr>
              <w:fldChar w:fldCharType="separate"/>
            </w:r>
            <w:r>
              <w:rPr>
                <w:noProof/>
                <w:webHidden/>
              </w:rPr>
              <w:t>24</w:t>
            </w:r>
            <w:r>
              <w:rPr>
                <w:noProof/>
                <w:webHidden/>
              </w:rPr>
              <w:fldChar w:fldCharType="end"/>
            </w:r>
            <w:r w:rsidRPr="009B4249">
              <w:rPr>
                <w:rStyle w:val="Hyperlink"/>
                <w:noProof/>
              </w:rPr>
              <w:fldChar w:fldCharType="end"/>
            </w:r>
          </w:ins>
        </w:p>
        <w:p w14:paraId="3DA5B4EA" w14:textId="68FFCF5E" w:rsidR="00B13512" w:rsidRDefault="00B13512">
          <w:pPr>
            <w:pStyle w:val="TOC2"/>
            <w:tabs>
              <w:tab w:val="right" w:leader="dot" w:pos="9062"/>
            </w:tabs>
            <w:rPr>
              <w:ins w:id="87" w:author="Hussey, Ian (PSY)" w:date="2025-10-06T10:56:00Z" w16du:dateUtc="2025-10-06T08:56:00Z"/>
              <w:rFonts w:asciiTheme="minorHAnsi" w:eastAsiaTheme="minorEastAsia" w:hAnsiTheme="minorHAnsi" w:cstheme="minorBidi"/>
              <w:noProof/>
              <w:kern w:val="2"/>
              <w14:ligatures w14:val="standardContextual"/>
            </w:rPr>
          </w:pPr>
          <w:ins w:id="88"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"_Toc210640647"</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6</w:t>
            </w:r>
            <w:r>
              <w:rPr>
                <w:noProof/>
                <w:webHidden/>
              </w:rPr>
              <w:tab/>
            </w:r>
            <w:r>
              <w:rPr>
                <w:noProof/>
                <w:webHidden/>
              </w:rPr>
              <w:fldChar w:fldCharType="begin"/>
            </w:r>
            <w:r>
              <w:rPr>
                <w:noProof/>
                <w:webHidden/>
              </w:rPr>
              <w:instrText xml:space="preserve"> PAGEREF _Toc210640647 \h </w:instrText>
            </w:r>
          </w:ins>
          <w:r>
            <w:rPr>
              <w:noProof/>
              <w:webHidden/>
            </w:rPr>
          </w:r>
          <w:ins w:id="89" w:author="Hussey, Ian (PSY)" w:date="2025-10-06T10:56:00Z" w16du:dateUtc="2025-10-06T08:56:00Z">
            <w:r>
              <w:rPr>
                <w:noProof/>
                <w:webHidden/>
              </w:rPr>
              <w:fldChar w:fldCharType="separate"/>
            </w:r>
            <w:r>
              <w:rPr>
                <w:noProof/>
                <w:webHidden/>
              </w:rPr>
              <w:t>24</w:t>
            </w:r>
            <w:r>
              <w:rPr>
                <w:noProof/>
                <w:webHidden/>
              </w:rPr>
              <w:fldChar w:fldCharType="end"/>
            </w:r>
            <w:r w:rsidRPr="009B4249">
              <w:rPr>
                <w:rStyle w:val="Hyperlink"/>
                <w:noProof/>
              </w:rPr>
              <w:fldChar w:fldCharType="end"/>
            </w:r>
          </w:ins>
        </w:p>
        <w:p w14:paraId="191A4F73" w14:textId="34D6AAE8" w:rsidR="00B13512" w:rsidRDefault="00B13512">
          <w:pPr>
            <w:pStyle w:val="TOC2"/>
            <w:tabs>
              <w:tab w:val="right" w:leader="dot" w:pos="9062"/>
            </w:tabs>
            <w:rPr>
              <w:ins w:id="90" w:author="Hussey, Ian (PSY)" w:date="2025-10-06T10:56:00Z" w16du:dateUtc="2025-10-06T08:56:00Z"/>
              <w:rFonts w:asciiTheme="minorHAnsi" w:eastAsiaTheme="minorEastAsia" w:hAnsiTheme="minorHAnsi" w:cstheme="minorBidi"/>
              <w:noProof/>
              <w:kern w:val="2"/>
              <w14:ligatures w14:val="standardContextual"/>
            </w:rPr>
          </w:pPr>
          <w:ins w:id="91"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"_Toc210640648"</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7</w:t>
            </w:r>
            <w:r>
              <w:rPr>
                <w:noProof/>
                <w:webHidden/>
              </w:rPr>
              <w:tab/>
            </w:r>
            <w:r>
              <w:rPr>
                <w:noProof/>
                <w:webHidden/>
              </w:rPr>
              <w:fldChar w:fldCharType="begin"/>
            </w:r>
            <w:r>
              <w:rPr>
                <w:noProof/>
                <w:webHidden/>
              </w:rPr>
              <w:instrText xml:space="preserve"> PAGEREF _Toc210640648 \h </w:instrText>
            </w:r>
          </w:ins>
          <w:r>
            <w:rPr>
              <w:noProof/>
              <w:webHidden/>
            </w:rPr>
          </w:r>
          <w:ins w:id="92" w:author="Hussey, Ian (PSY)" w:date="2025-10-06T10:56:00Z" w16du:dateUtc="2025-10-06T08:56:00Z">
            <w:r>
              <w:rPr>
                <w:noProof/>
                <w:webHidden/>
              </w:rPr>
              <w:fldChar w:fldCharType="separate"/>
            </w:r>
            <w:r>
              <w:rPr>
                <w:noProof/>
                <w:webHidden/>
              </w:rPr>
              <w:t>25</w:t>
            </w:r>
            <w:r>
              <w:rPr>
                <w:noProof/>
                <w:webHidden/>
              </w:rPr>
              <w:fldChar w:fldCharType="end"/>
            </w:r>
            <w:r w:rsidRPr="009B4249">
              <w:rPr>
                <w:rStyle w:val="Hyperlink"/>
                <w:noProof/>
              </w:rPr>
              <w:fldChar w:fldCharType="end"/>
            </w:r>
          </w:ins>
        </w:p>
        <w:p w14:paraId="2166AB79" w14:textId="5838F574" w:rsidR="00B13512" w:rsidRDefault="00B13512">
          <w:pPr>
            <w:pStyle w:val="TOC2"/>
            <w:tabs>
              <w:tab w:val="right" w:leader="dot" w:pos="9062"/>
            </w:tabs>
            <w:rPr>
              <w:ins w:id="93" w:author="Hussey, Ian (PSY)" w:date="2025-10-06T10:56:00Z" w16du:dateUtc="2025-10-06T08:56:00Z"/>
              <w:rFonts w:asciiTheme="minorHAnsi" w:eastAsiaTheme="minorEastAsia" w:hAnsiTheme="minorHAnsi" w:cstheme="minorBidi"/>
              <w:noProof/>
              <w:kern w:val="2"/>
              <w14:ligatures w14:val="standardContextual"/>
            </w:rPr>
          </w:pPr>
          <w:ins w:id="94"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"_Toc210640649"</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8</w:t>
            </w:r>
            <w:r>
              <w:rPr>
                <w:noProof/>
                <w:webHidden/>
              </w:rPr>
              <w:tab/>
            </w:r>
            <w:r>
              <w:rPr>
                <w:noProof/>
                <w:webHidden/>
              </w:rPr>
              <w:fldChar w:fldCharType="begin"/>
            </w:r>
            <w:r>
              <w:rPr>
                <w:noProof/>
                <w:webHidden/>
              </w:rPr>
              <w:instrText xml:space="preserve"> PAGEREF _Toc210640649 \h </w:instrText>
            </w:r>
          </w:ins>
          <w:r>
            <w:rPr>
              <w:noProof/>
              <w:webHidden/>
            </w:rPr>
          </w:r>
          <w:ins w:id="95" w:author="Hussey, Ian (PSY)" w:date="2025-10-06T10:56:00Z" w16du:dateUtc="2025-10-06T08:56:00Z">
            <w:r>
              <w:rPr>
                <w:noProof/>
                <w:webHidden/>
              </w:rPr>
              <w:fldChar w:fldCharType="separate"/>
            </w:r>
            <w:r>
              <w:rPr>
                <w:noProof/>
                <w:webHidden/>
              </w:rPr>
              <w:t>26</w:t>
            </w:r>
            <w:r>
              <w:rPr>
                <w:noProof/>
                <w:webHidden/>
              </w:rPr>
              <w:fldChar w:fldCharType="end"/>
            </w:r>
            <w:r w:rsidRPr="009B4249">
              <w:rPr>
                <w:rStyle w:val="Hyperlink"/>
                <w:noProof/>
              </w:rPr>
              <w:fldChar w:fldCharType="end"/>
            </w:r>
          </w:ins>
        </w:p>
        <w:p w14:paraId="7ACCF960" w14:textId="107D645B" w:rsidR="00B13512" w:rsidRDefault="00B13512">
          <w:pPr>
            <w:pStyle w:val="TOC2"/>
            <w:tabs>
              <w:tab w:val="right" w:leader="dot" w:pos="9062"/>
            </w:tabs>
            <w:rPr>
              <w:ins w:id="96" w:author="Hussey, Ian (PSY)" w:date="2025-10-06T10:56:00Z" w16du:dateUtc="2025-10-06T08:56:00Z"/>
              <w:rFonts w:asciiTheme="minorHAnsi" w:eastAsiaTheme="minorEastAsia" w:hAnsiTheme="minorHAnsi" w:cstheme="minorBidi"/>
              <w:noProof/>
              <w:kern w:val="2"/>
              <w14:ligatures w14:val="standardContextual"/>
            </w:rPr>
          </w:pPr>
          <w:ins w:id="97"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"_Toc210640650"</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9</w:t>
            </w:r>
            <w:r>
              <w:rPr>
                <w:noProof/>
                <w:webHidden/>
              </w:rPr>
              <w:tab/>
            </w:r>
            <w:r>
              <w:rPr>
                <w:noProof/>
                <w:webHidden/>
              </w:rPr>
              <w:fldChar w:fldCharType="begin"/>
            </w:r>
            <w:r>
              <w:rPr>
                <w:noProof/>
                <w:webHidden/>
              </w:rPr>
              <w:instrText xml:space="preserve"> PAGEREF _Toc210640650 \h </w:instrText>
            </w:r>
          </w:ins>
          <w:r>
            <w:rPr>
              <w:noProof/>
              <w:webHidden/>
            </w:rPr>
          </w:r>
          <w:ins w:id="98" w:author="Hussey, Ian (PSY)" w:date="2025-10-06T10:56:00Z" w16du:dateUtc="2025-10-06T08:56:00Z">
            <w:r>
              <w:rPr>
                <w:noProof/>
                <w:webHidden/>
              </w:rPr>
              <w:fldChar w:fldCharType="separate"/>
            </w:r>
            <w:r>
              <w:rPr>
                <w:noProof/>
                <w:webHidden/>
              </w:rPr>
              <w:t>26</w:t>
            </w:r>
            <w:r>
              <w:rPr>
                <w:noProof/>
                <w:webHidden/>
              </w:rPr>
              <w:fldChar w:fldCharType="end"/>
            </w:r>
            <w:r w:rsidRPr="009B4249">
              <w:rPr>
                <w:rStyle w:val="Hyperlink"/>
                <w:noProof/>
              </w:rPr>
              <w:fldChar w:fldCharType="end"/>
            </w:r>
          </w:ins>
        </w:p>
        <w:p w14:paraId="2487CF76" w14:textId="7F7307C8" w:rsidR="00B13512" w:rsidRDefault="00B13512">
          <w:pPr>
            <w:pStyle w:val="TOC2"/>
            <w:tabs>
              <w:tab w:val="right" w:leader="dot" w:pos="9062"/>
            </w:tabs>
            <w:rPr>
              <w:ins w:id="99" w:author="Hussey, Ian (PSY)" w:date="2025-10-06T10:56:00Z" w16du:dateUtc="2025-10-06T08:56:00Z"/>
              <w:rFonts w:asciiTheme="minorHAnsi" w:eastAsiaTheme="minorEastAsia" w:hAnsiTheme="minorHAnsi" w:cstheme="minorBidi"/>
              <w:noProof/>
              <w:kern w:val="2"/>
              <w14:ligatures w14:val="standardContextual"/>
            </w:rPr>
          </w:pPr>
          <w:ins w:id="100"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"_Toc210640651"</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eastAsia="Aptos" w:hAnsi="Calibri" w:cs="Calibri"/>
                <w:noProof/>
                <w:lang w:val="en-US"/>
              </w:rPr>
              <w:t>Example 10</w:t>
            </w:r>
            <w:r>
              <w:rPr>
                <w:noProof/>
                <w:webHidden/>
              </w:rPr>
              <w:tab/>
            </w:r>
            <w:r>
              <w:rPr>
                <w:noProof/>
                <w:webHidden/>
              </w:rPr>
              <w:fldChar w:fldCharType="begin"/>
            </w:r>
            <w:r>
              <w:rPr>
                <w:noProof/>
                <w:webHidden/>
              </w:rPr>
              <w:instrText xml:space="preserve"> PAGEREF _Toc210640651 \h </w:instrText>
            </w:r>
          </w:ins>
          <w:r>
            <w:rPr>
              <w:noProof/>
              <w:webHidden/>
            </w:rPr>
          </w:r>
          <w:ins w:id="101" w:author="Hussey, Ian (PSY)" w:date="2025-10-06T10:56:00Z" w16du:dateUtc="2025-10-06T08:56:00Z">
            <w:r>
              <w:rPr>
                <w:noProof/>
                <w:webHidden/>
              </w:rPr>
              <w:fldChar w:fldCharType="separate"/>
            </w:r>
            <w:r>
              <w:rPr>
                <w:noProof/>
                <w:webHidden/>
              </w:rPr>
              <w:t>27</w:t>
            </w:r>
            <w:r>
              <w:rPr>
                <w:noProof/>
                <w:webHidden/>
              </w:rPr>
              <w:fldChar w:fldCharType="end"/>
            </w:r>
            <w:r w:rsidRPr="009B4249">
              <w:rPr>
                <w:rStyle w:val="Hyperlink"/>
                <w:noProof/>
              </w:rPr>
              <w:fldChar w:fldCharType="end"/>
            </w:r>
          </w:ins>
        </w:p>
        <w:p w14:paraId="092EB7D0" w14:textId="0F21372D" w:rsidR="00B13512" w:rsidRDefault="00B13512">
          <w:pPr>
            <w:pStyle w:val="TOC2"/>
            <w:tabs>
              <w:tab w:val="right" w:leader="dot" w:pos="9062"/>
            </w:tabs>
            <w:rPr>
              <w:ins w:id="102" w:author="Hussey, Ian (PSY)" w:date="2025-10-06T10:56:00Z" w16du:dateUtc="2025-10-06T08:56:00Z"/>
              <w:rFonts w:asciiTheme="minorHAnsi" w:eastAsiaTheme="minorEastAsia" w:hAnsiTheme="minorHAnsi" w:cstheme="minorBidi"/>
              <w:noProof/>
              <w:kern w:val="2"/>
              <w14:ligatures w14:val="standardContextual"/>
            </w:rPr>
          </w:pPr>
          <w:ins w:id="103"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"_Toc210640652"</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eastAsia="Aptos" w:hAnsi="Calibri" w:cs="Calibri"/>
                <w:noProof/>
                <w:lang w:val="en-US"/>
              </w:rPr>
              <w:t>Example 11</w:t>
            </w:r>
            <w:r>
              <w:rPr>
                <w:noProof/>
                <w:webHidden/>
              </w:rPr>
              <w:tab/>
            </w:r>
            <w:r>
              <w:rPr>
                <w:noProof/>
                <w:webHidden/>
              </w:rPr>
              <w:fldChar w:fldCharType="begin"/>
            </w:r>
            <w:r>
              <w:rPr>
                <w:noProof/>
                <w:webHidden/>
              </w:rPr>
              <w:instrText xml:space="preserve"> PAGEREF _Toc210640652 \h </w:instrText>
            </w:r>
          </w:ins>
          <w:r>
            <w:rPr>
              <w:noProof/>
              <w:webHidden/>
            </w:rPr>
          </w:r>
          <w:ins w:id="104" w:author="Hussey, Ian (PSY)" w:date="2025-10-06T10:56:00Z" w16du:dateUtc="2025-10-06T08:56:00Z">
            <w:r>
              <w:rPr>
                <w:noProof/>
                <w:webHidden/>
              </w:rPr>
              <w:fldChar w:fldCharType="separate"/>
            </w:r>
            <w:r>
              <w:rPr>
                <w:noProof/>
                <w:webHidden/>
              </w:rPr>
              <w:t>27</w:t>
            </w:r>
            <w:r>
              <w:rPr>
                <w:noProof/>
                <w:webHidden/>
              </w:rPr>
              <w:fldChar w:fldCharType="end"/>
            </w:r>
            <w:r w:rsidRPr="009B4249">
              <w:rPr>
                <w:rStyle w:val="Hyperlink"/>
                <w:noProof/>
              </w:rPr>
              <w:fldChar w:fldCharType="end"/>
            </w:r>
          </w:ins>
        </w:p>
        <w:p w14:paraId="604E6726" w14:textId="42E87561" w:rsidR="00B13512" w:rsidRDefault="00B13512">
          <w:pPr>
            <w:pStyle w:val="TOC2"/>
            <w:tabs>
              <w:tab w:val="right" w:leader="dot" w:pos="9062"/>
            </w:tabs>
            <w:rPr>
              <w:ins w:id="105" w:author="Hussey, Ian (PSY)" w:date="2025-10-06T10:56:00Z" w16du:dateUtc="2025-10-06T08:56:00Z"/>
              <w:rFonts w:asciiTheme="minorHAnsi" w:eastAsiaTheme="minorEastAsia" w:hAnsiTheme="minorHAnsi" w:cstheme="minorBidi"/>
              <w:noProof/>
              <w:kern w:val="2"/>
              <w14:ligatures w14:val="standardContextual"/>
            </w:rPr>
          </w:pPr>
          <w:ins w:id="106"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"_Toc210640653"</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eastAsia="Aptos" w:hAnsi="Calibri" w:cs="Calibri"/>
                <w:noProof/>
                <w:lang w:val="en-US"/>
              </w:rPr>
              <w:t>Example 12</w:t>
            </w:r>
            <w:r>
              <w:rPr>
                <w:noProof/>
                <w:webHidden/>
              </w:rPr>
              <w:tab/>
            </w:r>
            <w:r>
              <w:rPr>
                <w:noProof/>
                <w:webHidden/>
              </w:rPr>
              <w:fldChar w:fldCharType="begin"/>
            </w:r>
            <w:r>
              <w:rPr>
                <w:noProof/>
                <w:webHidden/>
              </w:rPr>
              <w:instrText xml:space="preserve"> PAGEREF _Toc210640653 \h </w:instrText>
            </w:r>
          </w:ins>
          <w:r>
            <w:rPr>
              <w:noProof/>
              <w:webHidden/>
            </w:rPr>
          </w:r>
          <w:ins w:id="107" w:author="Hussey, Ian (PSY)" w:date="2025-10-06T10:56:00Z" w16du:dateUtc="2025-10-06T08:56:00Z">
            <w:r>
              <w:rPr>
                <w:noProof/>
                <w:webHidden/>
              </w:rPr>
              <w:fldChar w:fldCharType="separate"/>
            </w:r>
            <w:r>
              <w:rPr>
                <w:noProof/>
                <w:webHidden/>
              </w:rPr>
              <w:t>28</w:t>
            </w:r>
            <w:r>
              <w:rPr>
                <w:noProof/>
                <w:webHidden/>
              </w:rPr>
              <w:fldChar w:fldCharType="end"/>
            </w:r>
            <w:r w:rsidRPr="009B4249">
              <w:rPr>
                <w:rStyle w:val="Hyperlink"/>
                <w:noProof/>
              </w:rPr>
              <w:fldChar w:fldCharType="end"/>
            </w:r>
          </w:ins>
        </w:p>
        <w:p w14:paraId="3AD80CAC" w14:textId="73C54586" w:rsidR="00B13512" w:rsidRDefault="00B13512">
          <w:pPr>
            <w:pStyle w:val="TOC2"/>
            <w:tabs>
              <w:tab w:val="right" w:leader="dot" w:pos="9062"/>
            </w:tabs>
            <w:rPr>
              <w:ins w:id="108" w:author="Hussey, Ian (PSY)" w:date="2025-10-06T10:56:00Z" w16du:dateUtc="2025-10-06T08:56:00Z"/>
              <w:rFonts w:asciiTheme="minorHAnsi" w:eastAsiaTheme="minorEastAsia" w:hAnsiTheme="minorHAnsi" w:cstheme="minorBidi"/>
              <w:noProof/>
              <w:kern w:val="2"/>
              <w14:ligatures w14:val="standardContextual"/>
            </w:rPr>
          </w:pPr>
          <w:ins w:id="109" w:author="Hussey, Ian (PSY)" w:date="2025-10-06T10:56:00Z" w16du:dateUtc="2025-10-06T08:56:00Z">
            <w:r w:rsidRPr="009B4249">
              <w:rPr>
                <w:rStyle w:val="Hyperlink"/>
                <w:noProof/>
              </w:rPr>
              <w:lastRenderedPageBreak/>
              <w:fldChar w:fldCharType="begin"/>
            </w:r>
            <w:r w:rsidRPr="009B4249">
              <w:rPr>
                <w:rStyle w:val="Hyperlink"/>
                <w:noProof/>
              </w:rPr>
              <w:instrText xml:space="preserve"> </w:instrText>
            </w:r>
            <w:r>
              <w:rPr>
                <w:noProof/>
              </w:rPr>
              <w:instrText>HYPERLINK \l "_Toc210640654"</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hAnsi="Calibri" w:cs="Calibri"/>
                <w:noProof/>
                <w:lang w:val="en-US"/>
              </w:rPr>
              <w:t>Example 13</w:t>
            </w:r>
            <w:r>
              <w:rPr>
                <w:noProof/>
                <w:webHidden/>
              </w:rPr>
              <w:tab/>
            </w:r>
            <w:r>
              <w:rPr>
                <w:noProof/>
                <w:webHidden/>
              </w:rPr>
              <w:fldChar w:fldCharType="begin"/>
            </w:r>
            <w:r>
              <w:rPr>
                <w:noProof/>
                <w:webHidden/>
              </w:rPr>
              <w:instrText xml:space="preserve"> PAGEREF _Toc210640654 \h </w:instrText>
            </w:r>
          </w:ins>
          <w:r>
            <w:rPr>
              <w:noProof/>
              <w:webHidden/>
            </w:rPr>
          </w:r>
          <w:ins w:id="110" w:author="Hussey, Ian (PSY)" w:date="2025-10-06T10:56:00Z" w16du:dateUtc="2025-10-06T08:56:00Z">
            <w:r>
              <w:rPr>
                <w:noProof/>
                <w:webHidden/>
              </w:rPr>
              <w:fldChar w:fldCharType="separate"/>
            </w:r>
            <w:r>
              <w:rPr>
                <w:noProof/>
                <w:webHidden/>
              </w:rPr>
              <w:t>28</w:t>
            </w:r>
            <w:r>
              <w:rPr>
                <w:noProof/>
                <w:webHidden/>
              </w:rPr>
              <w:fldChar w:fldCharType="end"/>
            </w:r>
            <w:r w:rsidRPr="009B4249">
              <w:rPr>
                <w:rStyle w:val="Hyperlink"/>
                <w:noProof/>
              </w:rPr>
              <w:fldChar w:fldCharType="end"/>
            </w:r>
          </w:ins>
        </w:p>
        <w:p w14:paraId="0D6B0398" w14:textId="64555CF7" w:rsidR="00B13512" w:rsidRDefault="00B13512">
          <w:pPr>
            <w:pStyle w:val="TOC2"/>
            <w:tabs>
              <w:tab w:val="right" w:leader="dot" w:pos="9062"/>
            </w:tabs>
            <w:rPr>
              <w:ins w:id="111" w:author="Hussey, Ian (PSY)" w:date="2025-10-06T10:56:00Z" w16du:dateUtc="2025-10-06T08:56:00Z"/>
              <w:rFonts w:asciiTheme="minorHAnsi" w:eastAsiaTheme="minorEastAsia" w:hAnsiTheme="minorHAnsi" w:cstheme="minorBidi"/>
              <w:noProof/>
              <w:kern w:val="2"/>
              <w14:ligatures w14:val="standardContextual"/>
            </w:rPr>
          </w:pPr>
          <w:ins w:id="112"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"_Toc210640655"</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eastAsia="Aptos" w:hAnsi="Calibri" w:cs="Calibri"/>
                <w:noProof/>
                <w:lang w:val="en-US"/>
              </w:rPr>
              <w:t>Example 14</w:t>
            </w:r>
            <w:r>
              <w:rPr>
                <w:noProof/>
                <w:webHidden/>
              </w:rPr>
              <w:tab/>
            </w:r>
            <w:r>
              <w:rPr>
                <w:noProof/>
                <w:webHidden/>
              </w:rPr>
              <w:fldChar w:fldCharType="begin"/>
            </w:r>
            <w:r>
              <w:rPr>
                <w:noProof/>
                <w:webHidden/>
              </w:rPr>
              <w:instrText xml:space="preserve"> PAGEREF _Toc210640655 \h </w:instrText>
            </w:r>
          </w:ins>
          <w:r>
            <w:rPr>
              <w:noProof/>
              <w:webHidden/>
            </w:rPr>
          </w:r>
          <w:ins w:id="113" w:author="Hussey, Ian (PSY)" w:date="2025-10-06T10:56:00Z" w16du:dateUtc="2025-10-06T08:56:00Z">
            <w:r>
              <w:rPr>
                <w:noProof/>
                <w:webHidden/>
              </w:rPr>
              <w:fldChar w:fldCharType="separate"/>
            </w:r>
            <w:r>
              <w:rPr>
                <w:noProof/>
                <w:webHidden/>
              </w:rPr>
              <w:t>28</w:t>
            </w:r>
            <w:r>
              <w:rPr>
                <w:noProof/>
                <w:webHidden/>
              </w:rPr>
              <w:fldChar w:fldCharType="end"/>
            </w:r>
            <w:r w:rsidRPr="009B4249">
              <w:rPr>
                <w:rStyle w:val="Hyperlink"/>
                <w:noProof/>
              </w:rPr>
              <w:fldChar w:fldCharType="end"/>
            </w:r>
          </w:ins>
        </w:p>
        <w:p w14:paraId="5D75A147" w14:textId="587438DB" w:rsidR="00B13512" w:rsidRDefault="00B13512">
          <w:pPr>
            <w:pStyle w:val="TOC2"/>
            <w:tabs>
              <w:tab w:val="right" w:leader="dot" w:pos="9062"/>
            </w:tabs>
            <w:rPr>
              <w:ins w:id="114" w:author="Hussey, Ian (PSY)" w:date="2025-10-06T10:56:00Z" w16du:dateUtc="2025-10-06T08:56:00Z"/>
              <w:rFonts w:asciiTheme="minorHAnsi" w:eastAsiaTheme="minorEastAsia" w:hAnsiTheme="minorHAnsi" w:cstheme="minorBidi"/>
              <w:noProof/>
              <w:kern w:val="2"/>
              <w14:ligatures w14:val="standardContextual"/>
            </w:rPr>
          </w:pPr>
          <w:ins w:id="115"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"_Toc210640656"</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Calibri" w:eastAsia="Aptos" w:hAnsi="Calibri" w:cs="Calibri"/>
                <w:noProof/>
                <w:lang w:val="en-US"/>
              </w:rPr>
              <w:t>Example 15</w:t>
            </w:r>
            <w:r>
              <w:rPr>
                <w:noProof/>
                <w:webHidden/>
              </w:rPr>
              <w:tab/>
            </w:r>
            <w:r>
              <w:rPr>
                <w:noProof/>
                <w:webHidden/>
              </w:rPr>
              <w:fldChar w:fldCharType="begin"/>
            </w:r>
            <w:r>
              <w:rPr>
                <w:noProof/>
                <w:webHidden/>
              </w:rPr>
              <w:instrText xml:space="preserve"> PAGEREF _Toc210640656 \h </w:instrText>
            </w:r>
          </w:ins>
          <w:r>
            <w:rPr>
              <w:noProof/>
              <w:webHidden/>
            </w:rPr>
          </w:r>
          <w:ins w:id="116" w:author="Hussey, Ian (PSY)" w:date="2025-10-06T10:56:00Z" w16du:dateUtc="2025-10-06T08:56:00Z">
            <w:r>
              <w:rPr>
                <w:noProof/>
                <w:webHidden/>
              </w:rPr>
              <w:fldChar w:fldCharType="separate"/>
            </w:r>
            <w:r>
              <w:rPr>
                <w:noProof/>
                <w:webHidden/>
              </w:rPr>
              <w:t>29</w:t>
            </w:r>
            <w:r>
              <w:rPr>
                <w:noProof/>
                <w:webHidden/>
              </w:rPr>
              <w:fldChar w:fldCharType="end"/>
            </w:r>
            <w:r w:rsidRPr="009B4249">
              <w:rPr>
                <w:rStyle w:val="Hyperlink"/>
                <w:noProof/>
              </w:rPr>
              <w:fldChar w:fldCharType="end"/>
            </w:r>
          </w:ins>
        </w:p>
        <w:p w14:paraId="04B91071" w14:textId="4F2AFDFF" w:rsidR="00B13512" w:rsidRDefault="00B13512">
          <w:pPr>
            <w:pStyle w:val="TOC1"/>
            <w:tabs>
              <w:tab w:val="right" w:leader="dot" w:pos="9062"/>
            </w:tabs>
            <w:rPr>
              <w:ins w:id="117" w:author="Hussey, Ian (PSY)" w:date="2025-10-06T10:56:00Z" w16du:dateUtc="2025-10-06T08:56:00Z"/>
              <w:rFonts w:asciiTheme="minorHAnsi" w:eastAsiaTheme="minorEastAsia" w:hAnsiTheme="minorHAnsi" w:cstheme="minorBidi"/>
              <w:noProof/>
              <w:kern w:val="2"/>
              <w14:ligatures w14:val="standardContextual"/>
            </w:rPr>
          </w:pPr>
          <w:ins w:id="118"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"_Toc210640657"</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noProof/>
                <w:lang w:val="en-US"/>
              </w:rPr>
              <w:t>Recent technology codings</w:t>
            </w:r>
            <w:r>
              <w:rPr>
                <w:noProof/>
                <w:webHidden/>
              </w:rPr>
              <w:tab/>
            </w:r>
            <w:r>
              <w:rPr>
                <w:noProof/>
                <w:webHidden/>
              </w:rPr>
              <w:fldChar w:fldCharType="begin"/>
            </w:r>
            <w:r>
              <w:rPr>
                <w:noProof/>
                <w:webHidden/>
              </w:rPr>
              <w:instrText xml:space="preserve"> PAGEREF _Toc210640657 \h </w:instrText>
            </w:r>
          </w:ins>
          <w:r>
            <w:rPr>
              <w:noProof/>
              <w:webHidden/>
            </w:rPr>
          </w:r>
          <w:ins w:id="119" w:author="Hussey, Ian (PSY)" w:date="2025-10-06T10:56:00Z" w16du:dateUtc="2025-10-06T08:56:00Z">
            <w:r>
              <w:rPr>
                <w:noProof/>
                <w:webHidden/>
              </w:rPr>
              <w:fldChar w:fldCharType="separate"/>
            </w:r>
            <w:r>
              <w:rPr>
                <w:noProof/>
                <w:webHidden/>
              </w:rPr>
              <w:t>30</w:t>
            </w:r>
            <w:r>
              <w:rPr>
                <w:noProof/>
                <w:webHidden/>
              </w:rPr>
              <w:fldChar w:fldCharType="end"/>
            </w:r>
            <w:r w:rsidRPr="009B4249">
              <w:rPr>
                <w:rStyle w:val="Hyperlink"/>
                <w:noProof/>
              </w:rPr>
              <w:fldChar w:fldCharType="end"/>
            </w:r>
          </w:ins>
        </w:p>
        <w:p w14:paraId="4AB864E4" w14:textId="39B24DB3" w:rsidR="00B13512" w:rsidRDefault="00B13512">
          <w:pPr>
            <w:pStyle w:val="TOC2"/>
            <w:tabs>
              <w:tab w:val="right" w:leader="dot" w:pos="9062"/>
            </w:tabs>
            <w:rPr>
              <w:ins w:id="120" w:author="Hussey, Ian (PSY)" w:date="2025-10-06T10:56:00Z" w16du:dateUtc="2025-10-06T08:56:00Z"/>
              <w:rFonts w:asciiTheme="minorHAnsi" w:eastAsiaTheme="minorEastAsia" w:hAnsiTheme="minorHAnsi" w:cstheme="minorBidi"/>
              <w:noProof/>
              <w:kern w:val="2"/>
              <w14:ligatures w14:val="standardContextual"/>
            </w:rPr>
          </w:pPr>
          <w:ins w:id="121"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"_Toc210640658"</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noProof/>
                <w:lang w:val="en-US"/>
              </w:rPr>
              <w:t>From the peer reviews, so you see what’s being asked of us.</w:t>
            </w:r>
            <w:r>
              <w:rPr>
                <w:noProof/>
                <w:webHidden/>
              </w:rPr>
              <w:tab/>
            </w:r>
            <w:r>
              <w:rPr>
                <w:noProof/>
                <w:webHidden/>
              </w:rPr>
              <w:fldChar w:fldCharType="begin"/>
            </w:r>
            <w:r>
              <w:rPr>
                <w:noProof/>
                <w:webHidden/>
              </w:rPr>
              <w:instrText xml:space="preserve"> PAGEREF _Toc210640658 \h </w:instrText>
            </w:r>
          </w:ins>
          <w:r>
            <w:rPr>
              <w:noProof/>
              <w:webHidden/>
            </w:rPr>
          </w:r>
          <w:ins w:id="122" w:author="Hussey, Ian (PSY)" w:date="2025-10-06T10:56:00Z" w16du:dateUtc="2025-10-06T08:56:00Z">
            <w:r>
              <w:rPr>
                <w:noProof/>
                <w:webHidden/>
              </w:rPr>
              <w:fldChar w:fldCharType="separate"/>
            </w:r>
            <w:r>
              <w:rPr>
                <w:noProof/>
                <w:webHidden/>
              </w:rPr>
              <w:t>30</w:t>
            </w:r>
            <w:r>
              <w:rPr>
                <w:noProof/>
                <w:webHidden/>
              </w:rPr>
              <w:fldChar w:fldCharType="end"/>
            </w:r>
            <w:r w:rsidRPr="009B4249">
              <w:rPr>
                <w:rStyle w:val="Hyperlink"/>
                <w:noProof/>
              </w:rPr>
              <w:fldChar w:fldCharType="end"/>
            </w:r>
          </w:ins>
        </w:p>
        <w:p w14:paraId="1F034E41" w14:textId="3E788D03" w:rsidR="00B13512" w:rsidRDefault="00B13512">
          <w:pPr>
            <w:pStyle w:val="TOC2"/>
            <w:tabs>
              <w:tab w:val="right" w:leader="dot" w:pos="9062"/>
            </w:tabs>
            <w:rPr>
              <w:ins w:id="123" w:author="Hussey, Ian (PSY)" w:date="2025-10-06T10:56:00Z" w16du:dateUtc="2025-10-06T08:56:00Z"/>
              <w:rFonts w:asciiTheme="minorHAnsi" w:eastAsiaTheme="minorEastAsia" w:hAnsiTheme="minorHAnsi" w:cstheme="minorBidi"/>
              <w:noProof/>
              <w:kern w:val="2"/>
              <w14:ligatures w14:val="standardContextual"/>
            </w:rPr>
          </w:pPr>
          <w:ins w:id="124"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"_Toc210640659"</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Arial" w:hAnsi="Arial" w:cs="Arial"/>
                <w:b/>
                <w:bCs/>
                <w:noProof/>
                <w:lang w:val="en-US"/>
              </w:rPr>
              <w:t>Recommender point 2</w:t>
            </w:r>
            <w:r>
              <w:rPr>
                <w:noProof/>
                <w:webHidden/>
              </w:rPr>
              <w:tab/>
            </w:r>
            <w:r>
              <w:rPr>
                <w:noProof/>
                <w:webHidden/>
              </w:rPr>
              <w:fldChar w:fldCharType="begin"/>
            </w:r>
            <w:r>
              <w:rPr>
                <w:noProof/>
                <w:webHidden/>
              </w:rPr>
              <w:instrText xml:space="preserve"> PAGEREF _Toc210640659 \h </w:instrText>
            </w:r>
          </w:ins>
          <w:r>
            <w:rPr>
              <w:noProof/>
              <w:webHidden/>
            </w:rPr>
          </w:r>
          <w:ins w:id="125" w:author="Hussey, Ian (PSY)" w:date="2025-10-06T10:56:00Z" w16du:dateUtc="2025-10-06T08:56:00Z">
            <w:r>
              <w:rPr>
                <w:noProof/>
                <w:webHidden/>
              </w:rPr>
              <w:fldChar w:fldCharType="separate"/>
            </w:r>
            <w:r>
              <w:rPr>
                <w:noProof/>
                <w:webHidden/>
              </w:rPr>
              <w:t>30</w:t>
            </w:r>
            <w:r>
              <w:rPr>
                <w:noProof/>
                <w:webHidden/>
              </w:rPr>
              <w:fldChar w:fldCharType="end"/>
            </w:r>
            <w:r w:rsidRPr="009B4249">
              <w:rPr>
                <w:rStyle w:val="Hyperlink"/>
                <w:noProof/>
              </w:rPr>
              <w:fldChar w:fldCharType="end"/>
            </w:r>
          </w:ins>
        </w:p>
        <w:p w14:paraId="5CDDDBC5" w14:textId="26692004" w:rsidR="00B13512" w:rsidRDefault="00B13512">
          <w:pPr>
            <w:pStyle w:val="TOC2"/>
            <w:tabs>
              <w:tab w:val="right" w:leader="dot" w:pos="9062"/>
            </w:tabs>
            <w:rPr>
              <w:ins w:id="126" w:author="Hussey, Ian (PSY)" w:date="2025-10-06T10:56:00Z" w16du:dateUtc="2025-10-06T08:56:00Z"/>
              <w:rFonts w:asciiTheme="minorHAnsi" w:eastAsiaTheme="minorEastAsia" w:hAnsiTheme="minorHAnsi" w:cstheme="minorBidi"/>
              <w:noProof/>
              <w:kern w:val="2"/>
              <w14:ligatures w14:val="standardContextual"/>
            </w:rPr>
          </w:pPr>
          <w:ins w:id="127"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"_Toc210640660"</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Arial" w:hAnsi="Arial" w:cs="Arial"/>
                <w:b/>
                <w:bCs/>
                <w:noProof/>
                <w:lang w:val="en-US"/>
              </w:rPr>
              <w:t>Reviewer 2 point 4</w:t>
            </w:r>
            <w:r>
              <w:rPr>
                <w:noProof/>
                <w:webHidden/>
              </w:rPr>
              <w:tab/>
            </w:r>
            <w:r>
              <w:rPr>
                <w:noProof/>
                <w:webHidden/>
              </w:rPr>
              <w:fldChar w:fldCharType="begin"/>
            </w:r>
            <w:r>
              <w:rPr>
                <w:noProof/>
                <w:webHidden/>
              </w:rPr>
              <w:instrText xml:space="preserve"> PAGEREF _Toc210640660 \h </w:instrText>
            </w:r>
          </w:ins>
          <w:r>
            <w:rPr>
              <w:noProof/>
              <w:webHidden/>
            </w:rPr>
          </w:r>
          <w:ins w:id="128" w:author="Hussey, Ian (PSY)" w:date="2025-10-06T10:56:00Z" w16du:dateUtc="2025-10-06T08:56:00Z">
            <w:r>
              <w:rPr>
                <w:noProof/>
                <w:webHidden/>
              </w:rPr>
              <w:fldChar w:fldCharType="separate"/>
            </w:r>
            <w:r>
              <w:rPr>
                <w:noProof/>
                <w:webHidden/>
              </w:rPr>
              <w:t>30</w:t>
            </w:r>
            <w:r>
              <w:rPr>
                <w:noProof/>
                <w:webHidden/>
              </w:rPr>
              <w:fldChar w:fldCharType="end"/>
            </w:r>
            <w:r w:rsidRPr="009B4249">
              <w:rPr>
                <w:rStyle w:val="Hyperlink"/>
                <w:noProof/>
              </w:rPr>
              <w:fldChar w:fldCharType="end"/>
            </w:r>
          </w:ins>
        </w:p>
        <w:p w14:paraId="4644EB55" w14:textId="11540BA6" w:rsidR="00B13512" w:rsidRDefault="00B13512">
          <w:pPr>
            <w:pStyle w:val="TOC2"/>
            <w:tabs>
              <w:tab w:val="right" w:leader="dot" w:pos="9062"/>
            </w:tabs>
            <w:rPr>
              <w:ins w:id="129" w:author="Hussey, Ian (PSY)" w:date="2025-10-06T10:56:00Z" w16du:dateUtc="2025-10-06T08:56:00Z"/>
              <w:rFonts w:asciiTheme="minorHAnsi" w:eastAsiaTheme="minorEastAsia" w:hAnsiTheme="minorHAnsi" w:cstheme="minorBidi"/>
              <w:noProof/>
              <w:kern w:val="2"/>
              <w14:ligatures w14:val="standardContextual"/>
            </w:rPr>
          </w:pPr>
          <w:ins w:id="130"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"_Toc210640661"</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Arial" w:hAnsi="Arial" w:cs="Arial"/>
                <w:noProof/>
                <w:lang w:val="en-US"/>
              </w:rPr>
              <w:t>Reviewer 3 point 1</w:t>
            </w:r>
            <w:r>
              <w:rPr>
                <w:noProof/>
                <w:webHidden/>
              </w:rPr>
              <w:tab/>
            </w:r>
            <w:r>
              <w:rPr>
                <w:noProof/>
                <w:webHidden/>
              </w:rPr>
              <w:fldChar w:fldCharType="begin"/>
            </w:r>
            <w:r>
              <w:rPr>
                <w:noProof/>
                <w:webHidden/>
              </w:rPr>
              <w:instrText xml:space="preserve"> PAGEREF _Toc210640661 \h </w:instrText>
            </w:r>
          </w:ins>
          <w:r>
            <w:rPr>
              <w:noProof/>
              <w:webHidden/>
            </w:rPr>
          </w:r>
          <w:ins w:id="131" w:author="Hussey, Ian (PSY)" w:date="2025-10-06T10:56:00Z" w16du:dateUtc="2025-10-06T08:56:00Z">
            <w:r>
              <w:rPr>
                <w:noProof/>
                <w:webHidden/>
              </w:rPr>
              <w:fldChar w:fldCharType="separate"/>
            </w:r>
            <w:r>
              <w:rPr>
                <w:noProof/>
                <w:webHidden/>
              </w:rPr>
              <w:t>30</w:t>
            </w:r>
            <w:r>
              <w:rPr>
                <w:noProof/>
                <w:webHidden/>
              </w:rPr>
              <w:fldChar w:fldCharType="end"/>
            </w:r>
            <w:r w:rsidRPr="009B4249">
              <w:rPr>
                <w:rStyle w:val="Hyperlink"/>
                <w:noProof/>
              </w:rPr>
              <w:fldChar w:fldCharType="end"/>
            </w:r>
          </w:ins>
        </w:p>
        <w:p w14:paraId="5D0502C1" w14:textId="67F29200" w:rsidR="00B13512" w:rsidRDefault="00B13512">
          <w:pPr>
            <w:pStyle w:val="TOC2"/>
            <w:tabs>
              <w:tab w:val="right" w:leader="dot" w:pos="9062"/>
            </w:tabs>
            <w:rPr>
              <w:ins w:id="132" w:author="Hussey, Ian (PSY)" w:date="2025-10-06T10:56:00Z" w16du:dateUtc="2025-10-06T08:56:00Z"/>
              <w:rFonts w:asciiTheme="minorHAnsi" w:eastAsiaTheme="minorEastAsia" w:hAnsiTheme="minorHAnsi" w:cstheme="minorBidi"/>
              <w:noProof/>
              <w:kern w:val="2"/>
              <w14:ligatures w14:val="standardContextual"/>
            </w:rPr>
          </w:pPr>
          <w:ins w:id="133"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"_Toc210640662"</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rFonts w:ascii="Arial" w:hAnsi="Arial" w:cs="Arial"/>
                <w:b/>
                <w:bCs/>
                <w:noProof/>
                <w:lang w:val="en-US"/>
              </w:rPr>
              <w:t>R3 point 4</w:t>
            </w:r>
            <w:r>
              <w:rPr>
                <w:noProof/>
                <w:webHidden/>
              </w:rPr>
              <w:tab/>
            </w:r>
            <w:r>
              <w:rPr>
                <w:noProof/>
                <w:webHidden/>
              </w:rPr>
              <w:fldChar w:fldCharType="begin"/>
            </w:r>
            <w:r>
              <w:rPr>
                <w:noProof/>
                <w:webHidden/>
              </w:rPr>
              <w:instrText xml:space="preserve"> PAGEREF _Toc210640662 \h </w:instrText>
            </w:r>
          </w:ins>
          <w:r>
            <w:rPr>
              <w:noProof/>
              <w:webHidden/>
            </w:rPr>
          </w:r>
          <w:ins w:id="134" w:author="Hussey, Ian (PSY)" w:date="2025-10-06T10:56:00Z" w16du:dateUtc="2025-10-06T08:56:00Z">
            <w:r>
              <w:rPr>
                <w:noProof/>
                <w:webHidden/>
              </w:rPr>
              <w:fldChar w:fldCharType="separate"/>
            </w:r>
            <w:r>
              <w:rPr>
                <w:noProof/>
                <w:webHidden/>
              </w:rPr>
              <w:t>31</w:t>
            </w:r>
            <w:r>
              <w:rPr>
                <w:noProof/>
                <w:webHidden/>
              </w:rPr>
              <w:fldChar w:fldCharType="end"/>
            </w:r>
            <w:r w:rsidRPr="009B4249">
              <w:rPr>
                <w:rStyle w:val="Hyperlink"/>
                <w:noProof/>
              </w:rPr>
              <w:fldChar w:fldCharType="end"/>
            </w:r>
          </w:ins>
        </w:p>
        <w:p w14:paraId="24478F04" w14:textId="789CFD27" w:rsidR="00B13512" w:rsidRDefault="00B13512">
          <w:pPr>
            <w:pStyle w:val="TOC2"/>
            <w:tabs>
              <w:tab w:val="right" w:leader="dot" w:pos="9062"/>
            </w:tabs>
            <w:rPr>
              <w:ins w:id="135" w:author="Hussey, Ian (PSY)" w:date="2025-10-06T10:56:00Z" w16du:dateUtc="2025-10-06T08:56:00Z"/>
              <w:rFonts w:asciiTheme="minorHAnsi" w:eastAsiaTheme="minorEastAsia" w:hAnsiTheme="minorHAnsi" w:cstheme="minorBidi"/>
              <w:noProof/>
              <w:kern w:val="2"/>
              <w14:ligatures w14:val="standardContextual"/>
            </w:rPr>
          </w:pPr>
          <w:ins w:id="136"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"_Toc210640663"</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noProof/>
                <w:lang w:val="en-US"/>
              </w:rPr>
              <w:t>Proposed column to add to codebook + codebook instructions</w:t>
            </w:r>
            <w:r>
              <w:rPr>
                <w:noProof/>
                <w:webHidden/>
              </w:rPr>
              <w:tab/>
            </w:r>
            <w:r>
              <w:rPr>
                <w:noProof/>
                <w:webHidden/>
              </w:rPr>
              <w:fldChar w:fldCharType="begin"/>
            </w:r>
            <w:r>
              <w:rPr>
                <w:noProof/>
                <w:webHidden/>
              </w:rPr>
              <w:instrText xml:space="preserve"> PAGEREF _Toc210640663 \h </w:instrText>
            </w:r>
          </w:ins>
          <w:r>
            <w:rPr>
              <w:noProof/>
              <w:webHidden/>
            </w:rPr>
          </w:r>
          <w:ins w:id="137" w:author="Hussey, Ian (PSY)" w:date="2025-10-06T10:56:00Z" w16du:dateUtc="2025-10-06T08:56:00Z">
            <w:r>
              <w:rPr>
                <w:noProof/>
                <w:webHidden/>
              </w:rPr>
              <w:fldChar w:fldCharType="separate"/>
            </w:r>
            <w:r>
              <w:rPr>
                <w:noProof/>
                <w:webHidden/>
              </w:rPr>
              <w:t>31</w:t>
            </w:r>
            <w:r>
              <w:rPr>
                <w:noProof/>
                <w:webHidden/>
              </w:rPr>
              <w:fldChar w:fldCharType="end"/>
            </w:r>
            <w:r w:rsidRPr="009B4249">
              <w:rPr>
                <w:rStyle w:val="Hyperlink"/>
                <w:noProof/>
              </w:rPr>
              <w:fldChar w:fldCharType="end"/>
            </w:r>
          </w:ins>
        </w:p>
        <w:p w14:paraId="68464B51" w14:textId="19F26C8E" w:rsidR="00B13512" w:rsidRDefault="00B13512">
          <w:pPr>
            <w:pStyle w:val="TOC1"/>
            <w:tabs>
              <w:tab w:val="right" w:leader="dot" w:pos="9062"/>
            </w:tabs>
            <w:rPr>
              <w:ins w:id="138" w:author="Hussey, Ian (PSY)" w:date="2025-10-06T10:56:00Z" w16du:dateUtc="2025-10-06T08:56:00Z"/>
              <w:rFonts w:asciiTheme="minorHAnsi" w:eastAsiaTheme="minorEastAsia" w:hAnsiTheme="minorHAnsi" w:cstheme="minorBidi"/>
              <w:noProof/>
              <w:kern w:val="2"/>
              <w14:ligatures w14:val="standardContextual"/>
            </w:rPr>
          </w:pPr>
          <w:ins w:id="139"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"_Toc210640664"</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noProof/>
                <w:lang w:val="en-US"/>
              </w:rPr>
              <w:t>Coding ‘behavioral measures of behavior’ used as Dependent Variables</w:t>
            </w:r>
            <w:r>
              <w:rPr>
                <w:noProof/>
                <w:webHidden/>
              </w:rPr>
              <w:tab/>
            </w:r>
            <w:r>
              <w:rPr>
                <w:noProof/>
                <w:webHidden/>
              </w:rPr>
              <w:fldChar w:fldCharType="begin"/>
            </w:r>
            <w:r>
              <w:rPr>
                <w:noProof/>
                <w:webHidden/>
              </w:rPr>
              <w:instrText xml:space="preserve"> PAGEREF _Toc210640664 \h </w:instrText>
            </w:r>
          </w:ins>
          <w:r>
            <w:rPr>
              <w:noProof/>
              <w:webHidden/>
            </w:rPr>
          </w:r>
          <w:ins w:id="140" w:author="Hussey, Ian (PSY)" w:date="2025-10-06T10:56:00Z" w16du:dateUtc="2025-10-06T08:56:00Z">
            <w:r>
              <w:rPr>
                <w:noProof/>
                <w:webHidden/>
              </w:rPr>
              <w:fldChar w:fldCharType="separate"/>
            </w:r>
            <w:r>
              <w:rPr>
                <w:noProof/>
                <w:webHidden/>
              </w:rPr>
              <w:t>32</w:t>
            </w:r>
            <w:r>
              <w:rPr>
                <w:noProof/>
                <w:webHidden/>
              </w:rPr>
              <w:fldChar w:fldCharType="end"/>
            </w:r>
            <w:r w:rsidRPr="009B4249">
              <w:rPr>
                <w:rStyle w:val="Hyperlink"/>
                <w:noProof/>
              </w:rPr>
              <w:fldChar w:fldCharType="end"/>
            </w:r>
          </w:ins>
        </w:p>
        <w:p w14:paraId="6BC44B79" w14:textId="70238251" w:rsidR="00B13512" w:rsidRDefault="00B13512">
          <w:pPr>
            <w:pStyle w:val="TOC2"/>
            <w:tabs>
              <w:tab w:val="right" w:leader="dot" w:pos="9062"/>
            </w:tabs>
            <w:rPr>
              <w:ins w:id="141" w:author="Hussey, Ian (PSY)" w:date="2025-10-06T10:56:00Z" w16du:dateUtc="2025-10-06T08:56:00Z"/>
              <w:rFonts w:asciiTheme="minorHAnsi" w:eastAsiaTheme="minorEastAsia" w:hAnsiTheme="minorHAnsi" w:cstheme="minorBidi"/>
              <w:noProof/>
              <w:kern w:val="2"/>
              <w14:ligatures w14:val="standardContextual"/>
            </w:rPr>
          </w:pPr>
          <w:ins w:id="142"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"_Toc210640665"</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noProof/>
                <w:lang w:val="en-US"/>
              </w:rPr>
              <w:t>From the peer reviews, so you see what’s being asked of us.</w:t>
            </w:r>
            <w:r>
              <w:rPr>
                <w:noProof/>
                <w:webHidden/>
              </w:rPr>
              <w:tab/>
            </w:r>
            <w:r>
              <w:rPr>
                <w:noProof/>
                <w:webHidden/>
              </w:rPr>
              <w:fldChar w:fldCharType="begin"/>
            </w:r>
            <w:r>
              <w:rPr>
                <w:noProof/>
                <w:webHidden/>
              </w:rPr>
              <w:instrText xml:space="preserve"> PAGEREF _Toc210640665 \h </w:instrText>
            </w:r>
          </w:ins>
          <w:r>
            <w:rPr>
              <w:noProof/>
              <w:webHidden/>
            </w:rPr>
          </w:r>
          <w:ins w:id="143" w:author="Hussey, Ian (PSY)" w:date="2025-10-06T10:56:00Z" w16du:dateUtc="2025-10-06T08:56:00Z">
            <w:r>
              <w:rPr>
                <w:noProof/>
                <w:webHidden/>
              </w:rPr>
              <w:fldChar w:fldCharType="separate"/>
            </w:r>
            <w:r>
              <w:rPr>
                <w:noProof/>
                <w:webHidden/>
              </w:rPr>
              <w:t>32</w:t>
            </w:r>
            <w:r>
              <w:rPr>
                <w:noProof/>
                <w:webHidden/>
              </w:rPr>
              <w:fldChar w:fldCharType="end"/>
            </w:r>
            <w:r w:rsidRPr="009B4249">
              <w:rPr>
                <w:rStyle w:val="Hyperlink"/>
                <w:noProof/>
              </w:rPr>
              <w:fldChar w:fldCharType="end"/>
            </w:r>
          </w:ins>
        </w:p>
        <w:p w14:paraId="6490541F" w14:textId="6CCCF842" w:rsidR="00B13512" w:rsidRDefault="00B13512">
          <w:pPr>
            <w:pStyle w:val="TOC2"/>
            <w:tabs>
              <w:tab w:val="right" w:leader="dot" w:pos="9062"/>
            </w:tabs>
            <w:rPr>
              <w:ins w:id="144" w:author="Hussey, Ian (PSY)" w:date="2025-10-06T10:56:00Z" w16du:dateUtc="2025-10-06T08:56:00Z"/>
              <w:rFonts w:asciiTheme="minorHAnsi" w:eastAsiaTheme="minorEastAsia" w:hAnsiTheme="minorHAnsi" w:cstheme="minorBidi"/>
              <w:noProof/>
              <w:kern w:val="2"/>
              <w14:ligatures w14:val="standardContextual"/>
            </w:rPr>
          </w:pPr>
          <w:ins w:id="145" w:author="Hussey, Ian (PSY)" w:date="2025-10-06T10:56:00Z" w16du:dateUtc="2025-10-06T08:56:00Z">
            <w:r w:rsidRPr="009B4249">
              <w:rPr>
                <w:rStyle w:val="Hyperlink"/>
                <w:noProof/>
              </w:rPr>
              <w:fldChar w:fldCharType="begin"/>
            </w:r>
            <w:r w:rsidRPr="009B4249">
              <w:rPr>
                <w:rStyle w:val="Hyperlink"/>
                <w:noProof/>
              </w:rPr>
              <w:instrText xml:space="preserve"> </w:instrText>
            </w:r>
            <w:r>
              <w:rPr>
                <w:noProof/>
              </w:rPr>
              <w:instrText>HYPERLINK \l "_Toc210640666"</w:instrText>
            </w:r>
            <w:r w:rsidRPr="009B4249">
              <w:rPr>
                <w:rStyle w:val="Hyperlink"/>
                <w:noProof/>
              </w:rPr>
              <w:instrText xml:space="preserve"> </w:instrText>
            </w:r>
            <w:r w:rsidRPr="009B4249">
              <w:rPr>
                <w:rStyle w:val="Hyperlink"/>
                <w:noProof/>
              </w:rPr>
            </w:r>
            <w:r w:rsidRPr="009B4249">
              <w:rPr>
                <w:rStyle w:val="Hyperlink"/>
                <w:noProof/>
              </w:rPr>
              <w:fldChar w:fldCharType="separate"/>
            </w:r>
            <w:r w:rsidRPr="009B4249">
              <w:rPr>
                <w:rStyle w:val="Hyperlink"/>
                <w:noProof/>
                <w:lang w:val="en-US"/>
              </w:rPr>
              <w:t>Proposed column to add to codebook + codebook instructions</w:t>
            </w:r>
            <w:r>
              <w:rPr>
                <w:noProof/>
                <w:webHidden/>
              </w:rPr>
              <w:tab/>
            </w:r>
            <w:r>
              <w:rPr>
                <w:noProof/>
                <w:webHidden/>
              </w:rPr>
              <w:fldChar w:fldCharType="begin"/>
            </w:r>
            <w:r>
              <w:rPr>
                <w:noProof/>
                <w:webHidden/>
              </w:rPr>
              <w:instrText xml:space="preserve"> PAGEREF _Toc210640666 \h </w:instrText>
            </w:r>
          </w:ins>
          <w:r>
            <w:rPr>
              <w:noProof/>
              <w:webHidden/>
            </w:rPr>
          </w:r>
          <w:ins w:id="146" w:author="Hussey, Ian (PSY)" w:date="2025-10-06T10:56:00Z" w16du:dateUtc="2025-10-06T08:56:00Z">
            <w:r>
              <w:rPr>
                <w:noProof/>
                <w:webHidden/>
              </w:rPr>
              <w:fldChar w:fldCharType="separate"/>
            </w:r>
            <w:r>
              <w:rPr>
                <w:noProof/>
                <w:webHidden/>
              </w:rPr>
              <w:t>32</w:t>
            </w:r>
            <w:r>
              <w:rPr>
                <w:noProof/>
                <w:webHidden/>
              </w:rPr>
              <w:fldChar w:fldCharType="end"/>
            </w:r>
            <w:r w:rsidRPr="009B4249">
              <w:rPr>
                <w:rStyle w:val="Hyperlink"/>
                <w:noProof/>
              </w:rPr>
              <w:fldChar w:fldCharType="end"/>
            </w:r>
          </w:ins>
        </w:p>
        <w:p w14:paraId="3405F3B8" w14:textId="0FF80A26" w:rsidR="00F97F66" w:rsidRPr="00FC690C" w:rsidDel="00B13512" w:rsidRDefault="00F97F66">
          <w:pPr>
            <w:pStyle w:val="TOC1"/>
            <w:tabs>
              <w:tab w:val="right" w:leader="dot" w:pos="9062"/>
            </w:tabs>
            <w:rPr>
              <w:del w:id="147" w:author="Hussey, Ian (PSY)" w:date="2025-10-06T10:56:00Z" w16du:dateUtc="2025-10-06T08:56:00Z"/>
              <w:noProof/>
              <w:kern w:val="2"/>
              <w:lang w:val="en-US"/>
              <w14:ligatures w14:val="standardContextual"/>
              <w:rPrChange w:id="148" w:author="Hussey, Ian (PSY)" w:date="2025-10-06T10:27:00Z" w16du:dateUtc="2025-10-06T08:27:00Z">
                <w:rPr>
                  <w:del w:id="149" w:author="Hussey, Ian (PSY)" w:date="2025-10-06T10:56:00Z" w16du:dateUtc="2025-10-06T08:56:00Z"/>
                  <w:noProof/>
                  <w:kern w:val="2"/>
                  <w:lang w:val="en-GB"/>
                  <w14:ligatures w14:val="standardContextual"/>
                </w:rPr>
              </w:rPrChange>
            </w:rPr>
          </w:pPr>
          <w:del w:id="150" w:author="Hussey, Ian (PSY)" w:date="2025-10-06T10:56:00Z" w16du:dateUtc="2025-10-06T08:56:00Z">
            <w:r w:rsidRPr="00B13512" w:rsidDel="00B13512">
              <w:rPr>
                <w:lang w:val="en-US"/>
                <w:rPrChange w:id="151" w:author="Hussey, Ian (PSY)" w:date="2025-10-06T10:56:00Z" w16du:dateUtc="2025-10-06T08:56:00Z">
                  <w:rPr>
                    <w:rStyle w:val="Hyperlink"/>
                    <w:rFonts w:ascii="Calibri" w:hAnsi="Calibri" w:cs="Calibri"/>
                    <w:noProof/>
                  </w:rPr>
                </w:rPrChange>
              </w:rPr>
              <w:delText>Introduction</w:delText>
            </w:r>
            <w:r w:rsidRPr="00FC690C" w:rsidDel="00B13512">
              <w:rPr>
                <w:noProof/>
                <w:webHidden/>
                <w:lang w:val="en-US"/>
                <w:rPrChange w:id="152" w:author="Hussey, Ian (PSY)" w:date="2025-10-06T10:27:00Z" w16du:dateUtc="2025-10-06T08:27:00Z">
                  <w:rPr>
                    <w:noProof/>
                    <w:webHidden/>
                  </w:rPr>
                </w:rPrChange>
              </w:rPr>
              <w:tab/>
            </w:r>
            <w:r w:rsidR="00196D87" w:rsidRPr="00FC690C" w:rsidDel="00B13512">
              <w:rPr>
                <w:noProof/>
                <w:webHidden/>
                <w:lang w:val="en-US"/>
                <w:rPrChange w:id="153" w:author="Hussey, Ian (PSY)" w:date="2025-10-06T10:27:00Z" w16du:dateUtc="2025-10-06T08:27:00Z">
                  <w:rPr>
                    <w:noProof/>
                    <w:webHidden/>
                  </w:rPr>
                </w:rPrChange>
              </w:rPr>
              <w:delText>3</w:delText>
            </w:r>
          </w:del>
        </w:p>
        <w:p w14:paraId="63639FC0" w14:textId="20C072C9" w:rsidR="00F97F66" w:rsidRPr="00FC690C" w:rsidDel="00B13512" w:rsidRDefault="00F97F66">
          <w:pPr>
            <w:pStyle w:val="TOC1"/>
            <w:tabs>
              <w:tab w:val="right" w:leader="dot" w:pos="9062"/>
            </w:tabs>
            <w:rPr>
              <w:del w:id="154" w:author="Hussey, Ian (PSY)" w:date="2025-10-06T10:56:00Z" w16du:dateUtc="2025-10-06T08:56:00Z"/>
              <w:noProof/>
              <w:kern w:val="2"/>
              <w:lang w:val="en-US"/>
              <w14:ligatures w14:val="standardContextual"/>
              <w:rPrChange w:id="155" w:author="Hussey, Ian (PSY)" w:date="2025-10-06T10:27:00Z" w16du:dateUtc="2025-10-06T08:27:00Z">
                <w:rPr>
                  <w:del w:id="156" w:author="Hussey, Ian (PSY)" w:date="2025-10-06T10:56:00Z" w16du:dateUtc="2025-10-06T08:56:00Z"/>
                  <w:noProof/>
                  <w:kern w:val="2"/>
                  <w:lang w:val="en-GB"/>
                  <w14:ligatures w14:val="standardContextual"/>
                </w:rPr>
              </w:rPrChange>
            </w:rPr>
          </w:pPr>
          <w:del w:id="157" w:author="Hussey, Ian (PSY)" w:date="2025-10-06T10:56:00Z" w16du:dateUtc="2025-10-06T08:56:00Z">
            <w:r w:rsidRPr="00B13512" w:rsidDel="00B13512">
              <w:rPr>
                <w:lang w:val="en-US"/>
                <w:rPrChange w:id="158" w:author="Hussey, Ian (PSY)" w:date="2025-10-06T10:56:00Z" w16du:dateUtc="2025-10-06T08:56:00Z">
                  <w:rPr>
                    <w:rStyle w:val="Hyperlink"/>
                    <w:rFonts w:ascii="Calibri" w:hAnsi="Calibri" w:cs="Calibri"/>
                    <w:noProof/>
                  </w:rPr>
                </w:rPrChange>
              </w:rPr>
              <w:delText>Categories and definitions</w:delText>
            </w:r>
            <w:r w:rsidRPr="00FC690C" w:rsidDel="00B13512">
              <w:rPr>
                <w:noProof/>
                <w:webHidden/>
                <w:lang w:val="en-US"/>
                <w:rPrChange w:id="159" w:author="Hussey, Ian (PSY)" w:date="2025-10-06T10:27:00Z" w16du:dateUtc="2025-10-06T08:27:00Z">
                  <w:rPr>
                    <w:noProof/>
                    <w:webHidden/>
                  </w:rPr>
                </w:rPrChange>
              </w:rPr>
              <w:tab/>
            </w:r>
            <w:r w:rsidR="00196D87" w:rsidRPr="00FC690C" w:rsidDel="00B13512">
              <w:rPr>
                <w:noProof/>
                <w:webHidden/>
                <w:lang w:val="en-US"/>
                <w:rPrChange w:id="160" w:author="Hussey, Ian (PSY)" w:date="2025-10-06T10:27:00Z" w16du:dateUtc="2025-10-06T08:27:00Z">
                  <w:rPr>
                    <w:noProof/>
                    <w:webHidden/>
                  </w:rPr>
                </w:rPrChange>
              </w:rPr>
              <w:delText>4</w:delText>
            </w:r>
          </w:del>
        </w:p>
        <w:p w14:paraId="7FF474A5" w14:textId="120FFBC7" w:rsidR="00F97F66" w:rsidRPr="00FC690C" w:rsidDel="00B13512" w:rsidRDefault="00F97F66">
          <w:pPr>
            <w:pStyle w:val="TOC2"/>
            <w:tabs>
              <w:tab w:val="right" w:leader="dot" w:pos="9062"/>
            </w:tabs>
            <w:rPr>
              <w:del w:id="161" w:author="Hussey, Ian (PSY)" w:date="2025-10-06T10:56:00Z" w16du:dateUtc="2025-10-06T08:56:00Z"/>
              <w:noProof/>
              <w:kern w:val="2"/>
              <w:lang w:val="en-US"/>
              <w14:ligatures w14:val="standardContextual"/>
              <w:rPrChange w:id="162" w:author="Hussey, Ian (PSY)" w:date="2025-10-06T10:27:00Z" w16du:dateUtc="2025-10-06T08:27:00Z">
                <w:rPr>
                  <w:del w:id="163" w:author="Hussey, Ian (PSY)" w:date="2025-10-06T10:56:00Z" w16du:dateUtc="2025-10-06T08:56:00Z"/>
                  <w:noProof/>
                  <w:kern w:val="2"/>
                  <w:lang w:val="en-GB"/>
                  <w14:ligatures w14:val="standardContextual"/>
                </w:rPr>
              </w:rPrChange>
            </w:rPr>
          </w:pPr>
          <w:del w:id="164" w:author="Hussey, Ian (PSY)" w:date="2025-10-06T10:56:00Z" w16du:dateUtc="2025-10-06T08:56:00Z">
            <w:r w:rsidRPr="00B13512" w:rsidDel="00B13512">
              <w:rPr>
                <w:lang w:val="en-US"/>
                <w:rPrChange w:id="165" w:author="Hussey, Ian (PSY)" w:date="2025-10-06T10:56:00Z" w16du:dateUtc="2025-10-06T08:56:00Z">
                  <w:rPr>
                    <w:rStyle w:val="Hyperlink"/>
                    <w:rFonts w:ascii="Calibri" w:hAnsi="Calibri" w:cs="Calibri"/>
                    <w:noProof/>
                  </w:rPr>
                </w:rPrChange>
              </w:rPr>
              <w:delText>Introduction to the table of categories</w:delText>
            </w:r>
            <w:r w:rsidRPr="00FC690C" w:rsidDel="00B13512">
              <w:rPr>
                <w:noProof/>
                <w:webHidden/>
                <w:lang w:val="en-US"/>
                <w:rPrChange w:id="166" w:author="Hussey, Ian (PSY)" w:date="2025-10-06T10:27:00Z" w16du:dateUtc="2025-10-06T08:27:00Z">
                  <w:rPr>
                    <w:noProof/>
                    <w:webHidden/>
                  </w:rPr>
                </w:rPrChange>
              </w:rPr>
              <w:tab/>
            </w:r>
            <w:r w:rsidR="00196D87" w:rsidRPr="00FC690C" w:rsidDel="00B13512">
              <w:rPr>
                <w:noProof/>
                <w:webHidden/>
                <w:lang w:val="en-US"/>
                <w:rPrChange w:id="167" w:author="Hussey, Ian (PSY)" w:date="2025-10-06T10:27:00Z" w16du:dateUtc="2025-10-06T08:27:00Z">
                  <w:rPr>
                    <w:noProof/>
                    <w:webHidden/>
                  </w:rPr>
                </w:rPrChange>
              </w:rPr>
              <w:delText>4</w:delText>
            </w:r>
          </w:del>
        </w:p>
        <w:p w14:paraId="602BCD5C" w14:textId="4AC48AC6" w:rsidR="00F97F66" w:rsidRPr="00FC690C" w:rsidDel="00B13512" w:rsidRDefault="00F97F66">
          <w:pPr>
            <w:pStyle w:val="TOC2"/>
            <w:tabs>
              <w:tab w:val="right" w:leader="dot" w:pos="9062"/>
            </w:tabs>
            <w:rPr>
              <w:del w:id="168" w:author="Hussey, Ian (PSY)" w:date="2025-10-06T10:56:00Z" w16du:dateUtc="2025-10-06T08:56:00Z"/>
              <w:noProof/>
              <w:kern w:val="2"/>
              <w:lang w:val="en-US"/>
              <w14:ligatures w14:val="standardContextual"/>
              <w:rPrChange w:id="169" w:author="Hussey, Ian (PSY)" w:date="2025-10-06T10:27:00Z" w16du:dateUtc="2025-10-06T08:27:00Z">
                <w:rPr>
                  <w:del w:id="170" w:author="Hussey, Ian (PSY)" w:date="2025-10-06T10:56:00Z" w16du:dateUtc="2025-10-06T08:56:00Z"/>
                  <w:noProof/>
                  <w:kern w:val="2"/>
                  <w:lang w:val="en-GB"/>
                  <w14:ligatures w14:val="standardContextual"/>
                </w:rPr>
              </w:rPrChange>
            </w:rPr>
          </w:pPr>
          <w:del w:id="171" w:author="Hussey, Ian (PSY)" w:date="2025-10-06T10:56:00Z" w16du:dateUtc="2025-10-06T08:56:00Z">
            <w:r w:rsidRPr="00B13512" w:rsidDel="00B13512">
              <w:rPr>
                <w:lang w:val="en-US"/>
                <w:rPrChange w:id="172" w:author="Hussey, Ian (PSY)" w:date="2025-10-06T10:56:00Z" w16du:dateUtc="2025-10-06T08:56:00Z">
                  <w:rPr>
                    <w:rStyle w:val="Hyperlink"/>
                    <w:rFonts w:ascii="Calibri" w:hAnsi="Calibri" w:cs="Calibri"/>
                    <w:noProof/>
                  </w:rPr>
                </w:rPrChange>
              </w:rPr>
              <w:delText>First dimension - How is it being measured</w:delText>
            </w:r>
            <w:r w:rsidRPr="00FC690C" w:rsidDel="00B13512">
              <w:rPr>
                <w:noProof/>
                <w:webHidden/>
                <w:lang w:val="en-US"/>
                <w:rPrChange w:id="173" w:author="Hussey, Ian (PSY)" w:date="2025-10-06T10:27:00Z" w16du:dateUtc="2025-10-06T08:27:00Z">
                  <w:rPr>
                    <w:noProof/>
                    <w:webHidden/>
                  </w:rPr>
                </w:rPrChange>
              </w:rPr>
              <w:tab/>
            </w:r>
            <w:r w:rsidR="00196D87" w:rsidRPr="00FC690C" w:rsidDel="00B13512">
              <w:rPr>
                <w:noProof/>
                <w:webHidden/>
                <w:lang w:val="en-US"/>
                <w:rPrChange w:id="174" w:author="Hussey, Ian (PSY)" w:date="2025-10-06T10:27:00Z" w16du:dateUtc="2025-10-06T08:27:00Z">
                  <w:rPr>
                    <w:noProof/>
                    <w:webHidden/>
                  </w:rPr>
                </w:rPrChange>
              </w:rPr>
              <w:delText>6</w:delText>
            </w:r>
          </w:del>
        </w:p>
        <w:p w14:paraId="0B722029" w14:textId="4167C723" w:rsidR="00F97F66" w:rsidRPr="00FC690C" w:rsidDel="00B13512" w:rsidRDefault="00F97F66">
          <w:pPr>
            <w:pStyle w:val="TOC3"/>
            <w:tabs>
              <w:tab w:val="right" w:leader="dot" w:pos="9062"/>
            </w:tabs>
            <w:rPr>
              <w:del w:id="175" w:author="Hussey, Ian (PSY)" w:date="2025-10-06T10:56:00Z" w16du:dateUtc="2025-10-06T08:56:00Z"/>
              <w:noProof/>
              <w:kern w:val="2"/>
              <w:lang w:val="en-US"/>
              <w14:ligatures w14:val="standardContextual"/>
              <w:rPrChange w:id="176" w:author="Hussey, Ian (PSY)" w:date="2025-10-06T10:27:00Z" w16du:dateUtc="2025-10-06T08:27:00Z">
                <w:rPr>
                  <w:del w:id="177" w:author="Hussey, Ian (PSY)" w:date="2025-10-06T10:56:00Z" w16du:dateUtc="2025-10-06T08:56:00Z"/>
                  <w:noProof/>
                  <w:kern w:val="2"/>
                  <w:lang w:val="en-GB"/>
                  <w14:ligatures w14:val="standardContextual"/>
                </w:rPr>
              </w:rPrChange>
            </w:rPr>
          </w:pPr>
          <w:del w:id="178" w:author="Hussey, Ian (PSY)" w:date="2025-10-06T10:56:00Z" w16du:dateUtc="2025-10-06T08:56:00Z">
            <w:r w:rsidRPr="00B13512" w:rsidDel="00B13512">
              <w:rPr>
                <w:lang w:val="en-US"/>
                <w:rPrChange w:id="179" w:author="Hussey, Ian (PSY)" w:date="2025-10-06T10:56:00Z" w16du:dateUtc="2025-10-06T08:56:00Z">
                  <w:rPr>
                    <w:rStyle w:val="Hyperlink"/>
                    <w:rFonts w:ascii="Calibri" w:hAnsi="Calibri" w:cs="Calibri"/>
                    <w:noProof/>
                  </w:rPr>
                </w:rPrChange>
              </w:rPr>
              <w:delText>Self-report (and other-reports)</w:delText>
            </w:r>
            <w:r w:rsidRPr="00FC690C" w:rsidDel="00B13512">
              <w:rPr>
                <w:noProof/>
                <w:webHidden/>
                <w:lang w:val="en-US"/>
                <w:rPrChange w:id="180" w:author="Hussey, Ian (PSY)" w:date="2025-10-06T10:27:00Z" w16du:dateUtc="2025-10-06T08:27:00Z">
                  <w:rPr>
                    <w:noProof/>
                    <w:webHidden/>
                  </w:rPr>
                </w:rPrChange>
              </w:rPr>
              <w:tab/>
            </w:r>
            <w:r w:rsidR="00196D87" w:rsidRPr="00FC690C" w:rsidDel="00B13512">
              <w:rPr>
                <w:noProof/>
                <w:webHidden/>
                <w:lang w:val="en-US"/>
                <w:rPrChange w:id="181" w:author="Hussey, Ian (PSY)" w:date="2025-10-06T10:27:00Z" w16du:dateUtc="2025-10-06T08:27:00Z">
                  <w:rPr>
                    <w:noProof/>
                    <w:webHidden/>
                  </w:rPr>
                </w:rPrChange>
              </w:rPr>
              <w:delText>6</w:delText>
            </w:r>
          </w:del>
        </w:p>
        <w:p w14:paraId="3448814A" w14:textId="34CCA0C5" w:rsidR="00F97F66" w:rsidRPr="00FC690C" w:rsidDel="00B13512" w:rsidRDefault="00F97F66">
          <w:pPr>
            <w:pStyle w:val="TOC3"/>
            <w:tabs>
              <w:tab w:val="right" w:leader="dot" w:pos="9062"/>
            </w:tabs>
            <w:rPr>
              <w:del w:id="182" w:author="Hussey, Ian (PSY)" w:date="2025-10-06T10:56:00Z" w16du:dateUtc="2025-10-06T08:56:00Z"/>
              <w:noProof/>
              <w:kern w:val="2"/>
              <w:lang w:val="en-US"/>
              <w14:ligatures w14:val="standardContextual"/>
              <w:rPrChange w:id="183" w:author="Hussey, Ian (PSY)" w:date="2025-10-06T10:27:00Z" w16du:dateUtc="2025-10-06T08:27:00Z">
                <w:rPr>
                  <w:del w:id="184" w:author="Hussey, Ian (PSY)" w:date="2025-10-06T10:56:00Z" w16du:dateUtc="2025-10-06T08:56:00Z"/>
                  <w:noProof/>
                  <w:kern w:val="2"/>
                  <w:lang w:val="en-GB"/>
                  <w14:ligatures w14:val="standardContextual"/>
                </w:rPr>
              </w:rPrChange>
            </w:rPr>
          </w:pPr>
          <w:del w:id="185" w:author="Hussey, Ian (PSY)" w:date="2025-10-06T10:56:00Z" w16du:dateUtc="2025-10-06T08:56:00Z">
            <w:r w:rsidRPr="00B13512" w:rsidDel="00B13512">
              <w:rPr>
                <w:lang w:val="en-US"/>
                <w:rPrChange w:id="186" w:author="Hussey, Ian (PSY)" w:date="2025-10-06T10:56:00Z" w16du:dateUtc="2025-10-06T08:56:00Z">
                  <w:rPr>
                    <w:rStyle w:val="Hyperlink"/>
                    <w:rFonts w:ascii="Calibri" w:hAnsi="Calibri" w:cs="Calibri"/>
                    <w:noProof/>
                  </w:rPr>
                </w:rPrChange>
              </w:rPr>
              <w:delText>Tests</w:delText>
            </w:r>
            <w:r w:rsidRPr="00FC690C" w:rsidDel="00B13512">
              <w:rPr>
                <w:noProof/>
                <w:webHidden/>
                <w:lang w:val="en-US"/>
                <w:rPrChange w:id="187" w:author="Hussey, Ian (PSY)" w:date="2025-10-06T10:27:00Z" w16du:dateUtc="2025-10-06T08:27:00Z">
                  <w:rPr>
                    <w:noProof/>
                    <w:webHidden/>
                  </w:rPr>
                </w:rPrChange>
              </w:rPr>
              <w:tab/>
            </w:r>
            <w:r w:rsidR="00196D87" w:rsidRPr="00FC690C" w:rsidDel="00B13512">
              <w:rPr>
                <w:noProof/>
                <w:webHidden/>
                <w:lang w:val="en-US"/>
                <w:rPrChange w:id="188" w:author="Hussey, Ian (PSY)" w:date="2025-10-06T10:27:00Z" w16du:dateUtc="2025-10-06T08:27:00Z">
                  <w:rPr>
                    <w:noProof/>
                    <w:webHidden/>
                  </w:rPr>
                </w:rPrChange>
              </w:rPr>
              <w:delText>7</w:delText>
            </w:r>
          </w:del>
        </w:p>
        <w:p w14:paraId="5C94B6CB" w14:textId="07EF8291" w:rsidR="00F97F66" w:rsidRPr="00FC690C" w:rsidDel="00B13512" w:rsidRDefault="00F97F66">
          <w:pPr>
            <w:pStyle w:val="TOC3"/>
            <w:tabs>
              <w:tab w:val="right" w:leader="dot" w:pos="9062"/>
            </w:tabs>
            <w:rPr>
              <w:del w:id="189" w:author="Hussey, Ian (PSY)" w:date="2025-10-06T10:56:00Z" w16du:dateUtc="2025-10-06T08:56:00Z"/>
              <w:noProof/>
              <w:kern w:val="2"/>
              <w:lang w:val="en-US"/>
              <w14:ligatures w14:val="standardContextual"/>
              <w:rPrChange w:id="190" w:author="Hussey, Ian (PSY)" w:date="2025-10-06T10:27:00Z" w16du:dateUtc="2025-10-06T08:27:00Z">
                <w:rPr>
                  <w:del w:id="191" w:author="Hussey, Ian (PSY)" w:date="2025-10-06T10:56:00Z" w16du:dateUtc="2025-10-06T08:56:00Z"/>
                  <w:noProof/>
                  <w:kern w:val="2"/>
                  <w:lang w:val="en-GB"/>
                  <w14:ligatures w14:val="standardContextual"/>
                </w:rPr>
              </w:rPrChange>
            </w:rPr>
          </w:pPr>
          <w:del w:id="192" w:author="Hussey, Ian (PSY)" w:date="2025-10-06T10:56:00Z" w16du:dateUtc="2025-10-06T08:56:00Z">
            <w:r w:rsidRPr="00B13512" w:rsidDel="00B13512">
              <w:rPr>
                <w:lang w:val="en-US"/>
                <w:rPrChange w:id="193" w:author="Hussey, Ian (PSY)" w:date="2025-10-06T10:56:00Z" w16du:dateUtc="2025-10-06T08:56:00Z">
                  <w:rPr>
                    <w:rStyle w:val="Hyperlink"/>
                    <w:rFonts w:ascii="Calibri" w:hAnsi="Calibri" w:cs="Calibri"/>
                    <w:noProof/>
                  </w:rPr>
                </w:rPrChange>
              </w:rPr>
              <w:delText>Behavioral Measure</w:delText>
            </w:r>
            <w:r w:rsidRPr="00FC690C" w:rsidDel="00B13512">
              <w:rPr>
                <w:noProof/>
                <w:webHidden/>
                <w:lang w:val="en-US"/>
                <w:rPrChange w:id="194" w:author="Hussey, Ian (PSY)" w:date="2025-10-06T10:27:00Z" w16du:dateUtc="2025-10-06T08:27:00Z">
                  <w:rPr>
                    <w:noProof/>
                    <w:webHidden/>
                  </w:rPr>
                </w:rPrChange>
              </w:rPr>
              <w:tab/>
            </w:r>
            <w:r w:rsidR="00196D87" w:rsidRPr="00FC690C" w:rsidDel="00B13512">
              <w:rPr>
                <w:noProof/>
                <w:webHidden/>
                <w:lang w:val="en-US"/>
                <w:rPrChange w:id="195" w:author="Hussey, Ian (PSY)" w:date="2025-10-06T10:27:00Z" w16du:dateUtc="2025-10-06T08:27:00Z">
                  <w:rPr>
                    <w:noProof/>
                    <w:webHidden/>
                  </w:rPr>
                </w:rPrChange>
              </w:rPr>
              <w:delText>8</w:delText>
            </w:r>
          </w:del>
        </w:p>
        <w:p w14:paraId="50356B74" w14:textId="31A5A88B" w:rsidR="00F97F66" w:rsidRPr="00FC690C" w:rsidDel="00B13512" w:rsidRDefault="00F97F66">
          <w:pPr>
            <w:pStyle w:val="TOC3"/>
            <w:tabs>
              <w:tab w:val="right" w:leader="dot" w:pos="9062"/>
            </w:tabs>
            <w:rPr>
              <w:del w:id="196" w:author="Hussey, Ian (PSY)" w:date="2025-10-06T10:56:00Z" w16du:dateUtc="2025-10-06T08:56:00Z"/>
              <w:noProof/>
              <w:kern w:val="2"/>
              <w:lang w:val="en-US"/>
              <w14:ligatures w14:val="standardContextual"/>
              <w:rPrChange w:id="197" w:author="Hussey, Ian (PSY)" w:date="2025-10-06T10:27:00Z" w16du:dateUtc="2025-10-06T08:27:00Z">
                <w:rPr>
                  <w:del w:id="198" w:author="Hussey, Ian (PSY)" w:date="2025-10-06T10:56:00Z" w16du:dateUtc="2025-10-06T08:56:00Z"/>
                  <w:noProof/>
                  <w:kern w:val="2"/>
                  <w:lang w:val="en-GB"/>
                  <w14:ligatures w14:val="standardContextual"/>
                </w:rPr>
              </w:rPrChange>
            </w:rPr>
          </w:pPr>
          <w:del w:id="199" w:author="Hussey, Ian (PSY)" w:date="2025-10-06T10:56:00Z" w16du:dateUtc="2025-10-06T08:56:00Z">
            <w:r w:rsidRPr="00B13512" w:rsidDel="00B13512">
              <w:rPr>
                <w:lang w:val="en-US"/>
                <w:rPrChange w:id="200" w:author="Hussey, Ian (PSY)" w:date="2025-10-06T10:56:00Z" w16du:dateUtc="2025-10-06T08:56:00Z">
                  <w:rPr>
                    <w:rStyle w:val="Hyperlink"/>
                    <w:rFonts w:ascii="Calibri" w:hAnsi="Calibri" w:cs="Calibri"/>
                    <w:noProof/>
                  </w:rPr>
                </w:rPrChange>
              </w:rPr>
              <w:delText>Neuro/bio/physiological measure</w:delText>
            </w:r>
            <w:r w:rsidRPr="00FC690C" w:rsidDel="00B13512">
              <w:rPr>
                <w:noProof/>
                <w:webHidden/>
                <w:lang w:val="en-US"/>
                <w:rPrChange w:id="201" w:author="Hussey, Ian (PSY)" w:date="2025-10-06T10:27:00Z" w16du:dateUtc="2025-10-06T08:27:00Z">
                  <w:rPr>
                    <w:noProof/>
                    <w:webHidden/>
                  </w:rPr>
                </w:rPrChange>
              </w:rPr>
              <w:tab/>
            </w:r>
            <w:r w:rsidR="00196D87" w:rsidRPr="00FC690C" w:rsidDel="00B13512">
              <w:rPr>
                <w:noProof/>
                <w:webHidden/>
                <w:lang w:val="en-US"/>
                <w:rPrChange w:id="202" w:author="Hussey, Ian (PSY)" w:date="2025-10-06T10:27:00Z" w16du:dateUtc="2025-10-06T08:27:00Z">
                  <w:rPr>
                    <w:noProof/>
                    <w:webHidden/>
                  </w:rPr>
                </w:rPrChange>
              </w:rPr>
              <w:delText>10</w:delText>
            </w:r>
          </w:del>
        </w:p>
        <w:p w14:paraId="2C681596" w14:textId="24E154FA" w:rsidR="00F97F66" w:rsidRPr="00FC690C" w:rsidDel="00B13512" w:rsidRDefault="00F97F66">
          <w:pPr>
            <w:pStyle w:val="TOC2"/>
            <w:tabs>
              <w:tab w:val="right" w:leader="dot" w:pos="9062"/>
            </w:tabs>
            <w:rPr>
              <w:del w:id="203" w:author="Hussey, Ian (PSY)" w:date="2025-10-06T10:56:00Z" w16du:dateUtc="2025-10-06T08:56:00Z"/>
              <w:noProof/>
              <w:kern w:val="2"/>
              <w:lang w:val="en-US"/>
              <w14:ligatures w14:val="standardContextual"/>
              <w:rPrChange w:id="204" w:author="Hussey, Ian (PSY)" w:date="2025-10-06T10:27:00Z" w16du:dateUtc="2025-10-06T08:27:00Z">
                <w:rPr>
                  <w:del w:id="205" w:author="Hussey, Ian (PSY)" w:date="2025-10-06T10:56:00Z" w16du:dateUtc="2025-10-06T08:56:00Z"/>
                  <w:noProof/>
                  <w:kern w:val="2"/>
                  <w:lang w:val="en-GB"/>
                  <w14:ligatures w14:val="standardContextual"/>
                </w:rPr>
              </w:rPrChange>
            </w:rPr>
          </w:pPr>
          <w:del w:id="206" w:author="Hussey, Ian (PSY)" w:date="2025-10-06T10:56:00Z" w16du:dateUtc="2025-10-06T08:56:00Z">
            <w:r w:rsidRPr="00B13512" w:rsidDel="00B13512">
              <w:rPr>
                <w:lang w:val="en-US"/>
                <w:rPrChange w:id="207" w:author="Hussey, Ian (PSY)" w:date="2025-10-06T10:56:00Z" w16du:dateUtc="2025-10-06T08:56:00Z">
                  <w:rPr>
                    <w:rStyle w:val="Hyperlink"/>
                    <w:rFonts w:ascii="Calibri" w:hAnsi="Calibri" w:cs="Calibri"/>
                    <w:noProof/>
                  </w:rPr>
                </w:rPrChange>
              </w:rPr>
              <w:delText>Second dimension - What is being measured</w:delText>
            </w:r>
            <w:r w:rsidRPr="00FC690C" w:rsidDel="00B13512">
              <w:rPr>
                <w:noProof/>
                <w:webHidden/>
                <w:lang w:val="en-US"/>
                <w:rPrChange w:id="208" w:author="Hussey, Ian (PSY)" w:date="2025-10-06T10:27:00Z" w16du:dateUtc="2025-10-06T08:27:00Z">
                  <w:rPr>
                    <w:noProof/>
                    <w:webHidden/>
                  </w:rPr>
                </w:rPrChange>
              </w:rPr>
              <w:tab/>
            </w:r>
            <w:r w:rsidR="00196D87" w:rsidRPr="00FC690C" w:rsidDel="00B13512">
              <w:rPr>
                <w:noProof/>
                <w:webHidden/>
                <w:lang w:val="en-US"/>
                <w:rPrChange w:id="209" w:author="Hussey, Ian (PSY)" w:date="2025-10-06T10:27:00Z" w16du:dateUtc="2025-10-06T08:27:00Z">
                  <w:rPr>
                    <w:noProof/>
                    <w:webHidden/>
                  </w:rPr>
                </w:rPrChange>
              </w:rPr>
              <w:delText>11</w:delText>
            </w:r>
          </w:del>
        </w:p>
        <w:p w14:paraId="3010EA2B" w14:textId="2AA74986" w:rsidR="00F97F66" w:rsidRPr="00FC690C" w:rsidDel="00B13512" w:rsidRDefault="00F97F66">
          <w:pPr>
            <w:pStyle w:val="TOC3"/>
            <w:tabs>
              <w:tab w:val="right" w:leader="dot" w:pos="9062"/>
            </w:tabs>
            <w:rPr>
              <w:del w:id="210" w:author="Hussey, Ian (PSY)" w:date="2025-10-06T10:56:00Z" w16du:dateUtc="2025-10-06T08:56:00Z"/>
              <w:noProof/>
              <w:kern w:val="2"/>
              <w:lang w:val="en-US"/>
              <w14:ligatures w14:val="standardContextual"/>
              <w:rPrChange w:id="211" w:author="Hussey, Ian (PSY)" w:date="2025-10-06T10:27:00Z" w16du:dateUtc="2025-10-06T08:27:00Z">
                <w:rPr>
                  <w:del w:id="212" w:author="Hussey, Ian (PSY)" w:date="2025-10-06T10:56:00Z" w16du:dateUtc="2025-10-06T08:56:00Z"/>
                  <w:noProof/>
                  <w:kern w:val="2"/>
                  <w:lang w:val="en-GB"/>
                  <w14:ligatures w14:val="standardContextual"/>
                </w:rPr>
              </w:rPrChange>
            </w:rPr>
          </w:pPr>
          <w:del w:id="213" w:author="Hussey, Ian (PSY)" w:date="2025-10-06T10:56:00Z" w16du:dateUtc="2025-10-06T08:56:00Z">
            <w:r w:rsidRPr="00B13512" w:rsidDel="00B13512">
              <w:rPr>
                <w:lang w:val="en-US"/>
                <w:rPrChange w:id="214" w:author="Hussey, Ian (PSY)" w:date="2025-10-06T10:56:00Z" w16du:dateUtc="2025-10-06T08:56:00Z">
                  <w:rPr>
                    <w:rStyle w:val="Hyperlink"/>
                    <w:rFonts w:ascii="Calibri" w:hAnsi="Calibri" w:cs="Calibri"/>
                    <w:noProof/>
                  </w:rPr>
                </w:rPrChange>
              </w:rPr>
              <w:delText>Subjective experience</w:delText>
            </w:r>
            <w:r w:rsidRPr="00FC690C" w:rsidDel="00B13512">
              <w:rPr>
                <w:noProof/>
                <w:webHidden/>
                <w:lang w:val="en-US"/>
                <w:rPrChange w:id="215" w:author="Hussey, Ian (PSY)" w:date="2025-10-06T10:27:00Z" w16du:dateUtc="2025-10-06T08:27:00Z">
                  <w:rPr>
                    <w:noProof/>
                    <w:webHidden/>
                  </w:rPr>
                </w:rPrChange>
              </w:rPr>
              <w:tab/>
            </w:r>
            <w:r w:rsidR="00196D87" w:rsidRPr="00FC690C" w:rsidDel="00B13512">
              <w:rPr>
                <w:noProof/>
                <w:webHidden/>
                <w:lang w:val="en-US"/>
                <w:rPrChange w:id="216" w:author="Hussey, Ian (PSY)" w:date="2025-10-06T10:27:00Z" w16du:dateUtc="2025-10-06T08:27:00Z">
                  <w:rPr>
                    <w:noProof/>
                    <w:webHidden/>
                  </w:rPr>
                </w:rPrChange>
              </w:rPr>
              <w:delText>11</w:delText>
            </w:r>
          </w:del>
        </w:p>
        <w:p w14:paraId="13F442D3" w14:textId="6FC280F1" w:rsidR="00F97F66" w:rsidRPr="00FC690C" w:rsidDel="00B13512" w:rsidRDefault="00F97F66">
          <w:pPr>
            <w:pStyle w:val="TOC3"/>
            <w:tabs>
              <w:tab w:val="right" w:leader="dot" w:pos="9062"/>
            </w:tabs>
            <w:rPr>
              <w:del w:id="217" w:author="Hussey, Ian (PSY)" w:date="2025-10-06T10:56:00Z" w16du:dateUtc="2025-10-06T08:56:00Z"/>
              <w:noProof/>
              <w:kern w:val="2"/>
              <w:lang w:val="en-US"/>
              <w14:ligatures w14:val="standardContextual"/>
              <w:rPrChange w:id="218" w:author="Hussey, Ian (PSY)" w:date="2025-10-06T10:27:00Z" w16du:dateUtc="2025-10-06T08:27:00Z">
                <w:rPr>
                  <w:del w:id="219" w:author="Hussey, Ian (PSY)" w:date="2025-10-06T10:56:00Z" w16du:dateUtc="2025-10-06T08:56:00Z"/>
                  <w:noProof/>
                  <w:kern w:val="2"/>
                  <w:lang w:val="en-GB"/>
                  <w14:ligatures w14:val="standardContextual"/>
                </w:rPr>
              </w:rPrChange>
            </w:rPr>
          </w:pPr>
          <w:del w:id="220" w:author="Hussey, Ian (PSY)" w:date="2025-10-06T10:56:00Z" w16du:dateUtc="2025-10-06T08:56:00Z">
            <w:r w:rsidRPr="00B13512" w:rsidDel="00B13512">
              <w:rPr>
                <w:lang w:val="en-US"/>
                <w:rPrChange w:id="221" w:author="Hussey, Ian (PSY)" w:date="2025-10-06T10:56:00Z" w16du:dateUtc="2025-10-06T08:56:00Z">
                  <w:rPr>
                    <w:rStyle w:val="Hyperlink"/>
                    <w:rFonts w:ascii="Calibri" w:hAnsi="Calibri" w:cs="Calibri"/>
                    <w:noProof/>
                  </w:rPr>
                </w:rPrChange>
              </w:rPr>
              <w:delText>Mental ability or cognitive process</w:delText>
            </w:r>
            <w:r w:rsidRPr="00FC690C" w:rsidDel="00B13512">
              <w:rPr>
                <w:noProof/>
                <w:webHidden/>
                <w:lang w:val="en-US"/>
                <w:rPrChange w:id="222" w:author="Hussey, Ian (PSY)" w:date="2025-10-06T10:27:00Z" w16du:dateUtc="2025-10-06T08:27:00Z">
                  <w:rPr>
                    <w:noProof/>
                    <w:webHidden/>
                  </w:rPr>
                </w:rPrChange>
              </w:rPr>
              <w:tab/>
            </w:r>
            <w:r w:rsidR="00196D87" w:rsidRPr="00FC690C" w:rsidDel="00B13512">
              <w:rPr>
                <w:noProof/>
                <w:webHidden/>
                <w:lang w:val="en-US"/>
                <w:rPrChange w:id="223" w:author="Hussey, Ian (PSY)" w:date="2025-10-06T10:27:00Z" w16du:dateUtc="2025-10-06T08:27:00Z">
                  <w:rPr>
                    <w:noProof/>
                    <w:webHidden/>
                  </w:rPr>
                </w:rPrChange>
              </w:rPr>
              <w:delText>12</w:delText>
            </w:r>
          </w:del>
        </w:p>
        <w:p w14:paraId="1CB44BE8" w14:textId="1B5A758D" w:rsidR="00F97F66" w:rsidRPr="00FC690C" w:rsidDel="00B13512" w:rsidRDefault="00F97F66">
          <w:pPr>
            <w:pStyle w:val="TOC3"/>
            <w:tabs>
              <w:tab w:val="right" w:leader="dot" w:pos="9062"/>
            </w:tabs>
            <w:rPr>
              <w:del w:id="224" w:author="Hussey, Ian (PSY)" w:date="2025-10-06T10:56:00Z" w16du:dateUtc="2025-10-06T08:56:00Z"/>
              <w:noProof/>
              <w:kern w:val="2"/>
              <w:lang w:val="en-US"/>
              <w14:ligatures w14:val="standardContextual"/>
              <w:rPrChange w:id="225" w:author="Hussey, Ian (PSY)" w:date="2025-10-06T10:27:00Z" w16du:dateUtc="2025-10-06T08:27:00Z">
                <w:rPr>
                  <w:del w:id="226" w:author="Hussey, Ian (PSY)" w:date="2025-10-06T10:56:00Z" w16du:dateUtc="2025-10-06T08:56:00Z"/>
                  <w:noProof/>
                  <w:kern w:val="2"/>
                  <w:lang w:val="en-GB"/>
                  <w14:ligatures w14:val="standardContextual"/>
                </w:rPr>
              </w:rPrChange>
            </w:rPr>
          </w:pPr>
          <w:del w:id="227" w:author="Hussey, Ian (PSY)" w:date="2025-10-06T10:56:00Z" w16du:dateUtc="2025-10-06T08:56:00Z">
            <w:r w:rsidRPr="00B13512" w:rsidDel="00B13512">
              <w:rPr>
                <w:lang w:val="en-US"/>
                <w:rPrChange w:id="228" w:author="Hussey, Ian (PSY)" w:date="2025-10-06T10:56:00Z" w16du:dateUtc="2025-10-06T08:56:00Z">
                  <w:rPr>
                    <w:rStyle w:val="Hyperlink"/>
                    <w:rFonts w:ascii="Calibri" w:hAnsi="Calibri" w:cs="Calibri"/>
                    <w:noProof/>
                  </w:rPr>
                </w:rPrChange>
              </w:rPr>
              <w:delText>Behavior</w:delText>
            </w:r>
            <w:r w:rsidRPr="00FC690C" w:rsidDel="00B13512">
              <w:rPr>
                <w:noProof/>
                <w:webHidden/>
                <w:lang w:val="en-US"/>
                <w:rPrChange w:id="229" w:author="Hussey, Ian (PSY)" w:date="2025-10-06T10:27:00Z" w16du:dateUtc="2025-10-06T08:27:00Z">
                  <w:rPr>
                    <w:noProof/>
                    <w:webHidden/>
                  </w:rPr>
                </w:rPrChange>
              </w:rPr>
              <w:tab/>
            </w:r>
            <w:r w:rsidR="00196D87" w:rsidRPr="00FC690C" w:rsidDel="00B13512">
              <w:rPr>
                <w:noProof/>
                <w:webHidden/>
                <w:lang w:val="en-US"/>
                <w:rPrChange w:id="230" w:author="Hussey, Ian (PSY)" w:date="2025-10-06T10:27:00Z" w16du:dateUtc="2025-10-06T08:27:00Z">
                  <w:rPr>
                    <w:noProof/>
                    <w:webHidden/>
                  </w:rPr>
                </w:rPrChange>
              </w:rPr>
              <w:delText>13</w:delText>
            </w:r>
          </w:del>
        </w:p>
        <w:p w14:paraId="4BD0C00C" w14:textId="5E32D80F" w:rsidR="00F97F66" w:rsidRPr="00FC690C" w:rsidDel="00B13512" w:rsidRDefault="00F97F66">
          <w:pPr>
            <w:pStyle w:val="TOC3"/>
            <w:tabs>
              <w:tab w:val="right" w:leader="dot" w:pos="9062"/>
            </w:tabs>
            <w:rPr>
              <w:del w:id="231" w:author="Hussey, Ian (PSY)" w:date="2025-10-06T10:56:00Z" w16du:dateUtc="2025-10-06T08:56:00Z"/>
              <w:noProof/>
              <w:kern w:val="2"/>
              <w:lang w:val="en-US"/>
              <w14:ligatures w14:val="standardContextual"/>
              <w:rPrChange w:id="232" w:author="Hussey, Ian (PSY)" w:date="2025-10-06T10:27:00Z" w16du:dateUtc="2025-10-06T08:27:00Z">
                <w:rPr>
                  <w:del w:id="233" w:author="Hussey, Ian (PSY)" w:date="2025-10-06T10:56:00Z" w16du:dateUtc="2025-10-06T08:56:00Z"/>
                  <w:noProof/>
                  <w:kern w:val="2"/>
                  <w:lang w:val="en-GB"/>
                  <w14:ligatures w14:val="standardContextual"/>
                </w:rPr>
              </w:rPrChange>
            </w:rPr>
          </w:pPr>
          <w:del w:id="234" w:author="Hussey, Ian (PSY)" w:date="2025-10-06T10:56:00Z" w16du:dateUtc="2025-10-06T08:56:00Z">
            <w:r w:rsidRPr="00B13512" w:rsidDel="00B13512">
              <w:rPr>
                <w:lang w:val="en-US"/>
                <w:rPrChange w:id="235" w:author="Hussey, Ian (PSY)" w:date="2025-10-06T10:56:00Z" w16du:dateUtc="2025-10-06T08:56:00Z">
                  <w:rPr>
                    <w:rStyle w:val="Hyperlink"/>
                    <w:rFonts w:ascii="Calibri" w:hAnsi="Calibri" w:cs="Calibri"/>
                    <w:noProof/>
                  </w:rPr>
                </w:rPrChange>
              </w:rPr>
              <w:delText>Neuro/Bio/Physiology</w:delText>
            </w:r>
            <w:r w:rsidRPr="00FC690C" w:rsidDel="00B13512">
              <w:rPr>
                <w:noProof/>
                <w:webHidden/>
                <w:lang w:val="en-US"/>
                <w:rPrChange w:id="236" w:author="Hussey, Ian (PSY)" w:date="2025-10-06T10:27:00Z" w16du:dateUtc="2025-10-06T08:27:00Z">
                  <w:rPr>
                    <w:noProof/>
                    <w:webHidden/>
                  </w:rPr>
                </w:rPrChange>
              </w:rPr>
              <w:tab/>
            </w:r>
            <w:r w:rsidR="00196D87" w:rsidRPr="00FC690C" w:rsidDel="00B13512">
              <w:rPr>
                <w:noProof/>
                <w:webHidden/>
                <w:lang w:val="en-US"/>
                <w:rPrChange w:id="237" w:author="Hussey, Ian (PSY)" w:date="2025-10-06T10:27:00Z" w16du:dateUtc="2025-10-06T08:27:00Z">
                  <w:rPr>
                    <w:noProof/>
                    <w:webHidden/>
                  </w:rPr>
                </w:rPrChange>
              </w:rPr>
              <w:delText>14</w:delText>
            </w:r>
          </w:del>
        </w:p>
        <w:p w14:paraId="2264721D" w14:textId="4980BEB9" w:rsidR="00F97F66" w:rsidRPr="00FC690C" w:rsidDel="00B13512" w:rsidRDefault="00F97F66">
          <w:pPr>
            <w:pStyle w:val="TOC1"/>
            <w:tabs>
              <w:tab w:val="right" w:leader="dot" w:pos="9062"/>
            </w:tabs>
            <w:rPr>
              <w:del w:id="238" w:author="Hussey, Ian (PSY)" w:date="2025-10-06T10:56:00Z" w16du:dateUtc="2025-10-06T08:56:00Z"/>
              <w:noProof/>
              <w:kern w:val="2"/>
              <w:lang w:val="en-US"/>
              <w14:ligatures w14:val="standardContextual"/>
              <w:rPrChange w:id="239" w:author="Hussey, Ian (PSY)" w:date="2025-10-06T10:27:00Z" w16du:dateUtc="2025-10-06T08:27:00Z">
                <w:rPr>
                  <w:del w:id="240" w:author="Hussey, Ian (PSY)" w:date="2025-10-06T10:56:00Z" w16du:dateUtc="2025-10-06T08:56:00Z"/>
                  <w:noProof/>
                  <w:kern w:val="2"/>
                  <w:lang w:val="en-GB"/>
                  <w14:ligatures w14:val="standardContextual"/>
                </w:rPr>
              </w:rPrChange>
            </w:rPr>
          </w:pPr>
          <w:del w:id="241" w:author="Hussey, Ian (PSY)" w:date="2025-10-06T10:56:00Z" w16du:dateUtc="2025-10-06T08:56:00Z">
            <w:r w:rsidRPr="00B13512" w:rsidDel="00B13512">
              <w:rPr>
                <w:lang w:val="en-US"/>
                <w:rPrChange w:id="242" w:author="Hussey, Ian (PSY)" w:date="2025-10-06T10:56:00Z" w16du:dateUtc="2025-10-06T08:56:00Z">
                  <w:rPr>
                    <w:rStyle w:val="Hyperlink"/>
                    <w:rFonts w:ascii="Calibri" w:hAnsi="Calibri" w:cs="Calibri"/>
                    <w:noProof/>
                  </w:rPr>
                </w:rPrChange>
              </w:rPr>
              <w:delText>Concerning both dimensions</w:delText>
            </w:r>
            <w:r w:rsidRPr="00FC690C" w:rsidDel="00B13512">
              <w:rPr>
                <w:noProof/>
                <w:webHidden/>
                <w:lang w:val="en-US"/>
                <w:rPrChange w:id="243" w:author="Hussey, Ian (PSY)" w:date="2025-10-06T10:27:00Z" w16du:dateUtc="2025-10-06T08:27:00Z">
                  <w:rPr>
                    <w:noProof/>
                    <w:webHidden/>
                  </w:rPr>
                </w:rPrChange>
              </w:rPr>
              <w:tab/>
            </w:r>
            <w:r w:rsidR="00196D87" w:rsidRPr="00FC690C" w:rsidDel="00B13512">
              <w:rPr>
                <w:noProof/>
                <w:webHidden/>
                <w:lang w:val="en-US"/>
                <w:rPrChange w:id="244" w:author="Hussey, Ian (PSY)" w:date="2025-10-06T10:27:00Z" w16du:dateUtc="2025-10-06T08:27:00Z">
                  <w:rPr>
                    <w:noProof/>
                    <w:webHidden/>
                  </w:rPr>
                </w:rPrChange>
              </w:rPr>
              <w:delText>15</w:delText>
            </w:r>
          </w:del>
        </w:p>
        <w:p w14:paraId="027A8FA4" w14:textId="05A41209" w:rsidR="00F97F66" w:rsidRPr="00FC690C" w:rsidDel="00B13512" w:rsidRDefault="00F97F66">
          <w:pPr>
            <w:pStyle w:val="TOC2"/>
            <w:tabs>
              <w:tab w:val="right" w:leader="dot" w:pos="9062"/>
            </w:tabs>
            <w:rPr>
              <w:del w:id="245" w:author="Hussey, Ian (PSY)" w:date="2025-10-06T10:56:00Z" w16du:dateUtc="2025-10-06T08:56:00Z"/>
              <w:noProof/>
              <w:kern w:val="2"/>
              <w:lang w:val="en-US"/>
              <w14:ligatures w14:val="standardContextual"/>
              <w:rPrChange w:id="246" w:author="Hussey, Ian (PSY)" w:date="2025-10-06T10:27:00Z" w16du:dateUtc="2025-10-06T08:27:00Z">
                <w:rPr>
                  <w:del w:id="247" w:author="Hussey, Ian (PSY)" w:date="2025-10-06T10:56:00Z" w16du:dateUtc="2025-10-06T08:56:00Z"/>
                  <w:noProof/>
                  <w:kern w:val="2"/>
                  <w:lang w:val="en-GB"/>
                  <w14:ligatures w14:val="standardContextual"/>
                </w:rPr>
              </w:rPrChange>
            </w:rPr>
          </w:pPr>
          <w:del w:id="248" w:author="Hussey, Ian (PSY)" w:date="2025-10-06T10:56:00Z" w16du:dateUtc="2025-10-06T08:56:00Z">
            <w:r w:rsidRPr="00B13512" w:rsidDel="00B13512">
              <w:rPr>
                <w:lang w:val="en-US"/>
                <w:rPrChange w:id="249" w:author="Hussey, Ian (PSY)" w:date="2025-10-06T10:56:00Z" w16du:dateUtc="2025-10-06T08:56:00Z">
                  <w:rPr>
                    <w:rStyle w:val="Hyperlink"/>
                    <w:rFonts w:ascii="Calibri" w:hAnsi="Calibri" w:cs="Calibri"/>
                    <w:noProof/>
                  </w:rPr>
                </w:rPrChange>
              </w:rPr>
              <w:delText>Indeterminable/not applicable</w:delText>
            </w:r>
            <w:r w:rsidRPr="00FC690C" w:rsidDel="00B13512">
              <w:rPr>
                <w:noProof/>
                <w:webHidden/>
                <w:lang w:val="en-US"/>
                <w:rPrChange w:id="250" w:author="Hussey, Ian (PSY)" w:date="2025-10-06T10:27:00Z" w16du:dateUtc="2025-10-06T08:27:00Z">
                  <w:rPr>
                    <w:noProof/>
                    <w:webHidden/>
                  </w:rPr>
                </w:rPrChange>
              </w:rPr>
              <w:tab/>
            </w:r>
            <w:r w:rsidR="00196D87" w:rsidRPr="00FC690C" w:rsidDel="00B13512">
              <w:rPr>
                <w:noProof/>
                <w:webHidden/>
                <w:lang w:val="en-US"/>
                <w:rPrChange w:id="251" w:author="Hussey, Ian (PSY)" w:date="2025-10-06T10:27:00Z" w16du:dateUtc="2025-10-06T08:27:00Z">
                  <w:rPr>
                    <w:noProof/>
                    <w:webHidden/>
                  </w:rPr>
                </w:rPrChange>
              </w:rPr>
              <w:delText>15</w:delText>
            </w:r>
          </w:del>
        </w:p>
        <w:p w14:paraId="32E53689" w14:textId="2F417B7E" w:rsidR="00F97F66" w:rsidRPr="00FC690C" w:rsidDel="00B13512" w:rsidRDefault="00F97F66">
          <w:pPr>
            <w:pStyle w:val="TOC2"/>
            <w:tabs>
              <w:tab w:val="right" w:leader="dot" w:pos="9062"/>
            </w:tabs>
            <w:rPr>
              <w:del w:id="252" w:author="Hussey, Ian (PSY)" w:date="2025-10-06T10:56:00Z" w16du:dateUtc="2025-10-06T08:56:00Z"/>
              <w:noProof/>
              <w:kern w:val="2"/>
              <w:lang w:val="en-US"/>
              <w14:ligatures w14:val="standardContextual"/>
              <w:rPrChange w:id="253" w:author="Hussey, Ian (PSY)" w:date="2025-10-06T10:27:00Z" w16du:dateUtc="2025-10-06T08:27:00Z">
                <w:rPr>
                  <w:del w:id="254" w:author="Hussey, Ian (PSY)" w:date="2025-10-06T10:56:00Z" w16du:dateUtc="2025-10-06T08:56:00Z"/>
                  <w:noProof/>
                  <w:kern w:val="2"/>
                  <w:lang w:val="en-GB"/>
                  <w14:ligatures w14:val="standardContextual"/>
                </w:rPr>
              </w:rPrChange>
            </w:rPr>
          </w:pPr>
          <w:del w:id="255" w:author="Hussey, Ian (PSY)" w:date="2025-10-06T10:56:00Z" w16du:dateUtc="2025-10-06T08:56:00Z">
            <w:r w:rsidRPr="00B13512" w:rsidDel="00B13512">
              <w:rPr>
                <w:lang w:val="en-US"/>
                <w:rPrChange w:id="256" w:author="Hussey, Ian (PSY)" w:date="2025-10-06T10:56:00Z" w16du:dateUtc="2025-10-06T08:56:00Z">
                  <w:rPr>
                    <w:rStyle w:val="Hyperlink"/>
                    <w:rFonts w:ascii="Calibri" w:hAnsi="Calibri" w:cs="Calibri"/>
                    <w:noProof/>
                  </w:rPr>
                </w:rPrChange>
              </w:rPr>
              <w:delText>Mixed categories</w:delText>
            </w:r>
            <w:r w:rsidRPr="00FC690C" w:rsidDel="00B13512">
              <w:rPr>
                <w:noProof/>
                <w:webHidden/>
                <w:lang w:val="en-US"/>
                <w:rPrChange w:id="257" w:author="Hussey, Ian (PSY)" w:date="2025-10-06T10:27:00Z" w16du:dateUtc="2025-10-06T08:27:00Z">
                  <w:rPr>
                    <w:noProof/>
                    <w:webHidden/>
                  </w:rPr>
                </w:rPrChange>
              </w:rPr>
              <w:tab/>
            </w:r>
            <w:r w:rsidR="00196D87" w:rsidRPr="00FC690C" w:rsidDel="00B13512">
              <w:rPr>
                <w:noProof/>
                <w:webHidden/>
                <w:lang w:val="en-US"/>
                <w:rPrChange w:id="258" w:author="Hussey, Ian (PSY)" w:date="2025-10-06T10:27:00Z" w16du:dateUtc="2025-10-06T08:27:00Z">
                  <w:rPr>
                    <w:noProof/>
                    <w:webHidden/>
                  </w:rPr>
                </w:rPrChange>
              </w:rPr>
              <w:delText>15</w:delText>
            </w:r>
          </w:del>
        </w:p>
        <w:p w14:paraId="1E69E2D7" w14:textId="15184898" w:rsidR="00F97F66" w:rsidRPr="00FC690C" w:rsidDel="00B13512" w:rsidRDefault="00F97F66">
          <w:pPr>
            <w:pStyle w:val="TOC2"/>
            <w:tabs>
              <w:tab w:val="right" w:leader="dot" w:pos="9062"/>
            </w:tabs>
            <w:rPr>
              <w:del w:id="259" w:author="Hussey, Ian (PSY)" w:date="2025-10-06T10:56:00Z" w16du:dateUtc="2025-10-06T08:56:00Z"/>
              <w:noProof/>
              <w:kern w:val="2"/>
              <w:lang w:val="en-US"/>
              <w14:ligatures w14:val="standardContextual"/>
              <w:rPrChange w:id="260" w:author="Hussey, Ian (PSY)" w:date="2025-10-06T10:27:00Z" w16du:dateUtc="2025-10-06T08:27:00Z">
                <w:rPr>
                  <w:del w:id="261" w:author="Hussey, Ian (PSY)" w:date="2025-10-06T10:56:00Z" w16du:dateUtc="2025-10-06T08:56:00Z"/>
                  <w:noProof/>
                  <w:kern w:val="2"/>
                  <w:lang w:val="en-GB"/>
                  <w14:ligatures w14:val="standardContextual"/>
                </w:rPr>
              </w:rPrChange>
            </w:rPr>
          </w:pPr>
          <w:del w:id="262" w:author="Hussey, Ian (PSY)" w:date="2025-10-06T10:56:00Z" w16du:dateUtc="2025-10-06T08:56:00Z">
            <w:r w:rsidRPr="00B13512" w:rsidDel="00B13512">
              <w:rPr>
                <w:lang w:val="en-US"/>
                <w:rPrChange w:id="263" w:author="Hussey, Ian (PSY)" w:date="2025-10-06T10:56:00Z" w16du:dateUtc="2025-10-06T08:56:00Z">
                  <w:rPr>
                    <w:rStyle w:val="Hyperlink"/>
                    <w:rFonts w:ascii="Calibri" w:hAnsi="Calibri" w:cs="Calibri"/>
                    <w:noProof/>
                  </w:rPr>
                </w:rPrChange>
              </w:rPr>
              <w:delText>Out of time</w:delText>
            </w:r>
            <w:r w:rsidRPr="00FC690C" w:rsidDel="00B13512">
              <w:rPr>
                <w:noProof/>
                <w:webHidden/>
                <w:lang w:val="en-US"/>
                <w:rPrChange w:id="264" w:author="Hussey, Ian (PSY)" w:date="2025-10-06T10:27:00Z" w16du:dateUtc="2025-10-06T08:27:00Z">
                  <w:rPr>
                    <w:noProof/>
                    <w:webHidden/>
                  </w:rPr>
                </w:rPrChange>
              </w:rPr>
              <w:tab/>
            </w:r>
            <w:r w:rsidR="00196D87" w:rsidRPr="00FC690C" w:rsidDel="00B13512">
              <w:rPr>
                <w:noProof/>
                <w:webHidden/>
                <w:lang w:val="en-US"/>
                <w:rPrChange w:id="265" w:author="Hussey, Ian (PSY)" w:date="2025-10-06T10:27:00Z" w16du:dateUtc="2025-10-06T08:27:00Z">
                  <w:rPr>
                    <w:noProof/>
                    <w:webHidden/>
                  </w:rPr>
                </w:rPrChange>
              </w:rPr>
              <w:delText>15</w:delText>
            </w:r>
          </w:del>
        </w:p>
        <w:p w14:paraId="5F301E02" w14:textId="307BBC5A" w:rsidR="00F97F66" w:rsidRPr="00FC690C" w:rsidDel="00B13512" w:rsidRDefault="00F97F66">
          <w:pPr>
            <w:pStyle w:val="TOC2"/>
            <w:tabs>
              <w:tab w:val="right" w:leader="dot" w:pos="9062"/>
            </w:tabs>
            <w:rPr>
              <w:del w:id="266" w:author="Hussey, Ian (PSY)" w:date="2025-10-06T10:56:00Z" w16du:dateUtc="2025-10-06T08:56:00Z"/>
              <w:noProof/>
              <w:kern w:val="2"/>
              <w:lang w:val="en-US"/>
              <w14:ligatures w14:val="standardContextual"/>
              <w:rPrChange w:id="267" w:author="Hussey, Ian (PSY)" w:date="2025-10-06T10:27:00Z" w16du:dateUtc="2025-10-06T08:27:00Z">
                <w:rPr>
                  <w:del w:id="268" w:author="Hussey, Ian (PSY)" w:date="2025-10-06T10:56:00Z" w16du:dateUtc="2025-10-06T08:56:00Z"/>
                  <w:noProof/>
                  <w:kern w:val="2"/>
                  <w:lang w:val="en-GB"/>
                  <w14:ligatures w14:val="standardContextual"/>
                </w:rPr>
              </w:rPrChange>
            </w:rPr>
          </w:pPr>
          <w:del w:id="269" w:author="Hussey, Ian (PSY)" w:date="2025-10-06T10:56:00Z" w16du:dateUtc="2025-10-06T08:56:00Z">
            <w:r w:rsidRPr="00B13512" w:rsidDel="00B13512">
              <w:rPr>
                <w:lang w:val="en-US"/>
                <w:rPrChange w:id="270" w:author="Hussey, Ian (PSY)" w:date="2025-10-06T10:56:00Z" w16du:dateUtc="2025-10-06T08:56:00Z">
                  <w:rPr>
                    <w:rStyle w:val="Hyperlink"/>
                    <w:rFonts w:ascii="Calibri" w:hAnsi="Calibri" w:cs="Calibri"/>
                    <w:noProof/>
                  </w:rPr>
                </w:rPrChange>
              </w:rPr>
              <w:delText>Differentiation in items</w:delText>
            </w:r>
            <w:r w:rsidRPr="00FC690C" w:rsidDel="00B13512">
              <w:rPr>
                <w:noProof/>
                <w:webHidden/>
                <w:lang w:val="en-US"/>
                <w:rPrChange w:id="271" w:author="Hussey, Ian (PSY)" w:date="2025-10-06T10:27:00Z" w16du:dateUtc="2025-10-06T08:27:00Z">
                  <w:rPr>
                    <w:noProof/>
                    <w:webHidden/>
                  </w:rPr>
                </w:rPrChange>
              </w:rPr>
              <w:tab/>
            </w:r>
            <w:r w:rsidR="00196D87" w:rsidRPr="00FC690C" w:rsidDel="00B13512">
              <w:rPr>
                <w:noProof/>
                <w:webHidden/>
                <w:lang w:val="en-US"/>
                <w:rPrChange w:id="272" w:author="Hussey, Ian (PSY)" w:date="2025-10-06T10:27:00Z" w16du:dateUtc="2025-10-06T08:27:00Z">
                  <w:rPr>
                    <w:noProof/>
                    <w:webHidden/>
                  </w:rPr>
                </w:rPrChange>
              </w:rPr>
              <w:delText>16</w:delText>
            </w:r>
          </w:del>
        </w:p>
        <w:p w14:paraId="53FC0CA4" w14:textId="4613DB4C" w:rsidR="00F97F66" w:rsidRPr="00FC690C" w:rsidDel="00B13512" w:rsidRDefault="00F97F66">
          <w:pPr>
            <w:pStyle w:val="TOC1"/>
            <w:tabs>
              <w:tab w:val="right" w:leader="dot" w:pos="9062"/>
            </w:tabs>
            <w:rPr>
              <w:del w:id="273" w:author="Hussey, Ian (PSY)" w:date="2025-10-06T10:56:00Z" w16du:dateUtc="2025-10-06T08:56:00Z"/>
              <w:noProof/>
              <w:kern w:val="2"/>
              <w:lang w:val="en-US"/>
              <w14:ligatures w14:val="standardContextual"/>
              <w:rPrChange w:id="274" w:author="Hussey, Ian (PSY)" w:date="2025-10-06T10:27:00Z" w16du:dateUtc="2025-10-06T08:27:00Z">
                <w:rPr>
                  <w:del w:id="275" w:author="Hussey, Ian (PSY)" w:date="2025-10-06T10:56:00Z" w16du:dateUtc="2025-10-06T08:56:00Z"/>
                  <w:noProof/>
                  <w:kern w:val="2"/>
                  <w:lang w:val="en-GB"/>
                  <w14:ligatures w14:val="standardContextual"/>
                </w:rPr>
              </w:rPrChange>
            </w:rPr>
          </w:pPr>
          <w:del w:id="276" w:author="Hussey, Ian (PSY)" w:date="2025-10-06T10:56:00Z" w16du:dateUtc="2025-10-06T08:56:00Z">
            <w:r w:rsidRPr="00B13512" w:rsidDel="00B13512">
              <w:rPr>
                <w:lang w:val="en-US"/>
                <w:rPrChange w:id="277" w:author="Hussey, Ian (PSY)" w:date="2025-10-06T10:56:00Z" w16du:dateUtc="2025-10-06T08:56:00Z">
                  <w:rPr>
                    <w:rStyle w:val="Hyperlink"/>
                    <w:rFonts w:ascii="Calibri" w:hAnsi="Calibri" w:cs="Calibri"/>
                    <w:noProof/>
                  </w:rPr>
                </w:rPrChange>
              </w:rPr>
              <w:delText>Workflow</w:delText>
            </w:r>
            <w:r w:rsidRPr="00FC690C" w:rsidDel="00B13512">
              <w:rPr>
                <w:noProof/>
                <w:webHidden/>
                <w:lang w:val="en-US"/>
                <w:rPrChange w:id="278" w:author="Hussey, Ian (PSY)" w:date="2025-10-06T10:27:00Z" w16du:dateUtc="2025-10-06T08:27:00Z">
                  <w:rPr>
                    <w:noProof/>
                    <w:webHidden/>
                  </w:rPr>
                </w:rPrChange>
              </w:rPr>
              <w:tab/>
            </w:r>
            <w:r w:rsidR="00196D87" w:rsidRPr="00FC690C" w:rsidDel="00B13512">
              <w:rPr>
                <w:noProof/>
                <w:webHidden/>
                <w:lang w:val="en-US"/>
                <w:rPrChange w:id="279" w:author="Hussey, Ian (PSY)" w:date="2025-10-06T10:27:00Z" w16du:dateUtc="2025-10-06T08:27:00Z">
                  <w:rPr>
                    <w:noProof/>
                    <w:webHidden/>
                  </w:rPr>
                </w:rPrChange>
              </w:rPr>
              <w:delText>18</w:delText>
            </w:r>
          </w:del>
        </w:p>
        <w:p w14:paraId="077DC839" w14:textId="244FAA67" w:rsidR="00F97F66" w:rsidRPr="00FC690C" w:rsidDel="00B13512" w:rsidRDefault="00F97F66">
          <w:pPr>
            <w:pStyle w:val="TOC1"/>
            <w:tabs>
              <w:tab w:val="right" w:leader="dot" w:pos="9062"/>
            </w:tabs>
            <w:rPr>
              <w:del w:id="280" w:author="Hussey, Ian (PSY)" w:date="2025-10-06T10:56:00Z" w16du:dateUtc="2025-10-06T08:56:00Z"/>
              <w:noProof/>
              <w:kern w:val="2"/>
              <w:lang w:val="en-US"/>
              <w14:ligatures w14:val="standardContextual"/>
              <w:rPrChange w:id="281" w:author="Hussey, Ian (PSY)" w:date="2025-10-06T10:27:00Z" w16du:dateUtc="2025-10-06T08:27:00Z">
                <w:rPr>
                  <w:del w:id="282" w:author="Hussey, Ian (PSY)" w:date="2025-10-06T10:56:00Z" w16du:dateUtc="2025-10-06T08:56:00Z"/>
                  <w:noProof/>
                  <w:kern w:val="2"/>
                  <w:lang w:val="en-GB"/>
                  <w14:ligatures w14:val="standardContextual"/>
                </w:rPr>
              </w:rPrChange>
            </w:rPr>
          </w:pPr>
          <w:del w:id="283" w:author="Hussey, Ian (PSY)" w:date="2025-10-06T10:56:00Z" w16du:dateUtc="2025-10-06T08:56:00Z">
            <w:r w:rsidRPr="00B13512" w:rsidDel="00B13512">
              <w:rPr>
                <w:lang w:val="en-US"/>
                <w:rPrChange w:id="284" w:author="Hussey, Ian (PSY)" w:date="2025-10-06T10:56:00Z" w16du:dateUtc="2025-10-06T08:56:00Z">
                  <w:rPr>
                    <w:rStyle w:val="Hyperlink"/>
                    <w:rFonts w:ascii="Calibri" w:hAnsi="Calibri" w:cs="Calibri"/>
                    <w:noProof/>
                  </w:rPr>
                </w:rPrChange>
              </w:rPr>
              <w:delText>Worked examples</w:delText>
            </w:r>
            <w:r w:rsidRPr="00FC690C" w:rsidDel="00B13512">
              <w:rPr>
                <w:noProof/>
                <w:webHidden/>
                <w:lang w:val="en-US"/>
                <w:rPrChange w:id="285" w:author="Hussey, Ian (PSY)" w:date="2025-10-06T10:27:00Z" w16du:dateUtc="2025-10-06T08:27:00Z">
                  <w:rPr>
                    <w:noProof/>
                    <w:webHidden/>
                  </w:rPr>
                </w:rPrChange>
              </w:rPr>
              <w:tab/>
            </w:r>
            <w:r w:rsidR="00196D87" w:rsidRPr="00FC690C" w:rsidDel="00B13512">
              <w:rPr>
                <w:noProof/>
                <w:webHidden/>
                <w:lang w:val="en-US"/>
                <w:rPrChange w:id="286" w:author="Hussey, Ian (PSY)" w:date="2025-10-06T10:27:00Z" w16du:dateUtc="2025-10-06T08:27:00Z">
                  <w:rPr>
                    <w:noProof/>
                    <w:webHidden/>
                  </w:rPr>
                </w:rPrChange>
              </w:rPr>
              <w:delText>21</w:delText>
            </w:r>
          </w:del>
        </w:p>
        <w:p w14:paraId="7F76E19C" w14:textId="2701550F" w:rsidR="00F97F66" w:rsidRPr="00FC690C" w:rsidDel="00B13512" w:rsidRDefault="00F97F66">
          <w:pPr>
            <w:pStyle w:val="TOC2"/>
            <w:tabs>
              <w:tab w:val="right" w:leader="dot" w:pos="9062"/>
            </w:tabs>
            <w:rPr>
              <w:del w:id="287" w:author="Hussey, Ian (PSY)" w:date="2025-10-06T10:56:00Z" w16du:dateUtc="2025-10-06T08:56:00Z"/>
              <w:noProof/>
              <w:kern w:val="2"/>
              <w:lang w:val="en-US"/>
              <w14:ligatures w14:val="standardContextual"/>
              <w:rPrChange w:id="288" w:author="Hussey, Ian (PSY)" w:date="2025-10-06T10:27:00Z" w16du:dateUtc="2025-10-06T08:27:00Z">
                <w:rPr>
                  <w:del w:id="289" w:author="Hussey, Ian (PSY)" w:date="2025-10-06T10:56:00Z" w16du:dateUtc="2025-10-06T08:56:00Z"/>
                  <w:noProof/>
                  <w:kern w:val="2"/>
                  <w:lang w:val="en-GB"/>
                  <w14:ligatures w14:val="standardContextual"/>
                </w:rPr>
              </w:rPrChange>
            </w:rPr>
          </w:pPr>
          <w:del w:id="290" w:author="Hussey, Ian (PSY)" w:date="2025-10-06T10:56:00Z" w16du:dateUtc="2025-10-06T08:56:00Z">
            <w:r w:rsidRPr="00B13512" w:rsidDel="00B13512">
              <w:rPr>
                <w:lang w:val="en-US"/>
                <w:rPrChange w:id="291" w:author="Hussey, Ian (PSY)" w:date="2025-10-06T10:56:00Z" w16du:dateUtc="2025-10-06T08:56:00Z">
                  <w:rPr>
                    <w:rStyle w:val="Hyperlink"/>
                    <w:rFonts w:ascii="Calibri" w:hAnsi="Calibri" w:cs="Calibri"/>
                    <w:noProof/>
                  </w:rPr>
                </w:rPrChange>
              </w:rPr>
              <w:delText>Example 1</w:delText>
            </w:r>
            <w:r w:rsidRPr="00FC690C" w:rsidDel="00B13512">
              <w:rPr>
                <w:noProof/>
                <w:webHidden/>
                <w:lang w:val="en-US"/>
                <w:rPrChange w:id="292" w:author="Hussey, Ian (PSY)" w:date="2025-10-06T10:27:00Z" w16du:dateUtc="2025-10-06T08:27:00Z">
                  <w:rPr>
                    <w:noProof/>
                    <w:webHidden/>
                  </w:rPr>
                </w:rPrChange>
              </w:rPr>
              <w:tab/>
            </w:r>
            <w:r w:rsidR="00196D87" w:rsidRPr="00FC690C" w:rsidDel="00B13512">
              <w:rPr>
                <w:noProof/>
                <w:webHidden/>
                <w:lang w:val="en-US"/>
                <w:rPrChange w:id="293" w:author="Hussey, Ian (PSY)" w:date="2025-10-06T10:27:00Z" w16du:dateUtc="2025-10-06T08:27:00Z">
                  <w:rPr>
                    <w:noProof/>
                    <w:webHidden/>
                  </w:rPr>
                </w:rPrChange>
              </w:rPr>
              <w:delText>21</w:delText>
            </w:r>
          </w:del>
        </w:p>
        <w:p w14:paraId="0EBA12A3" w14:textId="180FD8E0" w:rsidR="00F97F66" w:rsidRPr="00FC690C" w:rsidDel="00B13512" w:rsidRDefault="00F97F66">
          <w:pPr>
            <w:pStyle w:val="TOC2"/>
            <w:tabs>
              <w:tab w:val="right" w:leader="dot" w:pos="9062"/>
            </w:tabs>
            <w:rPr>
              <w:del w:id="294" w:author="Hussey, Ian (PSY)" w:date="2025-10-06T10:56:00Z" w16du:dateUtc="2025-10-06T08:56:00Z"/>
              <w:noProof/>
              <w:kern w:val="2"/>
              <w:lang w:val="en-US"/>
              <w14:ligatures w14:val="standardContextual"/>
              <w:rPrChange w:id="295" w:author="Hussey, Ian (PSY)" w:date="2025-10-06T10:27:00Z" w16du:dateUtc="2025-10-06T08:27:00Z">
                <w:rPr>
                  <w:del w:id="296" w:author="Hussey, Ian (PSY)" w:date="2025-10-06T10:56:00Z" w16du:dateUtc="2025-10-06T08:56:00Z"/>
                  <w:noProof/>
                  <w:kern w:val="2"/>
                  <w:lang w:val="en-GB"/>
                  <w14:ligatures w14:val="standardContextual"/>
                </w:rPr>
              </w:rPrChange>
            </w:rPr>
          </w:pPr>
          <w:del w:id="297" w:author="Hussey, Ian (PSY)" w:date="2025-10-06T10:56:00Z" w16du:dateUtc="2025-10-06T08:56:00Z">
            <w:r w:rsidRPr="00B13512" w:rsidDel="00B13512">
              <w:rPr>
                <w:lang w:val="en-US"/>
                <w:rPrChange w:id="298" w:author="Hussey, Ian (PSY)" w:date="2025-10-06T10:56:00Z" w16du:dateUtc="2025-10-06T08:56:00Z">
                  <w:rPr>
                    <w:rStyle w:val="Hyperlink"/>
                    <w:rFonts w:ascii="Calibri" w:hAnsi="Calibri" w:cs="Calibri"/>
                    <w:noProof/>
                  </w:rPr>
                </w:rPrChange>
              </w:rPr>
              <w:delText>Example 2</w:delText>
            </w:r>
            <w:r w:rsidRPr="00FC690C" w:rsidDel="00B13512">
              <w:rPr>
                <w:noProof/>
                <w:webHidden/>
                <w:lang w:val="en-US"/>
                <w:rPrChange w:id="299" w:author="Hussey, Ian (PSY)" w:date="2025-10-06T10:27:00Z" w16du:dateUtc="2025-10-06T08:27:00Z">
                  <w:rPr>
                    <w:noProof/>
                    <w:webHidden/>
                  </w:rPr>
                </w:rPrChange>
              </w:rPr>
              <w:tab/>
            </w:r>
            <w:r w:rsidR="00196D87" w:rsidRPr="00FC690C" w:rsidDel="00B13512">
              <w:rPr>
                <w:noProof/>
                <w:webHidden/>
                <w:lang w:val="en-US"/>
                <w:rPrChange w:id="300" w:author="Hussey, Ian (PSY)" w:date="2025-10-06T10:27:00Z" w16du:dateUtc="2025-10-06T08:27:00Z">
                  <w:rPr>
                    <w:noProof/>
                    <w:webHidden/>
                  </w:rPr>
                </w:rPrChange>
              </w:rPr>
              <w:delText>21</w:delText>
            </w:r>
          </w:del>
        </w:p>
        <w:p w14:paraId="1369BF86" w14:textId="7635E800" w:rsidR="00F97F66" w:rsidRPr="00FC690C" w:rsidDel="00B13512" w:rsidRDefault="00F97F66">
          <w:pPr>
            <w:pStyle w:val="TOC2"/>
            <w:tabs>
              <w:tab w:val="right" w:leader="dot" w:pos="9062"/>
            </w:tabs>
            <w:rPr>
              <w:del w:id="301" w:author="Hussey, Ian (PSY)" w:date="2025-10-06T10:56:00Z" w16du:dateUtc="2025-10-06T08:56:00Z"/>
              <w:noProof/>
              <w:kern w:val="2"/>
              <w:lang w:val="en-US"/>
              <w14:ligatures w14:val="standardContextual"/>
              <w:rPrChange w:id="302" w:author="Hussey, Ian (PSY)" w:date="2025-10-06T10:27:00Z" w16du:dateUtc="2025-10-06T08:27:00Z">
                <w:rPr>
                  <w:del w:id="303" w:author="Hussey, Ian (PSY)" w:date="2025-10-06T10:56:00Z" w16du:dateUtc="2025-10-06T08:56:00Z"/>
                  <w:noProof/>
                  <w:kern w:val="2"/>
                  <w:lang w:val="en-GB"/>
                  <w14:ligatures w14:val="standardContextual"/>
                </w:rPr>
              </w:rPrChange>
            </w:rPr>
          </w:pPr>
          <w:del w:id="304" w:author="Hussey, Ian (PSY)" w:date="2025-10-06T10:56:00Z" w16du:dateUtc="2025-10-06T08:56:00Z">
            <w:r w:rsidRPr="00B13512" w:rsidDel="00B13512">
              <w:rPr>
                <w:lang w:val="en-US"/>
                <w:rPrChange w:id="305" w:author="Hussey, Ian (PSY)" w:date="2025-10-06T10:56:00Z" w16du:dateUtc="2025-10-06T08:56:00Z">
                  <w:rPr>
                    <w:rStyle w:val="Hyperlink"/>
                    <w:rFonts w:ascii="Calibri" w:hAnsi="Calibri" w:cs="Calibri"/>
                    <w:noProof/>
                  </w:rPr>
                </w:rPrChange>
              </w:rPr>
              <w:delText>Example 3</w:delText>
            </w:r>
            <w:r w:rsidRPr="00FC690C" w:rsidDel="00B13512">
              <w:rPr>
                <w:noProof/>
                <w:webHidden/>
                <w:lang w:val="en-US"/>
                <w:rPrChange w:id="306" w:author="Hussey, Ian (PSY)" w:date="2025-10-06T10:27:00Z" w16du:dateUtc="2025-10-06T08:27:00Z">
                  <w:rPr>
                    <w:noProof/>
                    <w:webHidden/>
                  </w:rPr>
                </w:rPrChange>
              </w:rPr>
              <w:tab/>
            </w:r>
            <w:r w:rsidR="00196D87" w:rsidRPr="00FC690C" w:rsidDel="00B13512">
              <w:rPr>
                <w:noProof/>
                <w:webHidden/>
                <w:lang w:val="en-US"/>
                <w:rPrChange w:id="307" w:author="Hussey, Ian (PSY)" w:date="2025-10-06T10:27:00Z" w16du:dateUtc="2025-10-06T08:27:00Z">
                  <w:rPr>
                    <w:noProof/>
                    <w:webHidden/>
                  </w:rPr>
                </w:rPrChange>
              </w:rPr>
              <w:delText>22</w:delText>
            </w:r>
          </w:del>
        </w:p>
        <w:p w14:paraId="5AE53605" w14:textId="3B025B99" w:rsidR="00F97F66" w:rsidRPr="00FC690C" w:rsidDel="00B13512" w:rsidRDefault="00F97F66">
          <w:pPr>
            <w:pStyle w:val="TOC2"/>
            <w:tabs>
              <w:tab w:val="right" w:leader="dot" w:pos="9062"/>
            </w:tabs>
            <w:rPr>
              <w:del w:id="308" w:author="Hussey, Ian (PSY)" w:date="2025-10-06T10:56:00Z" w16du:dateUtc="2025-10-06T08:56:00Z"/>
              <w:noProof/>
              <w:kern w:val="2"/>
              <w:lang w:val="en-US"/>
              <w14:ligatures w14:val="standardContextual"/>
              <w:rPrChange w:id="309" w:author="Hussey, Ian (PSY)" w:date="2025-10-06T10:27:00Z" w16du:dateUtc="2025-10-06T08:27:00Z">
                <w:rPr>
                  <w:del w:id="310" w:author="Hussey, Ian (PSY)" w:date="2025-10-06T10:56:00Z" w16du:dateUtc="2025-10-06T08:56:00Z"/>
                  <w:noProof/>
                  <w:kern w:val="2"/>
                  <w:lang w:val="en-GB"/>
                  <w14:ligatures w14:val="standardContextual"/>
                </w:rPr>
              </w:rPrChange>
            </w:rPr>
          </w:pPr>
          <w:del w:id="311" w:author="Hussey, Ian (PSY)" w:date="2025-10-06T10:56:00Z" w16du:dateUtc="2025-10-06T08:56:00Z">
            <w:r w:rsidRPr="00B13512" w:rsidDel="00B13512">
              <w:rPr>
                <w:lang w:val="en-US"/>
                <w:rPrChange w:id="312" w:author="Hussey, Ian (PSY)" w:date="2025-10-06T10:56:00Z" w16du:dateUtc="2025-10-06T08:56:00Z">
                  <w:rPr>
                    <w:rStyle w:val="Hyperlink"/>
                    <w:rFonts w:ascii="Calibri" w:hAnsi="Calibri" w:cs="Calibri"/>
                    <w:noProof/>
                  </w:rPr>
                </w:rPrChange>
              </w:rPr>
              <w:delText>Example 4</w:delText>
            </w:r>
            <w:r w:rsidRPr="00FC690C" w:rsidDel="00B13512">
              <w:rPr>
                <w:noProof/>
                <w:webHidden/>
                <w:lang w:val="en-US"/>
                <w:rPrChange w:id="313" w:author="Hussey, Ian (PSY)" w:date="2025-10-06T10:27:00Z" w16du:dateUtc="2025-10-06T08:27:00Z">
                  <w:rPr>
                    <w:noProof/>
                    <w:webHidden/>
                  </w:rPr>
                </w:rPrChange>
              </w:rPr>
              <w:tab/>
            </w:r>
            <w:r w:rsidR="00196D87" w:rsidRPr="00FC690C" w:rsidDel="00B13512">
              <w:rPr>
                <w:noProof/>
                <w:webHidden/>
                <w:lang w:val="en-US"/>
                <w:rPrChange w:id="314" w:author="Hussey, Ian (PSY)" w:date="2025-10-06T10:27:00Z" w16du:dateUtc="2025-10-06T08:27:00Z">
                  <w:rPr>
                    <w:noProof/>
                    <w:webHidden/>
                  </w:rPr>
                </w:rPrChange>
              </w:rPr>
              <w:delText>22</w:delText>
            </w:r>
          </w:del>
        </w:p>
        <w:p w14:paraId="26563C74" w14:textId="0EF3C9ED" w:rsidR="00F97F66" w:rsidRPr="00FC690C" w:rsidDel="00B13512" w:rsidRDefault="00F97F66">
          <w:pPr>
            <w:pStyle w:val="TOC2"/>
            <w:tabs>
              <w:tab w:val="right" w:leader="dot" w:pos="9062"/>
            </w:tabs>
            <w:rPr>
              <w:del w:id="315" w:author="Hussey, Ian (PSY)" w:date="2025-10-06T10:56:00Z" w16du:dateUtc="2025-10-06T08:56:00Z"/>
              <w:noProof/>
              <w:kern w:val="2"/>
              <w:lang w:val="en-US"/>
              <w14:ligatures w14:val="standardContextual"/>
              <w:rPrChange w:id="316" w:author="Hussey, Ian (PSY)" w:date="2025-10-06T10:27:00Z" w16du:dateUtc="2025-10-06T08:27:00Z">
                <w:rPr>
                  <w:del w:id="317" w:author="Hussey, Ian (PSY)" w:date="2025-10-06T10:56:00Z" w16du:dateUtc="2025-10-06T08:56:00Z"/>
                  <w:noProof/>
                  <w:kern w:val="2"/>
                  <w:lang w:val="en-GB"/>
                  <w14:ligatures w14:val="standardContextual"/>
                </w:rPr>
              </w:rPrChange>
            </w:rPr>
          </w:pPr>
          <w:del w:id="318" w:author="Hussey, Ian (PSY)" w:date="2025-10-06T10:56:00Z" w16du:dateUtc="2025-10-06T08:56:00Z">
            <w:r w:rsidRPr="00B13512" w:rsidDel="00B13512">
              <w:rPr>
                <w:lang w:val="en-US"/>
                <w:rPrChange w:id="319" w:author="Hussey, Ian (PSY)" w:date="2025-10-06T10:56:00Z" w16du:dateUtc="2025-10-06T08:56:00Z">
                  <w:rPr>
                    <w:rStyle w:val="Hyperlink"/>
                    <w:rFonts w:ascii="Calibri" w:hAnsi="Calibri" w:cs="Calibri"/>
                    <w:noProof/>
                  </w:rPr>
                </w:rPrChange>
              </w:rPr>
              <w:delText>Example 5</w:delText>
            </w:r>
            <w:r w:rsidRPr="00FC690C" w:rsidDel="00B13512">
              <w:rPr>
                <w:noProof/>
                <w:webHidden/>
                <w:lang w:val="en-US"/>
                <w:rPrChange w:id="320" w:author="Hussey, Ian (PSY)" w:date="2025-10-06T10:27:00Z" w16du:dateUtc="2025-10-06T08:27:00Z">
                  <w:rPr>
                    <w:noProof/>
                    <w:webHidden/>
                  </w:rPr>
                </w:rPrChange>
              </w:rPr>
              <w:tab/>
            </w:r>
            <w:r w:rsidR="00196D87" w:rsidRPr="00FC690C" w:rsidDel="00B13512">
              <w:rPr>
                <w:noProof/>
                <w:webHidden/>
                <w:lang w:val="en-US"/>
                <w:rPrChange w:id="321" w:author="Hussey, Ian (PSY)" w:date="2025-10-06T10:27:00Z" w16du:dateUtc="2025-10-06T08:27:00Z">
                  <w:rPr>
                    <w:noProof/>
                    <w:webHidden/>
                  </w:rPr>
                </w:rPrChange>
              </w:rPr>
              <w:delText>23</w:delText>
            </w:r>
          </w:del>
        </w:p>
        <w:p w14:paraId="5559F16D" w14:textId="48A31C62" w:rsidR="00F97F66" w:rsidRPr="00FC690C" w:rsidDel="00B13512" w:rsidRDefault="00F97F66">
          <w:pPr>
            <w:pStyle w:val="TOC2"/>
            <w:tabs>
              <w:tab w:val="right" w:leader="dot" w:pos="9062"/>
            </w:tabs>
            <w:rPr>
              <w:del w:id="322" w:author="Hussey, Ian (PSY)" w:date="2025-10-06T10:56:00Z" w16du:dateUtc="2025-10-06T08:56:00Z"/>
              <w:noProof/>
              <w:kern w:val="2"/>
              <w:lang w:val="en-US"/>
              <w14:ligatures w14:val="standardContextual"/>
              <w:rPrChange w:id="323" w:author="Hussey, Ian (PSY)" w:date="2025-10-06T10:27:00Z" w16du:dateUtc="2025-10-06T08:27:00Z">
                <w:rPr>
                  <w:del w:id="324" w:author="Hussey, Ian (PSY)" w:date="2025-10-06T10:56:00Z" w16du:dateUtc="2025-10-06T08:56:00Z"/>
                  <w:noProof/>
                  <w:kern w:val="2"/>
                  <w:lang w:val="en-GB"/>
                  <w14:ligatures w14:val="standardContextual"/>
                </w:rPr>
              </w:rPrChange>
            </w:rPr>
          </w:pPr>
          <w:del w:id="325" w:author="Hussey, Ian (PSY)" w:date="2025-10-06T10:56:00Z" w16du:dateUtc="2025-10-06T08:56:00Z">
            <w:r w:rsidRPr="00B13512" w:rsidDel="00B13512">
              <w:rPr>
                <w:lang w:val="en-US"/>
                <w:rPrChange w:id="326" w:author="Hussey, Ian (PSY)" w:date="2025-10-06T10:56:00Z" w16du:dateUtc="2025-10-06T08:56:00Z">
                  <w:rPr>
                    <w:rStyle w:val="Hyperlink"/>
                    <w:rFonts w:ascii="Calibri" w:hAnsi="Calibri" w:cs="Calibri"/>
                    <w:noProof/>
                  </w:rPr>
                </w:rPrChange>
              </w:rPr>
              <w:delText>Example 6</w:delText>
            </w:r>
            <w:r w:rsidRPr="00FC690C" w:rsidDel="00B13512">
              <w:rPr>
                <w:noProof/>
                <w:webHidden/>
                <w:lang w:val="en-US"/>
                <w:rPrChange w:id="327" w:author="Hussey, Ian (PSY)" w:date="2025-10-06T10:27:00Z" w16du:dateUtc="2025-10-06T08:27:00Z">
                  <w:rPr>
                    <w:noProof/>
                    <w:webHidden/>
                  </w:rPr>
                </w:rPrChange>
              </w:rPr>
              <w:tab/>
            </w:r>
            <w:r w:rsidR="00196D87" w:rsidRPr="00FC690C" w:rsidDel="00B13512">
              <w:rPr>
                <w:noProof/>
                <w:webHidden/>
                <w:lang w:val="en-US"/>
                <w:rPrChange w:id="328" w:author="Hussey, Ian (PSY)" w:date="2025-10-06T10:27:00Z" w16du:dateUtc="2025-10-06T08:27:00Z">
                  <w:rPr>
                    <w:noProof/>
                    <w:webHidden/>
                  </w:rPr>
                </w:rPrChange>
              </w:rPr>
              <w:delText>23</w:delText>
            </w:r>
          </w:del>
        </w:p>
        <w:p w14:paraId="768FC0C8" w14:textId="7F60457F" w:rsidR="00F97F66" w:rsidRPr="00FC690C" w:rsidDel="00B13512" w:rsidRDefault="00F97F66">
          <w:pPr>
            <w:pStyle w:val="TOC2"/>
            <w:tabs>
              <w:tab w:val="right" w:leader="dot" w:pos="9062"/>
            </w:tabs>
            <w:rPr>
              <w:del w:id="329" w:author="Hussey, Ian (PSY)" w:date="2025-10-06T10:56:00Z" w16du:dateUtc="2025-10-06T08:56:00Z"/>
              <w:noProof/>
              <w:kern w:val="2"/>
              <w:lang w:val="en-US"/>
              <w14:ligatures w14:val="standardContextual"/>
              <w:rPrChange w:id="330" w:author="Hussey, Ian (PSY)" w:date="2025-10-06T10:27:00Z" w16du:dateUtc="2025-10-06T08:27:00Z">
                <w:rPr>
                  <w:del w:id="331" w:author="Hussey, Ian (PSY)" w:date="2025-10-06T10:56:00Z" w16du:dateUtc="2025-10-06T08:56:00Z"/>
                  <w:noProof/>
                  <w:kern w:val="2"/>
                  <w:lang w:val="en-GB"/>
                  <w14:ligatures w14:val="standardContextual"/>
                </w:rPr>
              </w:rPrChange>
            </w:rPr>
          </w:pPr>
          <w:del w:id="332" w:author="Hussey, Ian (PSY)" w:date="2025-10-06T10:56:00Z" w16du:dateUtc="2025-10-06T08:56:00Z">
            <w:r w:rsidRPr="00B13512" w:rsidDel="00B13512">
              <w:rPr>
                <w:lang w:val="en-US"/>
                <w:rPrChange w:id="333" w:author="Hussey, Ian (PSY)" w:date="2025-10-06T10:56:00Z" w16du:dateUtc="2025-10-06T08:56:00Z">
                  <w:rPr>
                    <w:rStyle w:val="Hyperlink"/>
                    <w:rFonts w:ascii="Calibri" w:hAnsi="Calibri" w:cs="Calibri"/>
                    <w:noProof/>
                  </w:rPr>
                </w:rPrChange>
              </w:rPr>
              <w:delText>Example 7</w:delText>
            </w:r>
            <w:r w:rsidRPr="00FC690C" w:rsidDel="00B13512">
              <w:rPr>
                <w:noProof/>
                <w:webHidden/>
                <w:lang w:val="en-US"/>
                <w:rPrChange w:id="334" w:author="Hussey, Ian (PSY)" w:date="2025-10-06T10:27:00Z" w16du:dateUtc="2025-10-06T08:27:00Z">
                  <w:rPr>
                    <w:noProof/>
                    <w:webHidden/>
                  </w:rPr>
                </w:rPrChange>
              </w:rPr>
              <w:tab/>
            </w:r>
            <w:r w:rsidR="00196D87" w:rsidRPr="00FC690C" w:rsidDel="00B13512">
              <w:rPr>
                <w:noProof/>
                <w:webHidden/>
                <w:lang w:val="en-US"/>
                <w:rPrChange w:id="335" w:author="Hussey, Ian (PSY)" w:date="2025-10-06T10:27:00Z" w16du:dateUtc="2025-10-06T08:27:00Z">
                  <w:rPr>
                    <w:noProof/>
                    <w:webHidden/>
                  </w:rPr>
                </w:rPrChange>
              </w:rPr>
              <w:delText>24</w:delText>
            </w:r>
          </w:del>
        </w:p>
        <w:p w14:paraId="03E39EDD" w14:textId="52C716EB" w:rsidR="00F97F66" w:rsidRPr="00FC690C" w:rsidDel="00B13512" w:rsidRDefault="00F97F66">
          <w:pPr>
            <w:pStyle w:val="TOC2"/>
            <w:tabs>
              <w:tab w:val="right" w:leader="dot" w:pos="9062"/>
            </w:tabs>
            <w:rPr>
              <w:del w:id="336" w:author="Hussey, Ian (PSY)" w:date="2025-10-06T10:56:00Z" w16du:dateUtc="2025-10-06T08:56:00Z"/>
              <w:noProof/>
              <w:kern w:val="2"/>
              <w:lang w:val="en-US"/>
              <w14:ligatures w14:val="standardContextual"/>
              <w:rPrChange w:id="337" w:author="Hussey, Ian (PSY)" w:date="2025-10-06T10:27:00Z" w16du:dateUtc="2025-10-06T08:27:00Z">
                <w:rPr>
                  <w:del w:id="338" w:author="Hussey, Ian (PSY)" w:date="2025-10-06T10:56:00Z" w16du:dateUtc="2025-10-06T08:56:00Z"/>
                  <w:noProof/>
                  <w:kern w:val="2"/>
                  <w:lang w:val="en-GB"/>
                  <w14:ligatures w14:val="standardContextual"/>
                </w:rPr>
              </w:rPrChange>
            </w:rPr>
          </w:pPr>
          <w:del w:id="339" w:author="Hussey, Ian (PSY)" w:date="2025-10-06T10:56:00Z" w16du:dateUtc="2025-10-06T08:56:00Z">
            <w:r w:rsidRPr="00B13512" w:rsidDel="00B13512">
              <w:rPr>
                <w:lang w:val="en-US"/>
                <w:rPrChange w:id="340" w:author="Hussey, Ian (PSY)" w:date="2025-10-06T10:56:00Z" w16du:dateUtc="2025-10-06T08:56:00Z">
                  <w:rPr>
                    <w:rStyle w:val="Hyperlink"/>
                    <w:rFonts w:ascii="Calibri" w:hAnsi="Calibri" w:cs="Calibri"/>
                    <w:noProof/>
                  </w:rPr>
                </w:rPrChange>
              </w:rPr>
              <w:delText>Example 8</w:delText>
            </w:r>
            <w:r w:rsidRPr="00FC690C" w:rsidDel="00B13512">
              <w:rPr>
                <w:noProof/>
                <w:webHidden/>
                <w:lang w:val="en-US"/>
                <w:rPrChange w:id="341" w:author="Hussey, Ian (PSY)" w:date="2025-10-06T10:27:00Z" w16du:dateUtc="2025-10-06T08:27:00Z">
                  <w:rPr>
                    <w:noProof/>
                    <w:webHidden/>
                  </w:rPr>
                </w:rPrChange>
              </w:rPr>
              <w:tab/>
            </w:r>
            <w:r w:rsidR="00196D87" w:rsidRPr="00FC690C" w:rsidDel="00B13512">
              <w:rPr>
                <w:noProof/>
                <w:webHidden/>
                <w:lang w:val="en-US"/>
                <w:rPrChange w:id="342" w:author="Hussey, Ian (PSY)" w:date="2025-10-06T10:27:00Z" w16du:dateUtc="2025-10-06T08:27:00Z">
                  <w:rPr>
                    <w:noProof/>
                    <w:webHidden/>
                  </w:rPr>
                </w:rPrChange>
              </w:rPr>
              <w:delText>25</w:delText>
            </w:r>
          </w:del>
        </w:p>
        <w:p w14:paraId="4E522E78" w14:textId="37F2376C" w:rsidR="00F97F66" w:rsidRPr="00FC690C" w:rsidDel="00B13512" w:rsidRDefault="00F97F66">
          <w:pPr>
            <w:pStyle w:val="TOC2"/>
            <w:tabs>
              <w:tab w:val="right" w:leader="dot" w:pos="9062"/>
            </w:tabs>
            <w:rPr>
              <w:del w:id="343" w:author="Hussey, Ian (PSY)" w:date="2025-10-06T10:56:00Z" w16du:dateUtc="2025-10-06T08:56:00Z"/>
              <w:noProof/>
              <w:kern w:val="2"/>
              <w:lang w:val="en-US"/>
              <w14:ligatures w14:val="standardContextual"/>
              <w:rPrChange w:id="344" w:author="Hussey, Ian (PSY)" w:date="2025-10-06T10:27:00Z" w16du:dateUtc="2025-10-06T08:27:00Z">
                <w:rPr>
                  <w:del w:id="345" w:author="Hussey, Ian (PSY)" w:date="2025-10-06T10:56:00Z" w16du:dateUtc="2025-10-06T08:56:00Z"/>
                  <w:noProof/>
                  <w:kern w:val="2"/>
                  <w:lang w:val="en-GB"/>
                  <w14:ligatures w14:val="standardContextual"/>
                </w:rPr>
              </w:rPrChange>
            </w:rPr>
          </w:pPr>
          <w:del w:id="346" w:author="Hussey, Ian (PSY)" w:date="2025-10-06T10:56:00Z" w16du:dateUtc="2025-10-06T08:56:00Z">
            <w:r w:rsidRPr="00B13512" w:rsidDel="00B13512">
              <w:rPr>
                <w:lang w:val="en-US"/>
                <w:rPrChange w:id="347" w:author="Hussey, Ian (PSY)" w:date="2025-10-06T10:56:00Z" w16du:dateUtc="2025-10-06T08:56:00Z">
                  <w:rPr>
                    <w:rStyle w:val="Hyperlink"/>
                    <w:rFonts w:ascii="Calibri" w:hAnsi="Calibri" w:cs="Calibri"/>
                    <w:noProof/>
                  </w:rPr>
                </w:rPrChange>
              </w:rPr>
              <w:delText>Example 9</w:delText>
            </w:r>
            <w:r w:rsidRPr="00FC690C" w:rsidDel="00B13512">
              <w:rPr>
                <w:noProof/>
                <w:webHidden/>
                <w:lang w:val="en-US"/>
                <w:rPrChange w:id="348" w:author="Hussey, Ian (PSY)" w:date="2025-10-06T10:27:00Z" w16du:dateUtc="2025-10-06T08:27:00Z">
                  <w:rPr>
                    <w:noProof/>
                    <w:webHidden/>
                  </w:rPr>
                </w:rPrChange>
              </w:rPr>
              <w:tab/>
            </w:r>
            <w:r w:rsidR="00196D87" w:rsidRPr="00FC690C" w:rsidDel="00B13512">
              <w:rPr>
                <w:noProof/>
                <w:webHidden/>
                <w:lang w:val="en-US"/>
                <w:rPrChange w:id="349" w:author="Hussey, Ian (PSY)" w:date="2025-10-06T10:27:00Z" w16du:dateUtc="2025-10-06T08:27:00Z">
                  <w:rPr>
                    <w:noProof/>
                    <w:webHidden/>
                  </w:rPr>
                </w:rPrChange>
              </w:rPr>
              <w:delText>25</w:delText>
            </w:r>
          </w:del>
        </w:p>
        <w:p w14:paraId="41CD958C" w14:textId="02AF941C" w:rsidR="00F97F66" w:rsidRPr="00FC690C" w:rsidDel="00B13512" w:rsidRDefault="00F97F66">
          <w:pPr>
            <w:pStyle w:val="TOC2"/>
            <w:tabs>
              <w:tab w:val="right" w:leader="dot" w:pos="9062"/>
            </w:tabs>
            <w:rPr>
              <w:del w:id="350" w:author="Hussey, Ian (PSY)" w:date="2025-10-06T10:56:00Z" w16du:dateUtc="2025-10-06T08:56:00Z"/>
              <w:noProof/>
              <w:kern w:val="2"/>
              <w:lang w:val="en-US"/>
              <w14:ligatures w14:val="standardContextual"/>
              <w:rPrChange w:id="351" w:author="Hussey, Ian (PSY)" w:date="2025-10-06T10:27:00Z" w16du:dateUtc="2025-10-06T08:27:00Z">
                <w:rPr>
                  <w:del w:id="352" w:author="Hussey, Ian (PSY)" w:date="2025-10-06T10:56:00Z" w16du:dateUtc="2025-10-06T08:56:00Z"/>
                  <w:noProof/>
                  <w:kern w:val="2"/>
                  <w:lang w:val="en-GB"/>
                  <w14:ligatures w14:val="standardContextual"/>
                </w:rPr>
              </w:rPrChange>
            </w:rPr>
          </w:pPr>
          <w:del w:id="353" w:author="Hussey, Ian (PSY)" w:date="2025-10-06T10:56:00Z" w16du:dateUtc="2025-10-06T08:56:00Z">
            <w:r w:rsidRPr="00B13512" w:rsidDel="00B13512">
              <w:rPr>
                <w:rFonts w:eastAsia="Aptos"/>
                <w:lang w:val="en-US"/>
                <w:rPrChange w:id="354" w:author="Hussey, Ian (PSY)" w:date="2025-10-06T10:56:00Z" w16du:dateUtc="2025-10-06T08:56:00Z">
                  <w:rPr>
                    <w:rStyle w:val="Hyperlink"/>
                    <w:rFonts w:ascii="Calibri" w:eastAsia="Aptos" w:hAnsi="Calibri" w:cs="Calibri"/>
                    <w:noProof/>
                  </w:rPr>
                </w:rPrChange>
              </w:rPr>
              <w:delText>Example 10</w:delText>
            </w:r>
            <w:r w:rsidRPr="00FC690C" w:rsidDel="00B13512">
              <w:rPr>
                <w:noProof/>
                <w:webHidden/>
                <w:lang w:val="en-US"/>
                <w:rPrChange w:id="355" w:author="Hussey, Ian (PSY)" w:date="2025-10-06T10:27:00Z" w16du:dateUtc="2025-10-06T08:27:00Z">
                  <w:rPr>
                    <w:noProof/>
                    <w:webHidden/>
                  </w:rPr>
                </w:rPrChange>
              </w:rPr>
              <w:tab/>
            </w:r>
            <w:r w:rsidR="00196D87" w:rsidRPr="00FC690C" w:rsidDel="00B13512">
              <w:rPr>
                <w:noProof/>
                <w:webHidden/>
                <w:lang w:val="en-US"/>
                <w:rPrChange w:id="356" w:author="Hussey, Ian (PSY)" w:date="2025-10-06T10:27:00Z" w16du:dateUtc="2025-10-06T08:27:00Z">
                  <w:rPr>
                    <w:noProof/>
                    <w:webHidden/>
                  </w:rPr>
                </w:rPrChange>
              </w:rPr>
              <w:delText>26</w:delText>
            </w:r>
          </w:del>
        </w:p>
        <w:p w14:paraId="06EF018A" w14:textId="015C78AD" w:rsidR="00F97F66" w:rsidRPr="00FC690C" w:rsidDel="00B13512" w:rsidRDefault="00F97F66">
          <w:pPr>
            <w:pStyle w:val="TOC2"/>
            <w:tabs>
              <w:tab w:val="right" w:leader="dot" w:pos="9062"/>
            </w:tabs>
            <w:rPr>
              <w:del w:id="357" w:author="Hussey, Ian (PSY)" w:date="2025-10-06T10:56:00Z" w16du:dateUtc="2025-10-06T08:56:00Z"/>
              <w:noProof/>
              <w:kern w:val="2"/>
              <w:lang w:val="en-US"/>
              <w14:ligatures w14:val="standardContextual"/>
              <w:rPrChange w:id="358" w:author="Hussey, Ian (PSY)" w:date="2025-10-06T10:27:00Z" w16du:dateUtc="2025-10-06T08:27:00Z">
                <w:rPr>
                  <w:del w:id="359" w:author="Hussey, Ian (PSY)" w:date="2025-10-06T10:56:00Z" w16du:dateUtc="2025-10-06T08:56:00Z"/>
                  <w:noProof/>
                  <w:kern w:val="2"/>
                  <w:lang w:val="en-GB"/>
                  <w14:ligatures w14:val="standardContextual"/>
                </w:rPr>
              </w:rPrChange>
            </w:rPr>
          </w:pPr>
          <w:del w:id="360" w:author="Hussey, Ian (PSY)" w:date="2025-10-06T10:56:00Z" w16du:dateUtc="2025-10-06T08:56:00Z">
            <w:r w:rsidRPr="00B13512" w:rsidDel="00B13512">
              <w:rPr>
                <w:rFonts w:eastAsia="Aptos"/>
                <w:lang w:val="en-US"/>
                <w:rPrChange w:id="361" w:author="Hussey, Ian (PSY)" w:date="2025-10-06T10:56:00Z" w16du:dateUtc="2025-10-06T08:56:00Z">
                  <w:rPr>
                    <w:rStyle w:val="Hyperlink"/>
                    <w:rFonts w:ascii="Calibri" w:eastAsia="Aptos" w:hAnsi="Calibri" w:cs="Calibri"/>
                    <w:noProof/>
                  </w:rPr>
                </w:rPrChange>
              </w:rPr>
              <w:delText>Example 11</w:delText>
            </w:r>
            <w:r w:rsidRPr="00FC690C" w:rsidDel="00B13512">
              <w:rPr>
                <w:noProof/>
                <w:webHidden/>
                <w:lang w:val="en-US"/>
                <w:rPrChange w:id="362" w:author="Hussey, Ian (PSY)" w:date="2025-10-06T10:27:00Z" w16du:dateUtc="2025-10-06T08:27:00Z">
                  <w:rPr>
                    <w:noProof/>
                    <w:webHidden/>
                  </w:rPr>
                </w:rPrChange>
              </w:rPr>
              <w:tab/>
            </w:r>
            <w:r w:rsidR="00196D87" w:rsidRPr="00FC690C" w:rsidDel="00B13512">
              <w:rPr>
                <w:noProof/>
                <w:webHidden/>
                <w:lang w:val="en-US"/>
                <w:rPrChange w:id="363" w:author="Hussey, Ian (PSY)" w:date="2025-10-06T10:27:00Z" w16du:dateUtc="2025-10-06T08:27:00Z">
                  <w:rPr>
                    <w:noProof/>
                    <w:webHidden/>
                  </w:rPr>
                </w:rPrChange>
              </w:rPr>
              <w:delText>26</w:delText>
            </w:r>
          </w:del>
        </w:p>
        <w:p w14:paraId="1A1AD145" w14:textId="11AD2F69" w:rsidR="00F97F66" w:rsidRPr="00FC690C" w:rsidDel="00B13512" w:rsidRDefault="00F97F66">
          <w:pPr>
            <w:pStyle w:val="TOC2"/>
            <w:tabs>
              <w:tab w:val="right" w:leader="dot" w:pos="9062"/>
            </w:tabs>
            <w:rPr>
              <w:del w:id="364" w:author="Hussey, Ian (PSY)" w:date="2025-10-06T10:56:00Z" w16du:dateUtc="2025-10-06T08:56:00Z"/>
              <w:noProof/>
              <w:kern w:val="2"/>
              <w:lang w:val="en-US"/>
              <w14:ligatures w14:val="standardContextual"/>
              <w:rPrChange w:id="365" w:author="Hussey, Ian (PSY)" w:date="2025-10-06T10:27:00Z" w16du:dateUtc="2025-10-06T08:27:00Z">
                <w:rPr>
                  <w:del w:id="366" w:author="Hussey, Ian (PSY)" w:date="2025-10-06T10:56:00Z" w16du:dateUtc="2025-10-06T08:56:00Z"/>
                  <w:noProof/>
                  <w:kern w:val="2"/>
                  <w:lang w:val="en-GB"/>
                  <w14:ligatures w14:val="standardContextual"/>
                </w:rPr>
              </w:rPrChange>
            </w:rPr>
          </w:pPr>
          <w:del w:id="367" w:author="Hussey, Ian (PSY)" w:date="2025-10-06T10:56:00Z" w16du:dateUtc="2025-10-06T08:56:00Z">
            <w:r w:rsidRPr="00B13512" w:rsidDel="00B13512">
              <w:rPr>
                <w:rFonts w:eastAsia="Aptos"/>
                <w:lang w:val="en-US"/>
                <w:rPrChange w:id="368" w:author="Hussey, Ian (PSY)" w:date="2025-10-06T10:56:00Z" w16du:dateUtc="2025-10-06T08:56:00Z">
                  <w:rPr>
                    <w:rStyle w:val="Hyperlink"/>
                    <w:rFonts w:ascii="Calibri" w:eastAsia="Aptos" w:hAnsi="Calibri" w:cs="Calibri"/>
                    <w:noProof/>
                  </w:rPr>
                </w:rPrChange>
              </w:rPr>
              <w:delText>Example 12</w:delText>
            </w:r>
            <w:r w:rsidRPr="00FC690C" w:rsidDel="00B13512">
              <w:rPr>
                <w:noProof/>
                <w:webHidden/>
                <w:lang w:val="en-US"/>
                <w:rPrChange w:id="369" w:author="Hussey, Ian (PSY)" w:date="2025-10-06T10:27:00Z" w16du:dateUtc="2025-10-06T08:27:00Z">
                  <w:rPr>
                    <w:noProof/>
                    <w:webHidden/>
                  </w:rPr>
                </w:rPrChange>
              </w:rPr>
              <w:tab/>
            </w:r>
            <w:r w:rsidR="00196D87" w:rsidRPr="00FC690C" w:rsidDel="00B13512">
              <w:rPr>
                <w:noProof/>
                <w:webHidden/>
                <w:lang w:val="en-US"/>
                <w:rPrChange w:id="370" w:author="Hussey, Ian (PSY)" w:date="2025-10-06T10:27:00Z" w16du:dateUtc="2025-10-06T08:27:00Z">
                  <w:rPr>
                    <w:noProof/>
                    <w:webHidden/>
                  </w:rPr>
                </w:rPrChange>
              </w:rPr>
              <w:delText>27</w:delText>
            </w:r>
          </w:del>
        </w:p>
        <w:p w14:paraId="11DAF825" w14:textId="32961598" w:rsidR="00F97F66" w:rsidRPr="00FC690C" w:rsidDel="00B13512" w:rsidRDefault="00F97F66">
          <w:pPr>
            <w:pStyle w:val="TOC2"/>
            <w:tabs>
              <w:tab w:val="right" w:leader="dot" w:pos="9062"/>
            </w:tabs>
            <w:rPr>
              <w:del w:id="371" w:author="Hussey, Ian (PSY)" w:date="2025-10-06T10:56:00Z" w16du:dateUtc="2025-10-06T08:56:00Z"/>
              <w:noProof/>
              <w:kern w:val="2"/>
              <w:lang w:val="en-US"/>
              <w14:ligatures w14:val="standardContextual"/>
              <w:rPrChange w:id="372" w:author="Hussey, Ian (PSY)" w:date="2025-10-06T10:27:00Z" w16du:dateUtc="2025-10-06T08:27:00Z">
                <w:rPr>
                  <w:del w:id="373" w:author="Hussey, Ian (PSY)" w:date="2025-10-06T10:56:00Z" w16du:dateUtc="2025-10-06T08:56:00Z"/>
                  <w:noProof/>
                  <w:kern w:val="2"/>
                  <w:lang w:val="en-GB"/>
                  <w14:ligatures w14:val="standardContextual"/>
                </w:rPr>
              </w:rPrChange>
            </w:rPr>
          </w:pPr>
          <w:del w:id="374" w:author="Hussey, Ian (PSY)" w:date="2025-10-06T10:56:00Z" w16du:dateUtc="2025-10-06T08:56:00Z">
            <w:r w:rsidRPr="00B13512" w:rsidDel="00B13512">
              <w:rPr>
                <w:lang w:val="en-US"/>
                <w:rPrChange w:id="375" w:author="Hussey, Ian (PSY)" w:date="2025-10-06T10:56:00Z" w16du:dateUtc="2025-10-06T08:56:00Z">
                  <w:rPr>
                    <w:rStyle w:val="Hyperlink"/>
                    <w:rFonts w:ascii="Calibri" w:hAnsi="Calibri" w:cs="Calibri"/>
                    <w:noProof/>
                  </w:rPr>
                </w:rPrChange>
              </w:rPr>
              <w:delText>Example 13</w:delText>
            </w:r>
            <w:r w:rsidRPr="00FC690C" w:rsidDel="00B13512">
              <w:rPr>
                <w:noProof/>
                <w:webHidden/>
                <w:lang w:val="en-US"/>
                <w:rPrChange w:id="376" w:author="Hussey, Ian (PSY)" w:date="2025-10-06T10:27:00Z" w16du:dateUtc="2025-10-06T08:27:00Z">
                  <w:rPr>
                    <w:noProof/>
                    <w:webHidden/>
                  </w:rPr>
                </w:rPrChange>
              </w:rPr>
              <w:tab/>
            </w:r>
            <w:r w:rsidR="00196D87" w:rsidRPr="00FC690C" w:rsidDel="00B13512">
              <w:rPr>
                <w:noProof/>
                <w:webHidden/>
                <w:lang w:val="en-US"/>
                <w:rPrChange w:id="377" w:author="Hussey, Ian (PSY)" w:date="2025-10-06T10:27:00Z" w16du:dateUtc="2025-10-06T08:27:00Z">
                  <w:rPr>
                    <w:noProof/>
                    <w:webHidden/>
                  </w:rPr>
                </w:rPrChange>
              </w:rPr>
              <w:delText>27</w:delText>
            </w:r>
          </w:del>
        </w:p>
        <w:p w14:paraId="186E6023" w14:textId="643DC84E" w:rsidR="00F97F66" w:rsidRPr="00FC690C" w:rsidDel="00B13512" w:rsidRDefault="00F97F66">
          <w:pPr>
            <w:pStyle w:val="TOC2"/>
            <w:tabs>
              <w:tab w:val="right" w:leader="dot" w:pos="9062"/>
            </w:tabs>
            <w:rPr>
              <w:del w:id="378" w:author="Hussey, Ian (PSY)" w:date="2025-10-06T10:56:00Z" w16du:dateUtc="2025-10-06T08:56:00Z"/>
              <w:noProof/>
              <w:kern w:val="2"/>
              <w:lang w:val="en-US"/>
              <w14:ligatures w14:val="standardContextual"/>
              <w:rPrChange w:id="379" w:author="Hussey, Ian (PSY)" w:date="2025-10-06T10:27:00Z" w16du:dateUtc="2025-10-06T08:27:00Z">
                <w:rPr>
                  <w:del w:id="380" w:author="Hussey, Ian (PSY)" w:date="2025-10-06T10:56:00Z" w16du:dateUtc="2025-10-06T08:56:00Z"/>
                  <w:noProof/>
                  <w:kern w:val="2"/>
                  <w:lang w:val="en-GB"/>
                  <w14:ligatures w14:val="standardContextual"/>
                </w:rPr>
              </w:rPrChange>
            </w:rPr>
          </w:pPr>
          <w:del w:id="381" w:author="Hussey, Ian (PSY)" w:date="2025-10-06T10:56:00Z" w16du:dateUtc="2025-10-06T08:56:00Z">
            <w:r w:rsidRPr="00B13512" w:rsidDel="00B13512">
              <w:rPr>
                <w:rFonts w:eastAsia="Aptos"/>
                <w:lang w:val="en-US"/>
                <w:rPrChange w:id="382" w:author="Hussey, Ian (PSY)" w:date="2025-10-06T10:56:00Z" w16du:dateUtc="2025-10-06T08:56:00Z">
                  <w:rPr>
                    <w:rStyle w:val="Hyperlink"/>
                    <w:rFonts w:ascii="Calibri" w:eastAsia="Aptos" w:hAnsi="Calibri" w:cs="Calibri"/>
                    <w:noProof/>
                  </w:rPr>
                </w:rPrChange>
              </w:rPr>
              <w:delText>Example 14</w:delText>
            </w:r>
            <w:r w:rsidRPr="00FC690C" w:rsidDel="00B13512">
              <w:rPr>
                <w:noProof/>
                <w:webHidden/>
                <w:lang w:val="en-US"/>
                <w:rPrChange w:id="383" w:author="Hussey, Ian (PSY)" w:date="2025-10-06T10:27:00Z" w16du:dateUtc="2025-10-06T08:27:00Z">
                  <w:rPr>
                    <w:noProof/>
                    <w:webHidden/>
                  </w:rPr>
                </w:rPrChange>
              </w:rPr>
              <w:tab/>
            </w:r>
            <w:r w:rsidR="00196D87" w:rsidRPr="00FC690C" w:rsidDel="00B13512">
              <w:rPr>
                <w:noProof/>
                <w:webHidden/>
                <w:lang w:val="en-US"/>
                <w:rPrChange w:id="384" w:author="Hussey, Ian (PSY)" w:date="2025-10-06T10:27:00Z" w16du:dateUtc="2025-10-06T08:27:00Z">
                  <w:rPr>
                    <w:noProof/>
                    <w:webHidden/>
                  </w:rPr>
                </w:rPrChange>
              </w:rPr>
              <w:delText>27</w:delText>
            </w:r>
          </w:del>
        </w:p>
        <w:p w14:paraId="5D6AD722" w14:textId="34923FED" w:rsidR="00F97F66" w:rsidRPr="00FC690C" w:rsidDel="00B13512" w:rsidRDefault="00F97F66">
          <w:pPr>
            <w:pStyle w:val="TOC2"/>
            <w:tabs>
              <w:tab w:val="right" w:leader="dot" w:pos="9062"/>
            </w:tabs>
            <w:rPr>
              <w:del w:id="385" w:author="Hussey, Ian (PSY)" w:date="2025-10-06T10:56:00Z" w16du:dateUtc="2025-10-06T08:56:00Z"/>
              <w:noProof/>
              <w:kern w:val="2"/>
              <w:lang w:val="en-US"/>
              <w14:ligatures w14:val="standardContextual"/>
              <w:rPrChange w:id="386" w:author="Hussey, Ian (PSY)" w:date="2025-10-06T10:27:00Z" w16du:dateUtc="2025-10-06T08:27:00Z">
                <w:rPr>
                  <w:del w:id="387" w:author="Hussey, Ian (PSY)" w:date="2025-10-06T10:56:00Z" w16du:dateUtc="2025-10-06T08:56:00Z"/>
                  <w:noProof/>
                  <w:kern w:val="2"/>
                  <w:lang w:val="en-GB"/>
                  <w14:ligatures w14:val="standardContextual"/>
                </w:rPr>
              </w:rPrChange>
            </w:rPr>
          </w:pPr>
          <w:del w:id="388" w:author="Hussey, Ian (PSY)" w:date="2025-10-06T10:56:00Z" w16du:dateUtc="2025-10-06T08:56:00Z">
            <w:r w:rsidRPr="00B13512" w:rsidDel="00B13512">
              <w:rPr>
                <w:rFonts w:eastAsia="Aptos"/>
                <w:lang w:val="en-US"/>
                <w:rPrChange w:id="389" w:author="Hussey, Ian (PSY)" w:date="2025-10-06T10:56:00Z" w16du:dateUtc="2025-10-06T08:56:00Z">
                  <w:rPr>
                    <w:rStyle w:val="Hyperlink"/>
                    <w:rFonts w:ascii="Calibri" w:eastAsia="Aptos" w:hAnsi="Calibri" w:cs="Calibri"/>
                    <w:noProof/>
                  </w:rPr>
                </w:rPrChange>
              </w:rPr>
              <w:delText>Example 15</w:delText>
            </w:r>
            <w:r w:rsidRPr="00FC690C" w:rsidDel="00B13512">
              <w:rPr>
                <w:noProof/>
                <w:webHidden/>
                <w:lang w:val="en-US"/>
                <w:rPrChange w:id="390" w:author="Hussey, Ian (PSY)" w:date="2025-10-06T10:27:00Z" w16du:dateUtc="2025-10-06T08:27:00Z">
                  <w:rPr>
                    <w:noProof/>
                    <w:webHidden/>
                  </w:rPr>
                </w:rPrChange>
              </w:rPr>
              <w:tab/>
            </w:r>
            <w:r w:rsidR="00196D87" w:rsidRPr="00FC690C" w:rsidDel="00B13512">
              <w:rPr>
                <w:noProof/>
                <w:webHidden/>
                <w:lang w:val="en-US"/>
                <w:rPrChange w:id="391" w:author="Hussey, Ian (PSY)" w:date="2025-10-06T10:27:00Z" w16du:dateUtc="2025-10-06T08:27:00Z">
                  <w:rPr>
                    <w:noProof/>
                    <w:webHidden/>
                  </w:rPr>
                </w:rPrChange>
              </w:rPr>
              <w:delText>28</w:delText>
            </w:r>
          </w:del>
        </w:p>
        <w:p w14:paraId="3934A943" w14:textId="66CC2AEF" w:rsidR="00EB653D" w:rsidRPr="00FC690C" w:rsidRDefault="00EB653D">
          <w:pPr>
            <w:rPr>
              <w:rFonts w:ascii="Calibri" w:hAnsi="Calibri" w:cs="Calibri"/>
              <w:lang w:val="en-US"/>
              <w:rPrChange w:id="392" w:author="Hussey, Ian (PSY)" w:date="2025-10-06T10:27:00Z" w16du:dateUtc="2025-10-06T08:27:00Z">
                <w:rPr>
                  <w:rFonts w:ascii="Calibri" w:hAnsi="Calibri" w:cs="Calibri"/>
                </w:rPr>
              </w:rPrChange>
            </w:rPr>
          </w:pPr>
          <w:r w:rsidRPr="00FC690C">
            <w:rPr>
              <w:rFonts w:ascii="Calibri" w:hAnsi="Calibri" w:cs="Calibri"/>
              <w:b/>
              <w:bCs/>
              <w:color w:val="000000" w:themeColor="text1"/>
              <w:lang w:val="en-US"/>
              <w:rPrChange w:id="393" w:author="Hussey, Ian (PSY)" w:date="2025-10-06T10:27:00Z" w16du:dateUtc="2025-10-06T08:27:00Z">
                <w:rPr>
                  <w:rFonts w:ascii="Calibri" w:hAnsi="Calibri" w:cs="Calibri"/>
                  <w:b/>
                  <w:bCs/>
                  <w:color w:val="000000" w:themeColor="text1"/>
                </w:rPr>
              </w:rPrChange>
            </w:rPr>
            <w:fldChar w:fldCharType="end"/>
          </w:r>
        </w:p>
      </w:sdtContent>
    </w:sdt>
    <w:p w14:paraId="6B3F1248" w14:textId="77777777" w:rsidR="00C83171" w:rsidRPr="00FC690C" w:rsidRDefault="00C83171" w:rsidP="00C83171">
      <w:pPr>
        <w:rPr>
          <w:rFonts w:ascii="Calibri" w:hAnsi="Calibri" w:cs="Calibri"/>
          <w:lang w:val="en-US"/>
          <w:rPrChange w:id="394" w:author="Hussey, Ian (PSY)" w:date="2025-10-06T10:27:00Z" w16du:dateUtc="2025-10-06T08:27:00Z">
            <w:rPr>
              <w:rFonts w:ascii="Calibri" w:hAnsi="Calibri" w:cs="Calibri"/>
            </w:rPr>
          </w:rPrChange>
        </w:rPr>
      </w:pPr>
    </w:p>
    <w:p w14:paraId="1A1D2EFF" w14:textId="77777777" w:rsidR="00C83171" w:rsidRPr="00FC690C" w:rsidRDefault="00C83171">
      <w:pPr>
        <w:rPr>
          <w:rFonts w:ascii="Calibri" w:eastAsiaTheme="majorEastAsia" w:hAnsi="Calibri" w:cs="Calibri"/>
          <w:color w:val="000000" w:themeColor="text1"/>
          <w:sz w:val="30"/>
          <w:szCs w:val="30"/>
          <w:lang w:val="en-US"/>
          <w:rPrChange w:id="395" w:author="Hussey, Ian (PSY)" w:date="2025-10-06T10:27:00Z" w16du:dateUtc="2025-10-06T08:27:00Z">
            <w:rPr>
              <w:rFonts w:ascii="Calibri" w:eastAsiaTheme="majorEastAsia" w:hAnsi="Calibri" w:cs="Calibri"/>
              <w:color w:val="000000" w:themeColor="text1"/>
              <w:sz w:val="30"/>
              <w:szCs w:val="30"/>
            </w:rPr>
          </w:rPrChange>
        </w:rPr>
      </w:pPr>
      <w:r w:rsidRPr="00FC690C">
        <w:rPr>
          <w:rFonts w:ascii="Calibri" w:hAnsi="Calibri" w:cs="Calibri"/>
          <w:color w:val="000000" w:themeColor="text1"/>
          <w:lang w:val="en-US"/>
          <w:rPrChange w:id="396" w:author="Hussey, Ian (PSY)" w:date="2025-10-06T10:27:00Z" w16du:dateUtc="2025-10-06T08:27:00Z">
            <w:rPr>
              <w:rFonts w:ascii="Calibri" w:hAnsi="Calibri" w:cs="Calibri"/>
              <w:color w:val="000000" w:themeColor="text1"/>
            </w:rPr>
          </w:rPrChange>
        </w:rPr>
        <w:br w:type="page"/>
      </w:r>
    </w:p>
    <w:p w14:paraId="2EEBC22C" w14:textId="1295DBC7" w:rsidR="00CF726C" w:rsidRPr="00FC690C" w:rsidRDefault="00D6698F" w:rsidP="005C0F37">
      <w:pPr>
        <w:pStyle w:val="Heading1"/>
        <w:spacing w:after="120"/>
        <w:rPr>
          <w:rFonts w:ascii="Calibri" w:hAnsi="Calibri" w:cs="Calibri"/>
          <w:color w:val="000000" w:themeColor="text1"/>
          <w:lang w:val="en-US"/>
          <w:rPrChange w:id="397" w:author="Hussey, Ian (PSY)" w:date="2025-10-06T10:27:00Z" w16du:dateUtc="2025-10-06T08:27:00Z">
            <w:rPr>
              <w:rFonts w:ascii="Calibri" w:hAnsi="Calibri" w:cs="Calibri"/>
              <w:color w:val="000000" w:themeColor="text1"/>
            </w:rPr>
          </w:rPrChange>
        </w:rPr>
      </w:pPr>
      <w:bookmarkStart w:id="398" w:name="_Toc210640621"/>
      <w:r w:rsidRPr="00FC690C">
        <w:rPr>
          <w:rFonts w:ascii="Calibri" w:hAnsi="Calibri" w:cs="Calibri"/>
          <w:color w:val="000000" w:themeColor="text1"/>
          <w:lang w:val="en-US"/>
          <w:rPrChange w:id="399" w:author="Hussey, Ian (PSY)" w:date="2025-10-06T10:27:00Z" w16du:dateUtc="2025-10-06T08:27:00Z">
            <w:rPr>
              <w:rFonts w:ascii="Calibri" w:hAnsi="Calibri" w:cs="Calibri"/>
              <w:color w:val="000000" w:themeColor="text1"/>
            </w:rPr>
          </w:rPrChange>
        </w:rPr>
        <w:lastRenderedPageBreak/>
        <w:t>Introduction</w:t>
      </w:r>
      <w:bookmarkEnd w:id="1"/>
      <w:bookmarkEnd w:id="398"/>
    </w:p>
    <w:p w14:paraId="760E8D75" w14:textId="0FCCE639" w:rsidR="00662B09" w:rsidRPr="00FC690C" w:rsidRDefault="00662B09" w:rsidP="00AD5EEA">
      <w:pPr>
        <w:spacing w:after="120" w:line="276" w:lineRule="auto"/>
        <w:jc w:val="both"/>
        <w:rPr>
          <w:rFonts w:ascii="Calibri" w:hAnsi="Calibri" w:cs="Calibri"/>
          <w:color w:val="000000" w:themeColor="text1"/>
          <w:lang w:val="en-US"/>
          <w:rPrChange w:id="400"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01" w:author="Hussey, Ian (PSY)" w:date="2025-10-06T10:27:00Z" w16du:dateUtc="2025-10-06T08:27:00Z">
            <w:rPr>
              <w:rFonts w:ascii="Calibri" w:hAnsi="Calibri" w:cs="Calibri"/>
              <w:color w:val="000000" w:themeColor="text1"/>
            </w:rPr>
          </w:rPrChange>
        </w:rPr>
        <w:t xml:space="preserve">These instructions will help you to work consistently with the codebook </w:t>
      </w:r>
      <w:r w:rsidRPr="00FC690C">
        <w:rPr>
          <w:rFonts w:ascii="Calibri" w:hAnsi="Calibri" w:cs="Calibri"/>
          <w:b/>
          <w:bCs/>
          <w:color w:val="000000" w:themeColor="text1"/>
          <w:lang w:val="en-US"/>
          <w:rPrChange w:id="402" w:author="Hussey, Ian (PSY)" w:date="2025-10-06T10:27:00Z" w16du:dateUtc="2025-10-06T08:27:00Z">
            <w:rPr>
              <w:rFonts w:ascii="Calibri" w:hAnsi="Calibri" w:cs="Calibri"/>
              <w:b/>
              <w:bCs/>
              <w:color w:val="000000" w:themeColor="text1"/>
            </w:rPr>
          </w:rPrChange>
        </w:rPr>
        <w:t>(codebook.xlsx)</w:t>
      </w:r>
      <w:r w:rsidR="009A7571" w:rsidRPr="00FC690C">
        <w:rPr>
          <w:rFonts w:ascii="Calibri" w:hAnsi="Calibri" w:cs="Calibri"/>
          <w:b/>
          <w:bCs/>
          <w:color w:val="000000" w:themeColor="text1"/>
          <w:lang w:val="en-US"/>
          <w:rPrChange w:id="403" w:author="Hussey, Ian (PSY)" w:date="2025-10-06T10:27:00Z" w16du:dateUtc="2025-10-06T08:27:00Z">
            <w:rPr>
              <w:rFonts w:ascii="Calibri" w:hAnsi="Calibri" w:cs="Calibri"/>
              <w:b/>
              <w:bCs/>
              <w:color w:val="000000" w:themeColor="text1"/>
            </w:rPr>
          </w:rPrChange>
        </w:rPr>
        <w:t xml:space="preserve">, </w:t>
      </w:r>
      <w:r w:rsidR="009A7571" w:rsidRPr="00FC690C">
        <w:rPr>
          <w:rFonts w:ascii="Calibri" w:hAnsi="Calibri" w:cs="Calibri"/>
          <w:color w:val="000000" w:themeColor="text1"/>
          <w:lang w:val="en-US"/>
          <w:rPrChange w:id="404" w:author="Hussey, Ian (PSY)" w:date="2025-10-06T10:27:00Z" w16du:dateUtc="2025-10-06T08:27:00Z">
            <w:rPr>
              <w:rFonts w:ascii="Calibri" w:hAnsi="Calibri" w:cs="Calibri"/>
              <w:color w:val="000000" w:themeColor="text1"/>
            </w:rPr>
          </w:rPrChange>
        </w:rPr>
        <w:t xml:space="preserve">that you received </w:t>
      </w:r>
      <w:r w:rsidR="00365987" w:rsidRPr="00FC690C">
        <w:rPr>
          <w:rFonts w:ascii="Calibri" w:hAnsi="Calibri" w:cs="Calibri"/>
          <w:color w:val="000000" w:themeColor="text1"/>
          <w:lang w:val="en-US"/>
          <w:rPrChange w:id="405" w:author="Hussey, Ian (PSY)" w:date="2025-10-06T10:27:00Z" w16du:dateUtc="2025-10-06T08:27:00Z">
            <w:rPr>
              <w:rFonts w:ascii="Calibri" w:hAnsi="Calibri" w:cs="Calibri"/>
              <w:color w:val="000000" w:themeColor="text1"/>
            </w:rPr>
          </w:rPrChange>
        </w:rPr>
        <w:t>wit</w:t>
      </w:r>
      <w:r w:rsidR="0019700C" w:rsidRPr="00FC690C">
        <w:rPr>
          <w:rFonts w:ascii="Calibri" w:hAnsi="Calibri" w:cs="Calibri"/>
          <w:color w:val="000000" w:themeColor="text1"/>
          <w:lang w:val="en-US"/>
          <w:rPrChange w:id="406" w:author="Hussey, Ian (PSY)" w:date="2025-10-06T10:27:00Z" w16du:dateUtc="2025-10-06T08:27:00Z">
            <w:rPr>
              <w:rFonts w:ascii="Calibri" w:hAnsi="Calibri" w:cs="Calibri"/>
              <w:color w:val="000000" w:themeColor="text1"/>
            </w:rPr>
          </w:rPrChange>
        </w:rPr>
        <w:t>h</w:t>
      </w:r>
      <w:r w:rsidR="00365987" w:rsidRPr="00FC690C">
        <w:rPr>
          <w:rFonts w:ascii="Calibri" w:hAnsi="Calibri" w:cs="Calibri"/>
          <w:color w:val="000000" w:themeColor="text1"/>
          <w:lang w:val="en-US"/>
          <w:rPrChange w:id="407" w:author="Hussey, Ian (PSY)" w:date="2025-10-06T10:27:00Z" w16du:dateUtc="2025-10-06T08:27:00Z">
            <w:rPr>
              <w:rFonts w:ascii="Calibri" w:hAnsi="Calibri" w:cs="Calibri"/>
              <w:color w:val="000000" w:themeColor="text1"/>
            </w:rPr>
          </w:rPrChange>
        </w:rPr>
        <w:t xml:space="preserve"> this document</w:t>
      </w:r>
      <w:r w:rsidRPr="00FC690C">
        <w:rPr>
          <w:rFonts w:ascii="Calibri" w:hAnsi="Calibri" w:cs="Calibri"/>
          <w:color w:val="000000" w:themeColor="text1"/>
          <w:lang w:val="en-US"/>
          <w:rPrChange w:id="408" w:author="Hussey, Ian (PSY)" w:date="2025-10-06T10:27:00Z" w16du:dateUtc="2025-10-06T08:27:00Z">
            <w:rPr>
              <w:rFonts w:ascii="Calibri" w:hAnsi="Calibri" w:cs="Calibri"/>
              <w:color w:val="000000" w:themeColor="text1"/>
            </w:rPr>
          </w:rPrChange>
        </w:rPr>
        <w:t>. The aim is for you to correctly extract and classify the measures from scientific articles using the specified categories.</w:t>
      </w:r>
    </w:p>
    <w:p w14:paraId="2287FCE9" w14:textId="51672568" w:rsidR="00662B09" w:rsidRPr="00FC690C" w:rsidRDefault="00662B09" w:rsidP="00AD5EEA">
      <w:pPr>
        <w:spacing w:line="276" w:lineRule="auto"/>
        <w:jc w:val="both"/>
        <w:rPr>
          <w:rFonts w:ascii="Calibri" w:hAnsi="Calibri" w:cs="Calibri"/>
          <w:color w:val="000000" w:themeColor="text1"/>
          <w:lang w:val="en-US"/>
          <w:rPrChange w:id="409"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10" w:author="Hussey, Ian (PSY)" w:date="2025-10-06T10:27:00Z" w16du:dateUtc="2025-10-06T08:27:00Z">
            <w:rPr>
              <w:rFonts w:ascii="Calibri" w:hAnsi="Calibri" w:cs="Calibri"/>
              <w:color w:val="000000" w:themeColor="text1"/>
            </w:rPr>
          </w:rPrChange>
        </w:rPr>
        <w:t xml:space="preserve">We recommend working through </w:t>
      </w:r>
      <w:r w:rsidR="00AA783B" w:rsidRPr="00FC690C">
        <w:rPr>
          <w:rFonts w:ascii="Calibri" w:hAnsi="Calibri" w:cs="Calibri"/>
          <w:color w:val="000000" w:themeColor="text1"/>
          <w:lang w:val="en-US"/>
          <w:rPrChange w:id="411" w:author="Hussey, Ian (PSY)" w:date="2025-10-06T10:27:00Z" w16du:dateUtc="2025-10-06T08:27:00Z">
            <w:rPr>
              <w:rFonts w:ascii="Calibri" w:hAnsi="Calibri" w:cs="Calibri"/>
              <w:color w:val="000000" w:themeColor="text1"/>
            </w:rPr>
          </w:rPrChange>
        </w:rPr>
        <w:t xml:space="preserve">this </w:t>
      </w:r>
      <w:r w:rsidR="00FB6C0B" w:rsidRPr="00FC690C">
        <w:rPr>
          <w:rFonts w:ascii="Calibri" w:hAnsi="Calibri" w:cs="Calibri"/>
          <w:color w:val="000000" w:themeColor="text1"/>
          <w:lang w:val="en-US"/>
          <w:rPrChange w:id="412" w:author="Hussey, Ian (PSY)" w:date="2025-10-06T10:27:00Z" w16du:dateUtc="2025-10-06T08:27:00Z">
            <w:rPr>
              <w:rFonts w:ascii="Calibri" w:hAnsi="Calibri" w:cs="Calibri"/>
              <w:color w:val="000000" w:themeColor="text1"/>
            </w:rPr>
          </w:rPrChange>
        </w:rPr>
        <w:t xml:space="preserve">document in </w:t>
      </w:r>
      <w:r w:rsidRPr="00FC690C">
        <w:rPr>
          <w:rFonts w:ascii="Calibri" w:hAnsi="Calibri" w:cs="Calibri"/>
          <w:color w:val="000000" w:themeColor="text1"/>
          <w:lang w:val="en-US"/>
          <w:rPrChange w:id="413" w:author="Hussey, Ian (PSY)" w:date="2025-10-06T10:27:00Z" w16du:dateUtc="2025-10-06T08:27:00Z">
            <w:rPr>
              <w:rFonts w:ascii="Calibri" w:hAnsi="Calibri" w:cs="Calibri"/>
              <w:color w:val="000000" w:themeColor="text1"/>
            </w:rPr>
          </w:rPrChange>
        </w:rPr>
        <w:t>the following steps in the order specified:</w:t>
      </w:r>
    </w:p>
    <w:p w14:paraId="633C44AB" w14:textId="7C79F5DA" w:rsidR="00295B0A" w:rsidRPr="00FC690C" w:rsidRDefault="00295B0A" w:rsidP="00C360F0">
      <w:pPr>
        <w:pStyle w:val="ListParagraph"/>
        <w:numPr>
          <w:ilvl w:val="0"/>
          <w:numId w:val="16"/>
        </w:numPr>
        <w:spacing w:line="276" w:lineRule="auto"/>
        <w:jc w:val="both"/>
        <w:rPr>
          <w:rFonts w:ascii="Calibri" w:hAnsi="Calibri" w:cs="Calibri"/>
          <w:b/>
          <w:bCs/>
          <w:color w:val="000000" w:themeColor="text1"/>
          <w:lang w:val="en-US"/>
          <w:rPrChange w:id="414" w:author="Hussey, Ian (PSY)" w:date="2025-10-06T10:27:00Z" w16du:dateUtc="2025-10-06T08:27:00Z">
            <w:rPr>
              <w:rFonts w:ascii="Calibri" w:hAnsi="Calibri" w:cs="Calibri"/>
              <w:b/>
              <w:bCs/>
              <w:color w:val="000000" w:themeColor="text1"/>
            </w:rPr>
          </w:rPrChange>
        </w:rPr>
      </w:pPr>
      <w:r w:rsidRPr="00FC690C">
        <w:rPr>
          <w:rFonts w:ascii="Calibri" w:hAnsi="Calibri" w:cs="Calibri"/>
          <w:b/>
          <w:bCs/>
          <w:color w:val="000000" w:themeColor="text1"/>
          <w:lang w:val="en-US"/>
          <w:rPrChange w:id="415" w:author="Hussey, Ian (PSY)" w:date="2025-10-06T10:27:00Z" w16du:dateUtc="2025-10-06T08:27:00Z">
            <w:rPr>
              <w:rFonts w:ascii="Calibri" w:hAnsi="Calibri" w:cs="Calibri"/>
              <w:b/>
              <w:bCs/>
              <w:color w:val="000000" w:themeColor="text1"/>
            </w:rPr>
          </w:rPrChange>
        </w:rPr>
        <w:t xml:space="preserve">Gaining an overview: Understanding categories </w:t>
      </w:r>
    </w:p>
    <w:p w14:paraId="01DBD041" w14:textId="1633940E" w:rsidR="006B382D" w:rsidRPr="00FC690C" w:rsidRDefault="00225291" w:rsidP="00C360F0">
      <w:pPr>
        <w:pStyle w:val="ListParagraph"/>
        <w:numPr>
          <w:ilvl w:val="0"/>
          <w:numId w:val="17"/>
        </w:numPr>
        <w:spacing w:line="276" w:lineRule="auto"/>
        <w:jc w:val="both"/>
        <w:rPr>
          <w:rFonts w:ascii="Calibri" w:hAnsi="Calibri" w:cs="Calibri"/>
          <w:color w:val="000000" w:themeColor="text1"/>
          <w:lang w:val="en-US"/>
          <w:rPrChange w:id="416"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17" w:author="Hussey, Ian (PSY)" w:date="2025-10-06T10:27:00Z" w16du:dateUtc="2025-10-06T08:27:00Z">
            <w:rPr>
              <w:rFonts w:ascii="Calibri" w:hAnsi="Calibri" w:cs="Calibri"/>
              <w:color w:val="000000" w:themeColor="text1"/>
            </w:rPr>
          </w:rPrChange>
        </w:rPr>
        <w:t xml:space="preserve">Look at the </w:t>
      </w:r>
      <w:r w:rsidR="00D23AD8" w:rsidRPr="00FC690C">
        <w:rPr>
          <w:rFonts w:ascii="Calibri" w:hAnsi="Calibri" w:cs="Calibri"/>
          <w:b/>
          <w:bCs/>
          <w:color w:val="000000" w:themeColor="text1"/>
          <w:lang w:val="en-US"/>
          <w:rPrChange w:id="418" w:author="Hussey, Ian (PSY)" w:date="2025-10-06T10:27:00Z" w16du:dateUtc="2025-10-06T08:27:00Z">
            <w:rPr>
              <w:rFonts w:ascii="Calibri" w:hAnsi="Calibri" w:cs="Calibri"/>
              <w:b/>
              <w:bCs/>
              <w:color w:val="000000" w:themeColor="text1"/>
            </w:rPr>
          </w:rPrChange>
        </w:rPr>
        <w:t xml:space="preserve">overview </w:t>
      </w:r>
      <w:r w:rsidR="00CD2FFC" w:rsidRPr="00FC690C">
        <w:rPr>
          <w:rFonts w:ascii="Calibri" w:hAnsi="Calibri" w:cs="Calibri"/>
          <w:b/>
          <w:bCs/>
          <w:color w:val="000000" w:themeColor="text1"/>
          <w:lang w:val="en-US"/>
          <w:rPrChange w:id="419" w:author="Hussey, Ian (PSY)" w:date="2025-10-06T10:27:00Z" w16du:dateUtc="2025-10-06T08:27:00Z">
            <w:rPr>
              <w:rFonts w:ascii="Calibri" w:hAnsi="Calibri" w:cs="Calibri"/>
              <w:b/>
              <w:bCs/>
              <w:color w:val="000000" w:themeColor="text1"/>
            </w:rPr>
          </w:rPrChange>
        </w:rPr>
        <w:t>table</w:t>
      </w:r>
      <w:r w:rsidR="00087887" w:rsidRPr="00FC690C">
        <w:rPr>
          <w:rFonts w:ascii="Calibri" w:hAnsi="Calibri" w:cs="Calibri"/>
          <w:color w:val="000000" w:themeColor="text1"/>
          <w:lang w:val="en-US"/>
          <w:rPrChange w:id="420" w:author="Hussey, Ian (PSY)" w:date="2025-10-06T10:27:00Z" w16du:dateUtc="2025-10-06T08:27:00Z">
            <w:rPr>
              <w:rFonts w:ascii="Calibri" w:hAnsi="Calibri" w:cs="Calibri"/>
              <w:color w:val="000000" w:themeColor="text1"/>
            </w:rPr>
          </w:rPrChange>
        </w:rPr>
        <w:t xml:space="preserve"> (</w:t>
      </w:r>
      <w:r w:rsidR="007E0CE4" w:rsidRPr="00FC690C">
        <w:rPr>
          <w:rFonts w:ascii="Calibri" w:hAnsi="Calibri" w:cs="Calibri"/>
          <w:b/>
          <w:bCs/>
          <w:color w:val="000000" w:themeColor="text1"/>
          <w:lang w:val="en-US"/>
          <w:rPrChange w:id="421" w:author="Hussey, Ian (PSY)" w:date="2025-10-06T10:27:00Z" w16du:dateUtc="2025-10-06T08:27:00Z">
            <w:rPr>
              <w:rFonts w:ascii="Calibri" w:hAnsi="Calibri" w:cs="Calibri"/>
              <w:b/>
              <w:bCs/>
              <w:color w:val="000000" w:themeColor="text1"/>
            </w:rPr>
          </w:rPrChange>
        </w:rPr>
        <w:fldChar w:fldCharType="begin"/>
      </w:r>
      <w:r w:rsidR="007E0CE4" w:rsidRPr="00FC690C">
        <w:rPr>
          <w:rFonts w:ascii="Calibri" w:hAnsi="Calibri" w:cs="Calibri"/>
          <w:color w:val="000000" w:themeColor="text1"/>
          <w:lang w:val="en-US"/>
          <w:rPrChange w:id="422" w:author="Hussey, Ian (PSY)" w:date="2025-10-06T10:27:00Z" w16du:dateUtc="2025-10-06T08:27:00Z">
            <w:rPr>
              <w:rFonts w:ascii="Calibri" w:hAnsi="Calibri" w:cs="Calibri"/>
              <w:color w:val="000000" w:themeColor="text1"/>
            </w:rPr>
          </w:rPrChange>
        </w:rPr>
        <w:instrText xml:space="preserve"> REF _Ref209375082 \h </w:instrText>
      </w:r>
      <w:r w:rsidR="00C360F0" w:rsidRPr="00FC690C">
        <w:rPr>
          <w:rFonts w:ascii="Calibri" w:hAnsi="Calibri" w:cs="Calibri"/>
          <w:b/>
          <w:bCs/>
          <w:color w:val="000000" w:themeColor="text1"/>
          <w:lang w:val="en-US"/>
          <w:rPrChange w:id="423" w:author="Hussey, Ian (PSY)" w:date="2025-10-06T10:27:00Z" w16du:dateUtc="2025-10-06T08:27:00Z">
            <w:rPr>
              <w:rFonts w:ascii="Calibri" w:hAnsi="Calibri" w:cs="Calibri"/>
              <w:b/>
              <w:bCs/>
              <w:color w:val="000000" w:themeColor="text1"/>
            </w:rPr>
          </w:rPrChange>
        </w:rPr>
        <w:instrText xml:space="preserve"> \* MERGEFORMAT </w:instrText>
      </w:r>
      <w:r w:rsidR="007E0CE4" w:rsidRPr="00220410">
        <w:rPr>
          <w:rFonts w:ascii="Calibri" w:hAnsi="Calibri" w:cs="Calibri"/>
          <w:b/>
          <w:bCs/>
          <w:color w:val="000000" w:themeColor="text1"/>
          <w:lang w:val="en-US"/>
        </w:rPr>
      </w:r>
      <w:r w:rsidR="007E0CE4" w:rsidRPr="00FC690C">
        <w:rPr>
          <w:rFonts w:ascii="Calibri" w:hAnsi="Calibri" w:cs="Calibri"/>
          <w:b/>
          <w:bCs/>
          <w:color w:val="000000" w:themeColor="text1"/>
          <w:lang w:val="en-US"/>
          <w:rPrChange w:id="424" w:author="Hussey, Ian (PSY)" w:date="2025-10-06T10:27:00Z" w16du:dateUtc="2025-10-06T08:27:00Z">
            <w:rPr>
              <w:rFonts w:ascii="Calibri" w:hAnsi="Calibri" w:cs="Calibri"/>
              <w:b/>
              <w:bCs/>
              <w:color w:val="000000" w:themeColor="text1"/>
            </w:rPr>
          </w:rPrChange>
        </w:rPr>
        <w:fldChar w:fldCharType="separate"/>
      </w:r>
      <w:r w:rsidR="007E0CE4" w:rsidRPr="00FC690C">
        <w:rPr>
          <w:rFonts w:ascii="Calibri" w:hAnsi="Calibri" w:cs="Calibri"/>
          <w:i/>
          <w:iCs/>
          <w:lang w:val="en-US"/>
          <w:rPrChange w:id="425" w:author="Hussey, Ian (PSY)" w:date="2025-10-06T10:27:00Z" w16du:dateUtc="2025-10-06T08:27:00Z">
            <w:rPr>
              <w:rFonts w:ascii="Calibri" w:hAnsi="Calibri" w:cs="Calibri"/>
              <w:i/>
              <w:iCs/>
            </w:rPr>
          </w:rPrChange>
        </w:rPr>
        <w:t xml:space="preserve">Table </w:t>
      </w:r>
      <w:r w:rsidR="007E0CE4" w:rsidRPr="00FC690C">
        <w:rPr>
          <w:rFonts w:ascii="Calibri" w:hAnsi="Calibri" w:cs="Calibri"/>
          <w:i/>
          <w:iCs/>
          <w:lang w:val="en-US"/>
          <w:rPrChange w:id="426" w:author="Hussey, Ian (PSY)" w:date="2025-10-06T10:27:00Z" w16du:dateUtc="2025-10-06T08:27:00Z">
            <w:rPr>
              <w:rFonts w:ascii="Calibri" w:hAnsi="Calibri" w:cs="Calibri"/>
              <w:i/>
              <w:iCs/>
              <w:noProof/>
            </w:rPr>
          </w:rPrChange>
        </w:rPr>
        <w:t>1</w:t>
      </w:r>
      <w:r w:rsidR="007E0CE4" w:rsidRPr="00FC690C">
        <w:rPr>
          <w:rFonts w:ascii="Calibri" w:hAnsi="Calibri" w:cs="Calibri"/>
          <w:b/>
          <w:bCs/>
          <w:color w:val="000000" w:themeColor="text1"/>
          <w:lang w:val="en-US"/>
          <w:rPrChange w:id="427" w:author="Hussey, Ian (PSY)" w:date="2025-10-06T10:27:00Z" w16du:dateUtc="2025-10-06T08:27:00Z">
            <w:rPr>
              <w:rFonts w:ascii="Calibri" w:hAnsi="Calibri" w:cs="Calibri"/>
              <w:b/>
              <w:bCs/>
              <w:color w:val="000000" w:themeColor="text1"/>
            </w:rPr>
          </w:rPrChange>
        </w:rPr>
        <w:fldChar w:fldCharType="end"/>
      </w:r>
      <w:r w:rsidR="00087887" w:rsidRPr="00FC690C">
        <w:rPr>
          <w:rFonts w:ascii="Calibri" w:hAnsi="Calibri" w:cs="Calibri"/>
          <w:color w:val="000000" w:themeColor="text1"/>
          <w:lang w:val="en-US"/>
          <w:rPrChange w:id="428" w:author="Hussey, Ian (PSY)" w:date="2025-10-06T10:27:00Z" w16du:dateUtc="2025-10-06T08:27:00Z">
            <w:rPr>
              <w:rFonts w:ascii="Calibri" w:hAnsi="Calibri" w:cs="Calibri"/>
              <w:color w:val="000000" w:themeColor="text1"/>
            </w:rPr>
          </w:rPrChange>
        </w:rPr>
        <w:t>)</w:t>
      </w:r>
      <w:r w:rsidR="00D23AD8" w:rsidRPr="00FC690C">
        <w:rPr>
          <w:rFonts w:ascii="Calibri" w:hAnsi="Calibri" w:cs="Calibri"/>
          <w:color w:val="000000" w:themeColor="text1"/>
          <w:lang w:val="en-US"/>
          <w:rPrChange w:id="429" w:author="Hussey, Ian (PSY)" w:date="2025-10-06T10:27:00Z" w16du:dateUtc="2025-10-06T08:27:00Z">
            <w:rPr>
              <w:rFonts w:ascii="Calibri" w:hAnsi="Calibri" w:cs="Calibri"/>
              <w:color w:val="000000" w:themeColor="text1"/>
            </w:rPr>
          </w:rPrChange>
        </w:rPr>
        <w:t>, which shows all categories</w:t>
      </w:r>
      <w:r w:rsidR="008D0118" w:rsidRPr="00FC690C">
        <w:rPr>
          <w:rFonts w:ascii="Calibri" w:hAnsi="Calibri" w:cs="Calibri"/>
          <w:color w:val="000000" w:themeColor="text1"/>
          <w:lang w:val="en-US"/>
          <w:rPrChange w:id="430" w:author="Hussey, Ian (PSY)" w:date="2025-10-06T10:27:00Z" w16du:dateUtc="2025-10-06T08:27:00Z">
            <w:rPr>
              <w:rFonts w:ascii="Calibri" w:hAnsi="Calibri" w:cs="Calibri"/>
              <w:color w:val="000000" w:themeColor="text1"/>
            </w:rPr>
          </w:rPrChange>
        </w:rPr>
        <w:t xml:space="preserve"> you will </w:t>
      </w:r>
      <w:r w:rsidR="00E068D2" w:rsidRPr="00FC690C">
        <w:rPr>
          <w:rFonts w:ascii="Calibri" w:hAnsi="Calibri" w:cs="Calibri"/>
          <w:color w:val="000000" w:themeColor="text1"/>
          <w:lang w:val="en-US"/>
          <w:rPrChange w:id="431" w:author="Hussey, Ian (PSY)" w:date="2025-10-06T10:27:00Z" w16du:dateUtc="2025-10-06T08:27:00Z">
            <w:rPr>
              <w:rFonts w:ascii="Calibri" w:hAnsi="Calibri" w:cs="Calibri"/>
              <w:color w:val="000000" w:themeColor="text1"/>
            </w:rPr>
          </w:rPrChange>
        </w:rPr>
        <w:t>have</w:t>
      </w:r>
      <w:r w:rsidR="008D0118" w:rsidRPr="00FC690C">
        <w:rPr>
          <w:rFonts w:ascii="Calibri" w:hAnsi="Calibri" w:cs="Calibri"/>
          <w:color w:val="000000" w:themeColor="text1"/>
          <w:lang w:val="en-US"/>
          <w:rPrChange w:id="432" w:author="Hussey, Ian (PSY)" w:date="2025-10-06T10:27:00Z" w16du:dateUtc="2025-10-06T08:27:00Z">
            <w:rPr>
              <w:rFonts w:ascii="Calibri" w:hAnsi="Calibri" w:cs="Calibri"/>
              <w:color w:val="000000" w:themeColor="text1"/>
            </w:rPr>
          </w:rPrChange>
        </w:rPr>
        <w:t xml:space="preserve"> to</w:t>
      </w:r>
      <w:r w:rsidR="005967F5" w:rsidRPr="00FC690C">
        <w:rPr>
          <w:rFonts w:ascii="Calibri" w:hAnsi="Calibri" w:cs="Calibri"/>
          <w:color w:val="000000" w:themeColor="text1"/>
          <w:lang w:val="en-US"/>
          <w:rPrChange w:id="433" w:author="Hussey, Ian (PSY)" w:date="2025-10-06T10:27:00Z" w16du:dateUtc="2025-10-06T08:27:00Z">
            <w:rPr>
              <w:rFonts w:ascii="Calibri" w:hAnsi="Calibri" w:cs="Calibri"/>
              <w:color w:val="000000" w:themeColor="text1"/>
            </w:rPr>
          </w:rPrChange>
        </w:rPr>
        <w:t xml:space="preserve"> and should be able to</w:t>
      </w:r>
      <w:r w:rsidR="008D0118" w:rsidRPr="00FC690C">
        <w:rPr>
          <w:rFonts w:ascii="Calibri" w:hAnsi="Calibri" w:cs="Calibri"/>
          <w:color w:val="000000" w:themeColor="text1"/>
          <w:lang w:val="en-US"/>
          <w:rPrChange w:id="434" w:author="Hussey, Ian (PSY)" w:date="2025-10-06T10:27:00Z" w16du:dateUtc="2025-10-06T08:27:00Z">
            <w:rPr>
              <w:rFonts w:ascii="Calibri" w:hAnsi="Calibri" w:cs="Calibri"/>
              <w:color w:val="000000" w:themeColor="text1"/>
            </w:rPr>
          </w:rPrChange>
        </w:rPr>
        <w:t xml:space="preserve"> differentiate.</w:t>
      </w:r>
    </w:p>
    <w:p w14:paraId="42FB046B" w14:textId="2491793D" w:rsidR="002F4486" w:rsidRPr="00FC690C" w:rsidRDefault="00CB299B" w:rsidP="00C360F0">
      <w:pPr>
        <w:pStyle w:val="ListParagraph"/>
        <w:numPr>
          <w:ilvl w:val="0"/>
          <w:numId w:val="17"/>
        </w:numPr>
        <w:spacing w:line="276" w:lineRule="auto"/>
        <w:jc w:val="both"/>
        <w:rPr>
          <w:rFonts w:ascii="Calibri" w:hAnsi="Calibri" w:cs="Calibri"/>
          <w:color w:val="000000" w:themeColor="text1"/>
          <w:lang w:val="en-US"/>
          <w:rPrChange w:id="435"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36" w:author="Hussey, Ian (PSY)" w:date="2025-10-06T10:27:00Z" w16du:dateUtc="2025-10-06T08:27:00Z">
            <w:rPr>
              <w:rFonts w:ascii="Calibri" w:hAnsi="Calibri" w:cs="Calibri"/>
              <w:color w:val="000000" w:themeColor="text1"/>
            </w:rPr>
          </w:rPrChange>
        </w:rPr>
        <w:t xml:space="preserve">Following the </w:t>
      </w:r>
      <w:r w:rsidR="005967F5" w:rsidRPr="00FC690C">
        <w:rPr>
          <w:rFonts w:ascii="Calibri" w:hAnsi="Calibri" w:cs="Calibri"/>
          <w:color w:val="000000" w:themeColor="text1"/>
          <w:lang w:val="en-US"/>
          <w:rPrChange w:id="437" w:author="Hussey, Ian (PSY)" w:date="2025-10-06T10:27:00Z" w16du:dateUtc="2025-10-06T08:27:00Z">
            <w:rPr>
              <w:rFonts w:ascii="Calibri" w:hAnsi="Calibri" w:cs="Calibri"/>
              <w:color w:val="000000" w:themeColor="text1"/>
            </w:rPr>
          </w:rPrChange>
        </w:rPr>
        <w:t>table</w:t>
      </w:r>
      <w:r w:rsidR="000A15C4" w:rsidRPr="00FC690C">
        <w:rPr>
          <w:rFonts w:ascii="Calibri" w:hAnsi="Calibri" w:cs="Calibri"/>
          <w:color w:val="000000" w:themeColor="text1"/>
          <w:lang w:val="en-US"/>
          <w:rPrChange w:id="438" w:author="Hussey, Ian (PSY)" w:date="2025-10-06T10:27:00Z" w16du:dateUtc="2025-10-06T08:27:00Z">
            <w:rPr>
              <w:rFonts w:ascii="Calibri" w:hAnsi="Calibri" w:cs="Calibri"/>
              <w:color w:val="000000" w:themeColor="text1"/>
            </w:rPr>
          </w:rPrChange>
        </w:rPr>
        <w:t>,</w:t>
      </w:r>
      <w:r w:rsidRPr="00FC690C">
        <w:rPr>
          <w:rFonts w:ascii="Calibri" w:hAnsi="Calibri" w:cs="Calibri"/>
          <w:color w:val="000000" w:themeColor="text1"/>
          <w:lang w:val="en-US"/>
          <w:rPrChange w:id="439" w:author="Hussey, Ian (PSY)" w:date="2025-10-06T10:27:00Z" w16du:dateUtc="2025-10-06T08:27:00Z">
            <w:rPr>
              <w:rFonts w:ascii="Calibri" w:hAnsi="Calibri" w:cs="Calibri"/>
              <w:color w:val="000000" w:themeColor="text1"/>
            </w:rPr>
          </w:rPrChange>
        </w:rPr>
        <w:t xml:space="preserve"> you will find detailed explanations </w:t>
      </w:r>
      <w:r w:rsidR="000A15C4" w:rsidRPr="00FC690C">
        <w:rPr>
          <w:rFonts w:ascii="Calibri" w:hAnsi="Calibri" w:cs="Calibri"/>
          <w:color w:val="000000" w:themeColor="text1"/>
          <w:lang w:val="en-US"/>
          <w:rPrChange w:id="440" w:author="Hussey, Ian (PSY)" w:date="2025-10-06T10:27:00Z" w16du:dateUtc="2025-10-06T08:27:00Z">
            <w:rPr>
              <w:rFonts w:ascii="Calibri" w:hAnsi="Calibri" w:cs="Calibri"/>
              <w:color w:val="000000" w:themeColor="text1"/>
            </w:rPr>
          </w:rPrChange>
        </w:rPr>
        <w:t xml:space="preserve">for each category. </w:t>
      </w:r>
      <w:r w:rsidR="00295B0A" w:rsidRPr="00FC690C">
        <w:rPr>
          <w:rFonts w:ascii="Calibri" w:hAnsi="Calibri" w:cs="Calibri"/>
          <w:color w:val="000000" w:themeColor="text1"/>
          <w:lang w:val="en-US"/>
          <w:rPrChange w:id="441" w:author="Hussey, Ian (PSY)" w:date="2025-10-06T10:27:00Z" w16du:dateUtc="2025-10-06T08:27:00Z">
            <w:rPr>
              <w:rFonts w:ascii="Calibri" w:hAnsi="Calibri" w:cs="Calibri"/>
              <w:color w:val="000000" w:themeColor="text1"/>
            </w:rPr>
          </w:rPrChange>
        </w:rPr>
        <w:t>Read through all the</w:t>
      </w:r>
      <w:r w:rsidR="000A15C4" w:rsidRPr="00FC690C">
        <w:rPr>
          <w:rFonts w:ascii="Calibri" w:hAnsi="Calibri" w:cs="Calibri"/>
          <w:color w:val="000000" w:themeColor="text1"/>
          <w:lang w:val="en-US"/>
          <w:rPrChange w:id="442" w:author="Hussey, Ian (PSY)" w:date="2025-10-06T10:27:00Z" w16du:dateUtc="2025-10-06T08:27:00Z">
            <w:rPr>
              <w:rFonts w:ascii="Calibri" w:hAnsi="Calibri" w:cs="Calibri"/>
              <w:color w:val="000000" w:themeColor="text1"/>
            </w:rPr>
          </w:rPrChange>
        </w:rPr>
        <w:t>se explanations</w:t>
      </w:r>
      <w:r w:rsidR="00295B0A" w:rsidRPr="00FC690C">
        <w:rPr>
          <w:rFonts w:ascii="Calibri" w:hAnsi="Calibri" w:cs="Calibri"/>
          <w:color w:val="000000" w:themeColor="text1"/>
          <w:lang w:val="en-US"/>
          <w:rPrChange w:id="443" w:author="Hussey, Ian (PSY)" w:date="2025-10-06T10:27:00Z" w16du:dateUtc="2025-10-06T08:27:00Z">
            <w:rPr>
              <w:rFonts w:ascii="Calibri" w:hAnsi="Calibri" w:cs="Calibri"/>
              <w:color w:val="000000" w:themeColor="text1"/>
            </w:rPr>
          </w:rPrChange>
        </w:rPr>
        <w:t xml:space="preserve"> carefully.</w:t>
      </w:r>
    </w:p>
    <w:p w14:paraId="2708AC74" w14:textId="2A102EA7" w:rsidR="000B4EDB" w:rsidRPr="00FC690C" w:rsidRDefault="00BE105A" w:rsidP="00C360F0">
      <w:pPr>
        <w:pStyle w:val="ListParagraph"/>
        <w:numPr>
          <w:ilvl w:val="0"/>
          <w:numId w:val="17"/>
        </w:numPr>
        <w:spacing w:line="276" w:lineRule="auto"/>
        <w:jc w:val="both"/>
        <w:rPr>
          <w:rFonts w:ascii="Calibri" w:hAnsi="Calibri" w:cs="Calibri"/>
          <w:color w:val="000000" w:themeColor="text1"/>
          <w:lang w:val="en-US"/>
          <w:rPrChange w:id="444"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45" w:author="Hussey, Ian (PSY)" w:date="2025-10-06T10:27:00Z" w16du:dateUtc="2025-10-06T08:27:00Z">
            <w:rPr>
              <w:rFonts w:ascii="Calibri" w:hAnsi="Calibri" w:cs="Calibri"/>
              <w:color w:val="000000" w:themeColor="text1"/>
            </w:rPr>
          </w:rPrChange>
        </w:rPr>
        <w:t>Understand what each category covers, how to recognize it and how the categories differ from one another.</w:t>
      </w:r>
      <w:r w:rsidR="00CE4366" w:rsidRPr="00FC690C">
        <w:rPr>
          <w:rFonts w:ascii="Calibri" w:hAnsi="Calibri" w:cs="Calibri"/>
          <w:color w:val="000000" w:themeColor="text1"/>
          <w:lang w:val="en-US"/>
          <w:rPrChange w:id="446" w:author="Hussey, Ian (PSY)" w:date="2025-10-06T10:27:00Z" w16du:dateUtc="2025-10-06T08:27:00Z">
            <w:rPr>
              <w:rFonts w:ascii="Calibri" w:hAnsi="Calibri" w:cs="Calibri"/>
              <w:color w:val="000000" w:themeColor="text1"/>
            </w:rPr>
          </w:rPrChange>
        </w:rPr>
        <w:t xml:space="preserve"> </w:t>
      </w:r>
      <w:r w:rsidRPr="00FC690C">
        <w:rPr>
          <w:rFonts w:ascii="Calibri" w:hAnsi="Calibri" w:cs="Calibri"/>
          <w:color w:val="000000" w:themeColor="text1"/>
          <w:lang w:val="en-US"/>
          <w:rPrChange w:id="447" w:author="Hussey, Ian (PSY)" w:date="2025-10-06T10:27:00Z" w16du:dateUtc="2025-10-06T08:27:00Z">
            <w:rPr>
              <w:rFonts w:ascii="Calibri" w:hAnsi="Calibri" w:cs="Calibri"/>
              <w:color w:val="000000" w:themeColor="text1"/>
            </w:rPr>
          </w:rPrChange>
        </w:rPr>
        <w:t>Use the definitions, keywords</w:t>
      </w:r>
      <w:r w:rsidR="00116231" w:rsidRPr="00FC690C">
        <w:rPr>
          <w:rFonts w:ascii="Calibri" w:hAnsi="Calibri" w:cs="Calibri"/>
          <w:color w:val="000000" w:themeColor="text1"/>
          <w:lang w:val="en-US"/>
          <w:rPrChange w:id="448" w:author="Hussey, Ian (PSY)" w:date="2025-10-06T10:27:00Z" w16du:dateUtc="2025-10-06T08:27:00Z">
            <w:rPr>
              <w:rFonts w:ascii="Calibri" w:hAnsi="Calibri" w:cs="Calibri"/>
              <w:color w:val="000000" w:themeColor="text1"/>
            </w:rPr>
          </w:rPrChange>
        </w:rPr>
        <w:t xml:space="preserve"> and</w:t>
      </w:r>
      <w:r w:rsidRPr="00FC690C">
        <w:rPr>
          <w:rFonts w:ascii="Calibri" w:hAnsi="Calibri" w:cs="Calibri"/>
          <w:color w:val="000000" w:themeColor="text1"/>
          <w:lang w:val="en-US"/>
          <w:rPrChange w:id="449" w:author="Hussey, Ian (PSY)" w:date="2025-10-06T10:27:00Z" w16du:dateUtc="2025-10-06T08:27:00Z">
            <w:rPr>
              <w:rFonts w:ascii="Calibri" w:hAnsi="Calibri" w:cs="Calibri"/>
              <w:color w:val="000000" w:themeColor="text1"/>
            </w:rPr>
          </w:rPrChange>
        </w:rPr>
        <w:t xml:space="preserve"> examples and provided.</w:t>
      </w:r>
    </w:p>
    <w:p w14:paraId="61CCCAE6" w14:textId="77777777" w:rsidR="00C8322E" w:rsidRPr="00FC690C" w:rsidRDefault="00C8322E" w:rsidP="00C360F0">
      <w:pPr>
        <w:pStyle w:val="ListParagraph"/>
        <w:spacing w:line="276" w:lineRule="auto"/>
        <w:ind w:left="1080"/>
        <w:jc w:val="both"/>
        <w:rPr>
          <w:rFonts w:ascii="Calibri" w:hAnsi="Calibri" w:cs="Calibri"/>
          <w:color w:val="000000" w:themeColor="text1"/>
          <w:lang w:val="en-US"/>
          <w:rPrChange w:id="450" w:author="Hussey, Ian (PSY)" w:date="2025-10-06T10:27:00Z" w16du:dateUtc="2025-10-06T08:27:00Z">
            <w:rPr>
              <w:rFonts w:ascii="Calibri" w:hAnsi="Calibri" w:cs="Calibri"/>
              <w:color w:val="000000" w:themeColor="text1"/>
            </w:rPr>
          </w:rPrChange>
        </w:rPr>
      </w:pPr>
    </w:p>
    <w:p w14:paraId="5184EBF3" w14:textId="41D8ADBB" w:rsidR="000B4EDB" w:rsidRPr="00FC690C" w:rsidRDefault="000B4EDB" w:rsidP="00C360F0">
      <w:pPr>
        <w:pStyle w:val="ListParagraph"/>
        <w:numPr>
          <w:ilvl w:val="0"/>
          <w:numId w:val="16"/>
        </w:numPr>
        <w:spacing w:line="276" w:lineRule="auto"/>
        <w:jc w:val="both"/>
        <w:rPr>
          <w:rFonts w:ascii="Calibri" w:hAnsi="Calibri" w:cs="Calibri"/>
          <w:b/>
          <w:bCs/>
          <w:color w:val="000000" w:themeColor="text1"/>
          <w:lang w:val="en-US"/>
          <w:rPrChange w:id="451" w:author="Hussey, Ian (PSY)" w:date="2025-10-06T10:27:00Z" w16du:dateUtc="2025-10-06T08:27:00Z">
            <w:rPr>
              <w:rFonts w:ascii="Calibri" w:hAnsi="Calibri" w:cs="Calibri"/>
              <w:b/>
              <w:bCs/>
              <w:color w:val="000000" w:themeColor="text1"/>
            </w:rPr>
          </w:rPrChange>
        </w:rPr>
      </w:pPr>
      <w:r w:rsidRPr="00FC690C">
        <w:rPr>
          <w:rFonts w:ascii="Calibri" w:hAnsi="Calibri" w:cs="Calibri"/>
          <w:b/>
          <w:bCs/>
          <w:color w:val="000000" w:themeColor="text1"/>
          <w:lang w:val="en-US"/>
          <w:rPrChange w:id="452" w:author="Hussey, Ian (PSY)" w:date="2025-10-06T10:27:00Z" w16du:dateUtc="2025-10-06T08:27:00Z">
            <w:rPr>
              <w:rFonts w:ascii="Calibri" w:hAnsi="Calibri" w:cs="Calibri"/>
              <w:b/>
              <w:bCs/>
              <w:color w:val="000000" w:themeColor="text1"/>
            </w:rPr>
          </w:rPrChange>
        </w:rPr>
        <w:t>Understand the workflow for measure extraction</w:t>
      </w:r>
    </w:p>
    <w:p w14:paraId="4500C287" w14:textId="1FC46FDA" w:rsidR="008F2A09" w:rsidRPr="00FC690C" w:rsidRDefault="008F2A09" w:rsidP="00C360F0">
      <w:pPr>
        <w:pStyle w:val="ListParagraph"/>
        <w:numPr>
          <w:ilvl w:val="0"/>
          <w:numId w:val="18"/>
        </w:numPr>
        <w:spacing w:line="276" w:lineRule="auto"/>
        <w:jc w:val="both"/>
        <w:rPr>
          <w:rFonts w:ascii="Calibri" w:hAnsi="Calibri" w:cs="Calibri"/>
          <w:color w:val="000000" w:themeColor="text1"/>
          <w:lang w:val="en-US"/>
          <w:rPrChange w:id="453"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54" w:author="Hussey, Ian (PSY)" w:date="2025-10-06T10:27:00Z" w16du:dateUtc="2025-10-06T08:27:00Z">
            <w:rPr>
              <w:rFonts w:ascii="Calibri" w:hAnsi="Calibri" w:cs="Calibri"/>
              <w:color w:val="000000" w:themeColor="text1"/>
            </w:rPr>
          </w:rPrChange>
        </w:rPr>
        <w:t>Read through the</w:t>
      </w:r>
      <w:r w:rsidR="006F291A" w:rsidRPr="00FC690C">
        <w:rPr>
          <w:rFonts w:ascii="Calibri" w:hAnsi="Calibri" w:cs="Calibri"/>
          <w:b/>
          <w:bCs/>
          <w:color w:val="000000" w:themeColor="text1"/>
          <w:lang w:val="en-US"/>
          <w:rPrChange w:id="455" w:author="Hussey, Ian (PSY)" w:date="2025-10-06T10:27:00Z" w16du:dateUtc="2025-10-06T08:27:00Z">
            <w:rPr>
              <w:rFonts w:ascii="Calibri" w:hAnsi="Calibri" w:cs="Calibri"/>
              <w:b/>
              <w:bCs/>
              <w:color w:val="000000" w:themeColor="text1"/>
            </w:rPr>
          </w:rPrChange>
        </w:rPr>
        <w:t xml:space="preserve"> </w:t>
      </w:r>
      <w:r w:rsidR="006F291A" w:rsidRPr="00FC690C">
        <w:rPr>
          <w:rFonts w:ascii="Calibri" w:hAnsi="Calibri" w:cs="Calibri"/>
          <w:b/>
          <w:bCs/>
          <w:color w:val="000000" w:themeColor="text1"/>
          <w:lang w:val="en-US"/>
          <w:rPrChange w:id="456" w:author="Hussey, Ian (PSY)" w:date="2025-10-06T10:27:00Z" w16du:dateUtc="2025-10-06T08:27:00Z">
            <w:rPr>
              <w:rFonts w:ascii="Calibri" w:hAnsi="Calibri" w:cs="Calibri"/>
              <w:b/>
              <w:bCs/>
              <w:color w:val="000000" w:themeColor="text1"/>
            </w:rPr>
          </w:rPrChange>
        </w:rPr>
        <w:fldChar w:fldCharType="begin"/>
      </w:r>
      <w:r w:rsidR="006F291A" w:rsidRPr="00FC690C">
        <w:rPr>
          <w:rFonts w:ascii="Calibri" w:hAnsi="Calibri" w:cs="Calibri"/>
          <w:b/>
          <w:bCs/>
          <w:color w:val="000000" w:themeColor="text1"/>
          <w:lang w:val="en-US"/>
          <w:rPrChange w:id="457" w:author="Hussey, Ian (PSY)" w:date="2025-10-06T10:27:00Z" w16du:dateUtc="2025-10-06T08:27:00Z">
            <w:rPr>
              <w:rFonts w:ascii="Calibri" w:hAnsi="Calibri" w:cs="Calibri"/>
              <w:b/>
              <w:bCs/>
              <w:color w:val="000000" w:themeColor="text1"/>
            </w:rPr>
          </w:rPrChange>
        </w:rPr>
        <w:instrText xml:space="preserve"> REF _Ref209375207 \h  \* MERGEFORMAT </w:instrText>
      </w:r>
      <w:r w:rsidR="006F291A" w:rsidRPr="00220410">
        <w:rPr>
          <w:rFonts w:ascii="Calibri" w:hAnsi="Calibri" w:cs="Calibri"/>
          <w:b/>
          <w:bCs/>
          <w:color w:val="000000" w:themeColor="text1"/>
          <w:lang w:val="en-US"/>
        </w:rPr>
      </w:r>
      <w:r w:rsidR="006F291A" w:rsidRPr="00FC690C">
        <w:rPr>
          <w:rFonts w:ascii="Calibri" w:hAnsi="Calibri" w:cs="Calibri"/>
          <w:b/>
          <w:bCs/>
          <w:color w:val="000000" w:themeColor="text1"/>
          <w:lang w:val="en-US"/>
          <w:rPrChange w:id="458" w:author="Hussey, Ian (PSY)" w:date="2025-10-06T10:27:00Z" w16du:dateUtc="2025-10-06T08:27:00Z">
            <w:rPr>
              <w:rFonts w:ascii="Calibri" w:hAnsi="Calibri" w:cs="Calibri"/>
              <w:b/>
              <w:bCs/>
              <w:color w:val="000000" w:themeColor="text1"/>
            </w:rPr>
          </w:rPrChange>
        </w:rPr>
        <w:fldChar w:fldCharType="separate"/>
      </w:r>
      <w:r w:rsidR="006F291A" w:rsidRPr="00FC690C">
        <w:rPr>
          <w:rFonts w:ascii="Calibri" w:hAnsi="Calibri" w:cs="Calibri"/>
          <w:b/>
          <w:bCs/>
          <w:color w:val="000000" w:themeColor="text1"/>
          <w:lang w:val="en-US"/>
          <w:rPrChange w:id="459" w:author="Hussey, Ian (PSY)" w:date="2025-10-06T10:27:00Z" w16du:dateUtc="2025-10-06T08:27:00Z">
            <w:rPr>
              <w:rFonts w:ascii="Calibri" w:hAnsi="Calibri" w:cs="Calibri"/>
              <w:b/>
              <w:bCs/>
              <w:color w:val="000000" w:themeColor="text1"/>
            </w:rPr>
          </w:rPrChange>
        </w:rPr>
        <w:t>Workflow</w:t>
      </w:r>
      <w:r w:rsidR="006F291A" w:rsidRPr="00FC690C">
        <w:rPr>
          <w:rFonts w:ascii="Calibri" w:hAnsi="Calibri" w:cs="Calibri"/>
          <w:b/>
          <w:bCs/>
          <w:color w:val="000000" w:themeColor="text1"/>
          <w:lang w:val="en-US"/>
          <w:rPrChange w:id="460" w:author="Hussey, Ian (PSY)" w:date="2025-10-06T10:27:00Z" w16du:dateUtc="2025-10-06T08:27:00Z">
            <w:rPr>
              <w:rFonts w:ascii="Calibri" w:hAnsi="Calibri" w:cs="Calibri"/>
              <w:b/>
              <w:bCs/>
              <w:color w:val="000000" w:themeColor="text1"/>
            </w:rPr>
          </w:rPrChange>
        </w:rPr>
        <w:fldChar w:fldCharType="end"/>
      </w:r>
      <w:r w:rsidR="00E76CC0" w:rsidRPr="00FC690C">
        <w:rPr>
          <w:rFonts w:ascii="Calibri" w:hAnsi="Calibri" w:cs="Calibri"/>
          <w:b/>
          <w:bCs/>
          <w:color w:val="000000" w:themeColor="text1"/>
          <w:lang w:val="en-US"/>
          <w:rPrChange w:id="461" w:author="Hussey, Ian (PSY)" w:date="2025-10-06T10:27:00Z" w16du:dateUtc="2025-10-06T08:27:00Z">
            <w:rPr>
              <w:rFonts w:ascii="Calibri" w:hAnsi="Calibri" w:cs="Calibri"/>
              <w:b/>
              <w:bCs/>
              <w:color w:val="000000" w:themeColor="text1"/>
            </w:rPr>
          </w:rPrChange>
        </w:rPr>
        <w:t>.</w:t>
      </w:r>
    </w:p>
    <w:p w14:paraId="46D30613" w14:textId="5F7FCDA3" w:rsidR="000B4EDB" w:rsidRPr="00FC690C" w:rsidRDefault="000B4EDB" w:rsidP="00C360F0">
      <w:pPr>
        <w:pStyle w:val="ListParagraph"/>
        <w:numPr>
          <w:ilvl w:val="0"/>
          <w:numId w:val="18"/>
        </w:numPr>
        <w:spacing w:line="276" w:lineRule="auto"/>
        <w:jc w:val="both"/>
        <w:rPr>
          <w:rFonts w:ascii="Calibri" w:hAnsi="Calibri" w:cs="Calibri"/>
          <w:color w:val="000000" w:themeColor="text1"/>
          <w:lang w:val="en-US"/>
          <w:rPrChange w:id="462"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63" w:author="Hussey, Ian (PSY)" w:date="2025-10-06T10:27:00Z" w16du:dateUtc="2025-10-06T08:27:00Z">
            <w:rPr>
              <w:rFonts w:ascii="Calibri" w:hAnsi="Calibri" w:cs="Calibri"/>
              <w:color w:val="000000" w:themeColor="text1"/>
            </w:rPr>
          </w:rPrChange>
        </w:rPr>
        <w:t>Learn how to identify the relevant measures from articles i.e., what is measured, how is it measured, and what can be excluded</w:t>
      </w:r>
      <w:r w:rsidR="00885966" w:rsidRPr="00FC690C">
        <w:rPr>
          <w:rFonts w:ascii="Calibri" w:hAnsi="Calibri" w:cs="Calibri"/>
          <w:color w:val="000000" w:themeColor="text1"/>
          <w:lang w:val="en-US"/>
          <w:rPrChange w:id="464" w:author="Hussey, Ian (PSY)" w:date="2025-10-06T10:27:00Z" w16du:dateUtc="2025-10-06T08:27:00Z">
            <w:rPr>
              <w:rFonts w:ascii="Calibri" w:hAnsi="Calibri" w:cs="Calibri"/>
              <w:color w:val="000000" w:themeColor="text1"/>
            </w:rPr>
          </w:rPrChange>
        </w:rPr>
        <w:t>?</w:t>
      </w:r>
    </w:p>
    <w:p w14:paraId="1817A8E8" w14:textId="0AEF2C00" w:rsidR="000B4EDB" w:rsidRPr="00FC690C" w:rsidRDefault="000B4EDB" w:rsidP="00C360F0">
      <w:pPr>
        <w:pStyle w:val="ListParagraph"/>
        <w:numPr>
          <w:ilvl w:val="0"/>
          <w:numId w:val="18"/>
        </w:numPr>
        <w:spacing w:line="276" w:lineRule="auto"/>
        <w:jc w:val="both"/>
        <w:rPr>
          <w:rFonts w:ascii="Calibri" w:hAnsi="Calibri" w:cs="Calibri"/>
          <w:color w:val="000000" w:themeColor="text1"/>
          <w:lang w:val="en-US"/>
          <w:rPrChange w:id="465"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66" w:author="Hussey, Ian (PSY)" w:date="2025-10-06T10:27:00Z" w16du:dateUtc="2025-10-06T08:27:00Z">
            <w:rPr>
              <w:rFonts w:ascii="Calibri" w:hAnsi="Calibri" w:cs="Calibri"/>
              <w:color w:val="000000" w:themeColor="text1"/>
            </w:rPr>
          </w:rPrChange>
        </w:rPr>
        <w:t>Pay attention to the exclusion criteria and how multiple measures within an article should be handled</w:t>
      </w:r>
      <w:r w:rsidR="00E76CC0" w:rsidRPr="00FC690C">
        <w:rPr>
          <w:rFonts w:ascii="Calibri" w:hAnsi="Calibri" w:cs="Calibri"/>
          <w:color w:val="000000" w:themeColor="text1"/>
          <w:lang w:val="en-US"/>
          <w:rPrChange w:id="467" w:author="Hussey, Ian (PSY)" w:date="2025-10-06T10:27:00Z" w16du:dateUtc="2025-10-06T08:27:00Z">
            <w:rPr>
              <w:rFonts w:ascii="Calibri" w:hAnsi="Calibri" w:cs="Calibri"/>
              <w:color w:val="000000" w:themeColor="text1"/>
            </w:rPr>
          </w:rPrChange>
        </w:rPr>
        <w:t xml:space="preserve"> and what to do, when you are unsure about a measure.</w:t>
      </w:r>
    </w:p>
    <w:p w14:paraId="6C576AAC" w14:textId="77777777" w:rsidR="00761F44" w:rsidRPr="00FC690C" w:rsidRDefault="00761F44" w:rsidP="00C360F0">
      <w:pPr>
        <w:pStyle w:val="ListParagraph"/>
        <w:spacing w:line="276" w:lineRule="auto"/>
        <w:ind w:left="1080"/>
        <w:jc w:val="both"/>
        <w:rPr>
          <w:rFonts w:ascii="Calibri" w:hAnsi="Calibri" w:cs="Calibri"/>
          <w:color w:val="000000" w:themeColor="text1"/>
          <w:lang w:val="en-US"/>
          <w:rPrChange w:id="468" w:author="Hussey, Ian (PSY)" w:date="2025-10-06T10:27:00Z" w16du:dateUtc="2025-10-06T08:27:00Z">
            <w:rPr>
              <w:rFonts w:ascii="Calibri" w:hAnsi="Calibri" w:cs="Calibri"/>
              <w:color w:val="000000" w:themeColor="text1"/>
            </w:rPr>
          </w:rPrChange>
        </w:rPr>
      </w:pPr>
    </w:p>
    <w:p w14:paraId="5E5659BC" w14:textId="78D64FB7" w:rsidR="000B4EDB" w:rsidRPr="00FC690C" w:rsidRDefault="00761F44" w:rsidP="00C360F0">
      <w:pPr>
        <w:pStyle w:val="ListParagraph"/>
        <w:numPr>
          <w:ilvl w:val="0"/>
          <w:numId w:val="16"/>
        </w:numPr>
        <w:spacing w:line="276" w:lineRule="auto"/>
        <w:jc w:val="both"/>
        <w:rPr>
          <w:rFonts w:ascii="Calibri" w:hAnsi="Calibri" w:cs="Calibri"/>
          <w:b/>
          <w:bCs/>
          <w:color w:val="000000" w:themeColor="text1"/>
          <w:lang w:val="en-US"/>
          <w:rPrChange w:id="469" w:author="Hussey, Ian (PSY)" w:date="2025-10-06T10:27:00Z" w16du:dateUtc="2025-10-06T08:27:00Z">
            <w:rPr>
              <w:rFonts w:ascii="Calibri" w:hAnsi="Calibri" w:cs="Calibri"/>
              <w:b/>
              <w:bCs/>
              <w:color w:val="000000" w:themeColor="text1"/>
            </w:rPr>
          </w:rPrChange>
        </w:rPr>
      </w:pPr>
      <w:r w:rsidRPr="00FC690C">
        <w:rPr>
          <w:rFonts w:ascii="Calibri" w:hAnsi="Calibri" w:cs="Calibri"/>
          <w:b/>
          <w:bCs/>
          <w:color w:val="000000" w:themeColor="text1"/>
          <w:lang w:val="en-US"/>
          <w:rPrChange w:id="470" w:author="Hussey, Ian (PSY)" w:date="2025-10-06T10:27:00Z" w16du:dateUtc="2025-10-06T08:27:00Z">
            <w:rPr>
              <w:rFonts w:ascii="Calibri" w:hAnsi="Calibri" w:cs="Calibri"/>
              <w:b/>
              <w:bCs/>
              <w:color w:val="000000" w:themeColor="text1"/>
            </w:rPr>
          </w:rPrChange>
        </w:rPr>
        <w:t>Practice with examples</w:t>
      </w:r>
    </w:p>
    <w:p w14:paraId="699CDC84" w14:textId="7408AC88" w:rsidR="001120CC" w:rsidRPr="00FC690C" w:rsidRDefault="001120CC" w:rsidP="00C360F0">
      <w:pPr>
        <w:pStyle w:val="ListParagraph"/>
        <w:numPr>
          <w:ilvl w:val="0"/>
          <w:numId w:val="19"/>
        </w:numPr>
        <w:spacing w:line="276" w:lineRule="auto"/>
        <w:jc w:val="both"/>
        <w:rPr>
          <w:rFonts w:ascii="Calibri" w:hAnsi="Calibri" w:cs="Calibri"/>
          <w:color w:val="000000" w:themeColor="text1"/>
          <w:lang w:val="en-US"/>
          <w:rPrChange w:id="471"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72" w:author="Hussey, Ian (PSY)" w:date="2025-10-06T10:27:00Z" w16du:dateUtc="2025-10-06T08:27:00Z">
            <w:rPr>
              <w:rFonts w:ascii="Calibri" w:hAnsi="Calibri" w:cs="Calibri"/>
              <w:color w:val="000000" w:themeColor="text1"/>
            </w:rPr>
          </w:rPrChange>
        </w:rPr>
        <w:t xml:space="preserve">Work through the practice examples </w:t>
      </w:r>
      <w:r w:rsidR="00FC7667" w:rsidRPr="00FC690C">
        <w:rPr>
          <w:rFonts w:ascii="Calibri" w:hAnsi="Calibri" w:cs="Calibri"/>
          <w:color w:val="000000" w:themeColor="text1"/>
          <w:lang w:val="en-US"/>
          <w:rPrChange w:id="473" w:author="Hussey, Ian (PSY)" w:date="2025-10-06T10:27:00Z" w16du:dateUtc="2025-10-06T08:27:00Z">
            <w:rPr>
              <w:rFonts w:ascii="Calibri" w:hAnsi="Calibri" w:cs="Calibri"/>
              <w:color w:val="000000" w:themeColor="text1"/>
            </w:rPr>
          </w:rPrChange>
        </w:rPr>
        <w:t>provided</w:t>
      </w:r>
      <w:r w:rsidR="00765C4B" w:rsidRPr="00FC690C">
        <w:rPr>
          <w:rFonts w:ascii="Calibri" w:hAnsi="Calibri" w:cs="Calibri"/>
          <w:color w:val="000000" w:themeColor="text1"/>
          <w:lang w:val="en-US"/>
          <w:rPrChange w:id="474" w:author="Hussey, Ian (PSY)" w:date="2025-10-06T10:27:00Z" w16du:dateUtc="2025-10-06T08:27:00Z">
            <w:rPr>
              <w:rFonts w:ascii="Calibri" w:hAnsi="Calibri" w:cs="Calibri"/>
              <w:color w:val="000000" w:themeColor="text1"/>
            </w:rPr>
          </w:rPrChange>
        </w:rPr>
        <w:t xml:space="preserve"> (</w:t>
      </w:r>
      <w:r w:rsidR="00005692" w:rsidRPr="00FC690C">
        <w:rPr>
          <w:rFonts w:ascii="Calibri" w:hAnsi="Calibri" w:cs="Calibri"/>
          <w:b/>
          <w:bCs/>
          <w:color w:val="000000" w:themeColor="text1"/>
          <w:lang w:val="en-US"/>
          <w:rPrChange w:id="475" w:author="Hussey, Ian (PSY)" w:date="2025-10-06T10:27:00Z" w16du:dateUtc="2025-10-06T08:27:00Z">
            <w:rPr>
              <w:rFonts w:ascii="Calibri" w:hAnsi="Calibri" w:cs="Calibri"/>
              <w:b/>
              <w:bCs/>
              <w:color w:val="000000" w:themeColor="text1"/>
            </w:rPr>
          </w:rPrChange>
        </w:rPr>
        <w:fldChar w:fldCharType="begin"/>
      </w:r>
      <w:r w:rsidR="00005692" w:rsidRPr="00FC690C">
        <w:rPr>
          <w:rFonts w:ascii="Calibri" w:hAnsi="Calibri" w:cs="Calibri"/>
          <w:b/>
          <w:bCs/>
          <w:color w:val="000000" w:themeColor="text1"/>
          <w:lang w:val="en-US"/>
          <w:rPrChange w:id="476" w:author="Hussey, Ian (PSY)" w:date="2025-10-06T10:27:00Z" w16du:dateUtc="2025-10-06T08:27:00Z">
            <w:rPr>
              <w:rFonts w:ascii="Calibri" w:hAnsi="Calibri" w:cs="Calibri"/>
              <w:b/>
              <w:bCs/>
              <w:color w:val="000000" w:themeColor="text1"/>
            </w:rPr>
          </w:rPrChange>
        </w:rPr>
        <w:instrText xml:space="preserve"> REF _Ref209375291 \h  \* MERGEFORMAT </w:instrText>
      </w:r>
      <w:r w:rsidR="00005692" w:rsidRPr="00220410">
        <w:rPr>
          <w:rFonts w:ascii="Calibri" w:hAnsi="Calibri" w:cs="Calibri"/>
          <w:b/>
          <w:bCs/>
          <w:color w:val="000000" w:themeColor="text1"/>
          <w:lang w:val="en-US"/>
        </w:rPr>
      </w:r>
      <w:r w:rsidR="00005692" w:rsidRPr="00FC690C">
        <w:rPr>
          <w:rFonts w:ascii="Calibri" w:hAnsi="Calibri" w:cs="Calibri"/>
          <w:b/>
          <w:bCs/>
          <w:color w:val="000000" w:themeColor="text1"/>
          <w:lang w:val="en-US"/>
          <w:rPrChange w:id="477" w:author="Hussey, Ian (PSY)" w:date="2025-10-06T10:27:00Z" w16du:dateUtc="2025-10-06T08:27:00Z">
            <w:rPr>
              <w:rFonts w:ascii="Calibri" w:hAnsi="Calibri" w:cs="Calibri"/>
              <w:b/>
              <w:bCs/>
              <w:color w:val="000000" w:themeColor="text1"/>
            </w:rPr>
          </w:rPrChange>
        </w:rPr>
        <w:fldChar w:fldCharType="separate"/>
      </w:r>
      <w:r w:rsidR="00005692" w:rsidRPr="00FC690C">
        <w:rPr>
          <w:rFonts w:ascii="Calibri" w:hAnsi="Calibri" w:cs="Calibri"/>
          <w:b/>
          <w:bCs/>
          <w:color w:val="000000" w:themeColor="text1"/>
          <w:lang w:val="en-US"/>
          <w:rPrChange w:id="478" w:author="Hussey, Ian (PSY)" w:date="2025-10-06T10:27:00Z" w16du:dateUtc="2025-10-06T08:27:00Z">
            <w:rPr>
              <w:rFonts w:ascii="Calibri" w:hAnsi="Calibri" w:cs="Calibri"/>
              <w:b/>
              <w:bCs/>
              <w:color w:val="000000" w:themeColor="text1"/>
            </w:rPr>
          </w:rPrChange>
        </w:rPr>
        <w:t>Worked examples</w:t>
      </w:r>
      <w:r w:rsidR="00005692" w:rsidRPr="00FC690C">
        <w:rPr>
          <w:rFonts w:ascii="Calibri" w:hAnsi="Calibri" w:cs="Calibri"/>
          <w:b/>
          <w:bCs/>
          <w:color w:val="000000" w:themeColor="text1"/>
          <w:lang w:val="en-US"/>
          <w:rPrChange w:id="479" w:author="Hussey, Ian (PSY)" w:date="2025-10-06T10:27:00Z" w16du:dateUtc="2025-10-06T08:27:00Z">
            <w:rPr>
              <w:rFonts w:ascii="Calibri" w:hAnsi="Calibri" w:cs="Calibri"/>
              <w:b/>
              <w:bCs/>
              <w:color w:val="000000" w:themeColor="text1"/>
            </w:rPr>
          </w:rPrChange>
        </w:rPr>
        <w:fldChar w:fldCharType="end"/>
      </w:r>
      <w:r w:rsidR="00765C4B" w:rsidRPr="00FC690C">
        <w:rPr>
          <w:rFonts w:ascii="Calibri" w:hAnsi="Calibri" w:cs="Calibri"/>
          <w:b/>
          <w:bCs/>
          <w:color w:val="000000" w:themeColor="text1"/>
          <w:lang w:val="en-US"/>
          <w:rPrChange w:id="480" w:author="Hussey, Ian (PSY)" w:date="2025-10-06T10:27:00Z" w16du:dateUtc="2025-10-06T08:27:00Z">
            <w:rPr>
              <w:rFonts w:ascii="Calibri" w:hAnsi="Calibri" w:cs="Calibri"/>
              <w:b/>
              <w:bCs/>
              <w:color w:val="000000" w:themeColor="text1"/>
            </w:rPr>
          </w:rPrChange>
        </w:rPr>
        <w:fldChar w:fldCharType="begin"/>
      </w:r>
      <w:r w:rsidR="00765C4B" w:rsidRPr="00FC690C">
        <w:rPr>
          <w:rFonts w:ascii="Calibri" w:hAnsi="Calibri" w:cs="Calibri"/>
          <w:b/>
          <w:bCs/>
          <w:color w:val="000000" w:themeColor="text1"/>
          <w:lang w:val="en-US"/>
          <w:rPrChange w:id="481" w:author="Hussey, Ian (PSY)" w:date="2025-10-06T10:27:00Z" w16du:dateUtc="2025-10-06T08:27:00Z">
            <w:rPr>
              <w:rFonts w:ascii="Calibri" w:hAnsi="Calibri" w:cs="Calibri"/>
              <w:b/>
              <w:bCs/>
              <w:color w:val="000000" w:themeColor="text1"/>
            </w:rPr>
          </w:rPrChange>
        </w:rPr>
        <w:instrText xml:space="preserve"> REF _Ref205042642 \h </w:instrText>
      </w:r>
      <w:r w:rsidR="00C41022" w:rsidRPr="00FC690C">
        <w:rPr>
          <w:rFonts w:ascii="Calibri" w:hAnsi="Calibri" w:cs="Calibri"/>
          <w:b/>
          <w:bCs/>
          <w:color w:val="000000" w:themeColor="text1"/>
          <w:lang w:val="en-US"/>
          <w:rPrChange w:id="482" w:author="Hussey, Ian (PSY)" w:date="2025-10-06T10:27:00Z" w16du:dateUtc="2025-10-06T08:27:00Z">
            <w:rPr>
              <w:rFonts w:ascii="Calibri" w:hAnsi="Calibri" w:cs="Calibri"/>
              <w:b/>
              <w:bCs/>
              <w:color w:val="000000" w:themeColor="text1"/>
            </w:rPr>
          </w:rPrChange>
        </w:rPr>
        <w:instrText xml:space="preserve"> \* MERGEFORMAT </w:instrText>
      </w:r>
      <w:r w:rsidR="00765C4B" w:rsidRPr="00220410">
        <w:rPr>
          <w:rFonts w:ascii="Calibri" w:hAnsi="Calibri" w:cs="Calibri"/>
          <w:b/>
          <w:bCs/>
          <w:color w:val="000000" w:themeColor="text1"/>
          <w:lang w:val="en-US"/>
        </w:rPr>
      </w:r>
      <w:r w:rsidR="00765C4B" w:rsidRPr="00FC690C">
        <w:rPr>
          <w:rFonts w:ascii="Calibri" w:hAnsi="Calibri" w:cs="Calibri"/>
          <w:b/>
          <w:bCs/>
          <w:color w:val="000000" w:themeColor="text1"/>
          <w:lang w:val="en-US"/>
          <w:rPrChange w:id="483" w:author="Hussey, Ian (PSY)" w:date="2025-10-06T10:27:00Z" w16du:dateUtc="2025-10-06T08:27:00Z">
            <w:rPr>
              <w:rFonts w:ascii="Calibri" w:hAnsi="Calibri" w:cs="Calibri"/>
              <w:b/>
              <w:bCs/>
              <w:color w:val="000000" w:themeColor="text1"/>
            </w:rPr>
          </w:rPrChange>
        </w:rPr>
        <w:fldChar w:fldCharType="separate"/>
      </w:r>
      <w:r w:rsidR="00765C4B" w:rsidRPr="00FC690C">
        <w:rPr>
          <w:rFonts w:ascii="Calibri" w:hAnsi="Calibri" w:cs="Calibri"/>
          <w:b/>
          <w:bCs/>
          <w:color w:val="000000" w:themeColor="text1"/>
          <w:lang w:val="en-US"/>
          <w:rPrChange w:id="484" w:author="Hussey, Ian (PSY)" w:date="2025-10-06T10:27:00Z" w16du:dateUtc="2025-10-06T08:27:00Z">
            <w:rPr>
              <w:rFonts w:ascii="Calibri" w:hAnsi="Calibri" w:cs="Calibri"/>
              <w:b/>
              <w:bCs/>
              <w:color w:val="000000" w:themeColor="text1"/>
            </w:rPr>
          </w:rPrChange>
        </w:rPr>
        <w:fldChar w:fldCharType="end"/>
      </w:r>
      <w:r w:rsidR="004E636D" w:rsidRPr="00FC690C">
        <w:rPr>
          <w:rFonts w:ascii="Calibri" w:hAnsi="Calibri" w:cs="Calibri"/>
          <w:color w:val="000000" w:themeColor="text1"/>
          <w:lang w:val="en-US"/>
          <w:rPrChange w:id="485" w:author="Hussey, Ian (PSY)" w:date="2025-10-06T10:27:00Z" w16du:dateUtc="2025-10-06T08:27:00Z">
            <w:rPr>
              <w:rFonts w:ascii="Calibri" w:hAnsi="Calibri" w:cs="Calibri"/>
              <w:color w:val="000000" w:themeColor="text1"/>
            </w:rPr>
          </w:rPrChange>
        </w:rPr>
        <w:t>)</w:t>
      </w:r>
      <w:r w:rsidRPr="00FC690C">
        <w:rPr>
          <w:rFonts w:ascii="Calibri" w:hAnsi="Calibri" w:cs="Calibri"/>
          <w:color w:val="000000" w:themeColor="text1"/>
          <w:lang w:val="en-US"/>
          <w:rPrChange w:id="486" w:author="Hussey, Ian (PSY)" w:date="2025-10-06T10:27:00Z" w16du:dateUtc="2025-10-06T08:27:00Z">
            <w:rPr>
              <w:rFonts w:ascii="Calibri" w:hAnsi="Calibri" w:cs="Calibri"/>
              <w:color w:val="000000" w:themeColor="text1"/>
            </w:rPr>
          </w:rPrChange>
        </w:rPr>
        <w:t>.</w:t>
      </w:r>
    </w:p>
    <w:p w14:paraId="31CD3961" w14:textId="158DD9C5" w:rsidR="001120CC" w:rsidRPr="00FC690C" w:rsidRDefault="001120CC" w:rsidP="00C360F0">
      <w:pPr>
        <w:pStyle w:val="ListParagraph"/>
        <w:numPr>
          <w:ilvl w:val="0"/>
          <w:numId w:val="19"/>
        </w:numPr>
        <w:spacing w:line="276" w:lineRule="auto"/>
        <w:jc w:val="both"/>
        <w:rPr>
          <w:rFonts w:ascii="Calibri" w:hAnsi="Calibri" w:cs="Calibri"/>
          <w:color w:val="000000" w:themeColor="text1"/>
          <w:lang w:val="en-US"/>
          <w:rPrChange w:id="487"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88" w:author="Hussey, Ian (PSY)" w:date="2025-10-06T10:27:00Z" w16du:dateUtc="2025-10-06T08:27:00Z">
            <w:rPr>
              <w:rFonts w:ascii="Calibri" w:hAnsi="Calibri" w:cs="Calibri"/>
              <w:color w:val="000000" w:themeColor="text1"/>
            </w:rPr>
          </w:rPrChange>
        </w:rPr>
        <w:t>Your goal: to be able to classify each measure correctly.</w:t>
      </w:r>
    </w:p>
    <w:p w14:paraId="66607DE5" w14:textId="38614D1F" w:rsidR="00761F44" w:rsidRPr="00FC690C" w:rsidRDefault="001120CC" w:rsidP="00C360F0">
      <w:pPr>
        <w:pStyle w:val="ListParagraph"/>
        <w:numPr>
          <w:ilvl w:val="0"/>
          <w:numId w:val="19"/>
        </w:numPr>
        <w:spacing w:line="276" w:lineRule="auto"/>
        <w:jc w:val="both"/>
        <w:rPr>
          <w:rFonts w:ascii="Calibri" w:hAnsi="Calibri" w:cs="Calibri"/>
          <w:color w:val="000000" w:themeColor="text1"/>
          <w:lang w:val="en-US"/>
          <w:rPrChange w:id="489"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490" w:author="Hussey, Ian (PSY)" w:date="2025-10-06T10:27:00Z" w16du:dateUtc="2025-10-06T08:27:00Z">
            <w:rPr>
              <w:rFonts w:ascii="Calibri" w:hAnsi="Calibri" w:cs="Calibri"/>
              <w:color w:val="000000" w:themeColor="text1"/>
            </w:rPr>
          </w:rPrChange>
        </w:rPr>
        <w:t>If you are unsure about an example or deviate from the sample solution, clarify this with the project managers. Only when you can understand and explain the decision-making logic</w:t>
      </w:r>
      <w:r w:rsidR="001A3253" w:rsidRPr="00FC690C">
        <w:rPr>
          <w:rFonts w:ascii="Calibri" w:hAnsi="Calibri" w:cs="Calibri"/>
          <w:color w:val="000000" w:themeColor="text1"/>
          <w:lang w:val="en-US"/>
          <w:rPrChange w:id="491" w:author="Hussey, Ian (PSY)" w:date="2025-10-06T10:27:00Z" w16du:dateUtc="2025-10-06T08:27:00Z">
            <w:rPr>
              <w:rFonts w:ascii="Calibri" w:hAnsi="Calibri" w:cs="Calibri"/>
              <w:color w:val="000000" w:themeColor="text1"/>
            </w:rPr>
          </w:rPrChange>
        </w:rPr>
        <w:t>,</w:t>
      </w:r>
      <w:r w:rsidRPr="00FC690C">
        <w:rPr>
          <w:rFonts w:ascii="Calibri" w:hAnsi="Calibri" w:cs="Calibri"/>
          <w:color w:val="000000" w:themeColor="text1"/>
          <w:lang w:val="en-US"/>
          <w:rPrChange w:id="492" w:author="Hussey, Ian (PSY)" w:date="2025-10-06T10:27:00Z" w16du:dateUtc="2025-10-06T08:27:00Z">
            <w:rPr>
              <w:rFonts w:ascii="Calibri" w:hAnsi="Calibri" w:cs="Calibri"/>
              <w:color w:val="000000" w:themeColor="text1"/>
            </w:rPr>
          </w:rPrChange>
        </w:rPr>
        <w:t xml:space="preserve"> you </w:t>
      </w:r>
      <w:r w:rsidR="001A3253" w:rsidRPr="00FC690C">
        <w:rPr>
          <w:rFonts w:ascii="Calibri" w:hAnsi="Calibri" w:cs="Calibri"/>
          <w:color w:val="000000" w:themeColor="text1"/>
          <w:lang w:val="en-US"/>
          <w:rPrChange w:id="493" w:author="Hussey, Ian (PSY)" w:date="2025-10-06T10:27:00Z" w16du:dateUtc="2025-10-06T08:27:00Z">
            <w:rPr>
              <w:rFonts w:ascii="Calibri" w:hAnsi="Calibri" w:cs="Calibri"/>
              <w:color w:val="000000" w:themeColor="text1"/>
            </w:rPr>
          </w:rPrChange>
        </w:rPr>
        <w:t xml:space="preserve">are </w:t>
      </w:r>
      <w:r w:rsidRPr="00FC690C">
        <w:rPr>
          <w:rFonts w:ascii="Calibri" w:hAnsi="Calibri" w:cs="Calibri"/>
          <w:color w:val="000000" w:themeColor="text1"/>
          <w:lang w:val="en-US"/>
          <w:rPrChange w:id="494" w:author="Hussey, Ian (PSY)" w:date="2025-10-06T10:27:00Z" w16du:dateUtc="2025-10-06T08:27:00Z">
            <w:rPr>
              <w:rFonts w:ascii="Calibri" w:hAnsi="Calibri" w:cs="Calibri"/>
              <w:color w:val="000000" w:themeColor="text1"/>
            </w:rPr>
          </w:rPrChange>
        </w:rPr>
        <w:t>ready for the next step.</w:t>
      </w:r>
    </w:p>
    <w:p w14:paraId="0566FDEB" w14:textId="77777777" w:rsidR="00270DAC" w:rsidRPr="00FC690C" w:rsidRDefault="00270DAC" w:rsidP="00C360F0">
      <w:pPr>
        <w:pStyle w:val="ListParagraph"/>
        <w:spacing w:line="276" w:lineRule="auto"/>
        <w:ind w:left="1080"/>
        <w:jc w:val="both"/>
        <w:rPr>
          <w:rFonts w:ascii="Calibri" w:hAnsi="Calibri" w:cs="Calibri"/>
          <w:color w:val="000000" w:themeColor="text1"/>
          <w:lang w:val="en-US"/>
          <w:rPrChange w:id="495" w:author="Hussey, Ian (PSY)" w:date="2025-10-06T10:27:00Z" w16du:dateUtc="2025-10-06T08:27:00Z">
            <w:rPr>
              <w:rFonts w:ascii="Calibri" w:hAnsi="Calibri" w:cs="Calibri"/>
              <w:color w:val="000000" w:themeColor="text1"/>
            </w:rPr>
          </w:rPrChange>
        </w:rPr>
      </w:pPr>
    </w:p>
    <w:p w14:paraId="21BA18AE" w14:textId="172576B3" w:rsidR="00270DAC" w:rsidRPr="00FC690C" w:rsidRDefault="00270DAC" w:rsidP="00C360F0">
      <w:pPr>
        <w:pStyle w:val="ListParagraph"/>
        <w:numPr>
          <w:ilvl w:val="0"/>
          <w:numId w:val="16"/>
        </w:numPr>
        <w:spacing w:line="276" w:lineRule="auto"/>
        <w:jc w:val="both"/>
        <w:rPr>
          <w:rFonts w:ascii="Calibri" w:hAnsi="Calibri" w:cs="Calibri"/>
          <w:b/>
          <w:bCs/>
          <w:color w:val="000000" w:themeColor="text1"/>
          <w:lang w:val="en-US"/>
          <w:rPrChange w:id="496" w:author="Hussey, Ian (PSY)" w:date="2025-10-06T10:27:00Z" w16du:dateUtc="2025-10-06T08:27:00Z">
            <w:rPr>
              <w:rFonts w:ascii="Calibri" w:hAnsi="Calibri" w:cs="Calibri"/>
              <w:b/>
              <w:bCs/>
              <w:color w:val="000000" w:themeColor="text1"/>
            </w:rPr>
          </w:rPrChange>
        </w:rPr>
      </w:pPr>
      <w:r w:rsidRPr="00FC690C">
        <w:rPr>
          <w:rFonts w:ascii="Calibri" w:hAnsi="Calibri" w:cs="Calibri"/>
          <w:b/>
          <w:bCs/>
          <w:color w:val="000000" w:themeColor="text1"/>
          <w:lang w:val="en-US"/>
          <w:rPrChange w:id="497" w:author="Hussey, Ian (PSY)" w:date="2025-10-06T10:27:00Z" w16du:dateUtc="2025-10-06T08:27:00Z">
            <w:rPr>
              <w:rFonts w:ascii="Calibri" w:hAnsi="Calibri" w:cs="Calibri"/>
              <w:b/>
              <w:bCs/>
              <w:color w:val="000000" w:themeColor="text1"/>
            </w:rPr>
          </w:rPrChange>
        </w:rPr>
        <w:t xml:space="preserve">Independent application to real </w:t>
      </w:r>
      <w:r w:rsidR="00FF09AC" w:rsidRPr="00FC690C">
        <w:rPr>
          <w:rFonts w:ascii="Calibri" w:hAnsi="Calibri" w:cs="Calibri"/>
          <w:b/>
          <w:bCs/>
          <w:color w:val="000000" w:themeColor="text1"/>
          <w:lang w:val="en-US"/>
          <w:rPrChange w:id="498" w:author="Hussey, Ian (PSY)" w:date="2025-10-06T10:27:00Z" w16du:dateUtc="2025-10-06T08:27:00Z">
            <w:rPr>
              <w:rFonts w:ascii="Calibri" w:hAnsi="Calibri" w:cs="Calibri"/>
              <w:b/>
              <w:bCs/>
              <w:color w:val="000000" w:themeColor="text1"/>
            </w:rPr>
          </w:rPrChange>
        </w:rPr>
        <w:t>articles</w:t>
      </w:r>
    </w:p>
    <w:p w14:paraId="00D1F37A" w14:textId="62D975C5" w:rsidR="00270DAC" w:rsidRPr="00FC690C" w:rsidRDefault="00270DAC" w:rsidP="00C360F0">
      <w:pPr>
        <w:pStyle w:val="ListParagraph"/>
        <w:numPr>
          <w:ilvl w:val="0"/>
          <w:numId w:val="20"/>
        </w:numPr>
        <w:spacing w:line="276" w:lineRule="auto"/>
        <w:jc w:val="both"/>
        <w:rPr>
          <w:rFonts w:ascii="Calibri" w:hAnsi="Calibri" w:cs="Calibri"/>
          <w:color w:val="000000" w:themeColor="text1"/>
          <w:lang w:val="en-US"/>
          <w:rPrChange w:id="499"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500" w:author="Hussey, Ian (PSY)" w:date="2025-10-06T10:27:00Z" w16du:dateUtc="2025-10-06T08:27:00Z">
            <w:rPr>
              <w:rFonts w:ascii="Calibri" w:hAnsi="Calibri" w:cs="Calibri"/>
              <w:color w:val="000000" w:themeColor="text1"/>
            </w:rPr>
          </w:rPrChange>
        </w:rPr>
        <w:t xml:space="preserve">Now apply the </w:t>
      </w:r>
      <w:r w:rsidR="009A58FF" w:rsidRPr="00FC690C">
        <w:rPr>
          <w:rFonts w:ascii="Calibri" w:hAnsi="Calibri" w:cs="Calibri"/>
          <w:b/>
          <w:bCs/>
          <w:color w:val="000000" w:themeColor="text1"/>
          <w:lang w:val="en-US"/>
          <w:rPrChange w:id="501" w:author="Hussey, Ian (PSY)" w:date="2025-10-06T10:27:00Z" w16du:dateUtc="2025-10-06T08:27:00Z">
            <w:rPr>
              <w:rFonts w:ascii="Calibri" w:hAnsi="Calibri" w:cs="Calibri"/>
              <w:b/>
              <w:bCs/>
              <w:color w:val="000000" w:themeColor="text1"/>
            </w:rPr>
          </w:rPrChange>
        </w:rPr>
        <w:fldChar w:fldCharType="begin"/>
      </w:r>
      <w:r w:rsidR="009A58FF" w:rsidRPr="00FC690C">
        <w:rPr>
          <w:rFonts w:ascii="Calibri" w:hAnsi="Calibri" w:cs="Calibri"/>
          <w:b/>
          <w:bCs/>
          <w:color w:val="000000" w:themeColor="text1"/>
          <w:lang w:val="en-US"/>
          <w:rPrChange w:id="502" w:author="Hussey, Ian (PSY)" w:date="2025-10-06T10:27:00Z" w16du:dateUtc="2025-10-06T08:27:00Z">
            <w:rPr>
              <w:rFonts w:ascii="Calibri" w:hAnsi="Calibri" w:cs="Calibri"/>
              <w:b/>
              <w:bCs/>
              <w:color w:val="000000" w:themeColor="text1"/>
            </w:rPr>
          </w:rPrChange>
        </w:rPr>
        <w:instrText xml:space="preserve"> REF _Ref205042567 \h </w:instrText>
      </w:r>
      <w:r w:rsidR="00765C4B" w:rsidRPr="00FC690C">
        <w:rPr>
          <w:rFonts w:ascii="Calibri" w:hAnsi="Calibri" w:cs="Calibri"/>
          <w:b/>
          <w:bCs/>
          <w:color w:val="000000" w:themeColor="text1"/>
          <w:lang w:val="en-US"/>
          <w:rPrChange w:id="503" w:author="Hussey, Ian (PSY)" w:date="2025-10-06T10:27:00Z" w16du:dateUtc="2025-10-06T08:27:00Z">
            <w:rPr>
              <w:rFonts w:ascii="Calibri" w:hAnsi="Calibri" w:cs="Calibri"/>
              <w:b/>
              <w:bCs/>
              <w:color w:val="000000" w:themeColor="text1"/>
            </w:rPr>
          </w:rPrChange>
        </w:rPr>
        <w:instrText xml:space="preserve"> \* MERGEFORMAT </w:instrText>
      </w:r>
      <w:r w:rsidR="009A58FF" w:rsidRPr="00220410">
        <w:rPr>
          <w:rFonts w:ascii="Calibri" w:hAnsi="Calibri" w:cs="Calibri"/>
          <w:b/>
          <w:bCs/>
          <w:color w:val="000000" w:themeColor="text1"/>
          <w:lang w:val="en-US"/>
        </w:rPr>
      </w:r>
      <w:r w:rsidR="009A58FF" w:rsidRPr="00FC690C">
        <w:rPr>
          <w:rFonts w:ascii="Calibri" w:hAnsi="Calibri" w:cs="Calibri"/>
          <w:b/>
          <w:bCs/>
          <w:color w:val="000000" w:themeColor="text1"/>
          <w:lang w:val="en-US"/>
          <w:rPrChange w:id="504" w:author="Hussey, Ian (PSY)" w:date="2025-10-06T10:27:00Z" w16du:dateUtc="2025-10-06T08:27:00Z">
            <w:rPr>
              <w:rFonts w:ascii="Calibri" w:hAnsi="Calibri" w:cs="Calibri"/>
              <w:b/>
              <w:bCs/>
              <w:color w:val="000000" w:themeColor="text1"/>
            </w:rPr>
          </w:rPrChange>
        </w:rPr>
        <w:fldChar w:fldCharType="separate"/>
      </w:r>
      <w:r w:rsidR="009A58FF" w:rsidRPr="00FC690C">
        <w:rPr>
          <w:rFonts w:ascii="Calibri" w:hAnsi="Calibri" w:cs="Calibri"/>
          <w:b/>
          <w:bCs/>
          <w:color w:val="000000" w:themeColor="text1"/>
          <w:lang w:val="en-US"/>
          <w:rPrChange w:id="505" w:author="Hussey, Ian (PSY)" w:date="2025-10-06T10:27:00Z" w16du:dateUtc="2025-10-06T08:27:00Z">
            <w:rPr>
              <w:rFonts w:ascii="Calibri" w:hAnsi="Calibri" w:cs="Calibri"/>
              <w:b/>
              <w:bCs/>
              <w:color w:val="000000" w:themeColor="text1"/>
            </w:rPr>
          </w:rPrChange>
        </w:rPr>
        <w:t>Workflow</w:t>
      </w:r>
      <w:r w:rsidR="009A58FF" w:rsidRPr="00FC690C">
        <w:rPr>
          <w:rFonts w:ascii="Calibri" w:hAnsi="Calibri" w:cs="Calibri"/>
          <w:b/>
          <w:bCs/>
          <w:color w:val="000000" w:themeColor="text1"/>
          <w:lang w:val="en-US"/>
          <w:rPrChange w:id="506" w:author="Hussey, Ian (PSY)" w:date="2025-10-06T10:27:00Z" w16du:dateUtc="2025-10-06T08:27:00Z">
            <w:rPr>
              <w:rFonts w:ascii="Calibri" w:hAnsi="Calibri" w:cs="Calibri"/>
              <w:b/>
              <w:bCs/>
              <w:color w:val="000000" w:themeColor="text1"/>
            </w:rPr>
          </w:rPrChange>
        </w:rPr>
        <w:fldChar w:fldCharType="end"/>
      </w:r>
      <w:r w:rsidR="009A58FF" w:rsidRPr="00FC690C">
        <w:rPr>
          <w:rFonts w:ascii="Calibri" w:hAnsi="Calibri" w:cs="Calibri"/>
          <w:b/>
          <w:bCs/>
          <w:color w:val="000000" w:themeColor="text1"/>
          <w:lang w:val="en-US"/>
          <w:rPrChange w:id="507" w:author="Hussey, Ian (PSY)" w:date="2025-10-06T10:27:00Z" w16du:dateUtc="2025-10-06T08:27:00Z">
            <w:rPr>
              <w:rFonts w:ascii="Calibri" w:hAnsi="Calibri" w:cs="Calibri"/>
              <w:b/>
              <w:bCs/>
              <w:color w:val="000000" w:themeColor="text1"/>
            </w:rPr>
          </w:rPrChange>
        </w:rPr>
        <w:t xml:space="preserve"> </w:t>
      </w:r>
      <w:r w:rsidR="009A58FF" w:rsidRPr="00FC690C">
        <w:rPr>
          <w:rFonts w:ascii="Calibri" w:hAnsi="Calibri" w:cs="Calibri"/>
          <w:color w:val="000000" w:themeColor="text1"/>
          <w:lang w:val="en-US"/>
          <w:rPrChange w:id="508" w:author="Hussey, Ian (PSY)" w:date="2025-10-06T10:27:00Z" w16du:dateUtc="2025-10-06T08:27:00Z">
            <w:rPr>
              <w:rFonts w:ascii="Calibri" w:hAnsi="Calibri" w:cs="Calibri"/>
              <w:color w:val="000000" w:themeColor="text1"/>
            </w:rPr>
          </w:rPrChange>
        </w:rPr>
        <w:t xml:space="preserve">to you </w:t>
      </w:r>
      <w:r w:rsidRPr="00FC690C">
        <w:rPr>
          <w:rFonts w:ascii="Calibri" w:hAnsi="Calibri" w:cs="Calibri"/>
          <w:color w:val="000000" w:themeColor="text1"/>
          <w:lang w:val="en-US"/>
          <w:rPrChange w:id="509" w:author="Hussey, Ian (PSY)" w:date="2025-10-06T10:27:00Z" w16du:dateUtc="2025-10-06T08:27:00Z">
            <w:rPr>
              <w:rFonts w:ascii="Calibri" w:hAnsi="Calibri" w:cs="Calibri"/>
              <w:color w:val="000000" w:themeColor="text1"/>
            </w:rPr>
          </w:rPrChange>
        </w:rPr>
        <w:t xml:space="preserve">your assigned </w:t>
      </w:r>
      <w:r w:rsidR="00FF09AC" w:rsidRPr="00FC690C">
        <w:rPr>
          <w:rFonts w:ascii="Calibri" w:hAnsi="Calibri" w:cs="Calibri"/>
          <w:color w:val="000000" w:themeColor="text1"/>
          <w:lang w:val="en-US"/>
          <w:rPrChange w:id="510" w:author="Hussey, Ian (PSY)" w:date="2025-10-06T10:27:00Z" w16du:dateUtc="2025-10-06T08:27:00Z">
            <w:rPr>
              <w:rFonts w:ascii="Calibri" w:hAnsi="Calibri" w:cs="Calibri"/>
              <w:color w:val="000000" w:themeColor="text1"/>
            </w:rPr>
          </w:rPrChange>
        </w:rPr>
        <w:t>articles</w:t>
      </w:r>
      <w:r w:rsidRPr="00FC690C">
        <w:rPr>
          <w:rFonts w:ascii="Calibri" w:hAnsi="Calibri" w:cs="Calibri"/>
          <w:color w:val="000000" w:themeColor="text1"/>
          <w:lang w:val="en-US"/>
          <w:rPrChange w:id="511" w:author="Hussey, Ian (PSY)" w:date="2025-10-06T10:27:00Z" w16du:dateUtc="2025-10-06T08:27:00Z">
            <w:rPr>
              <w:rFonts w:ascii="Calibri" w:hAnsi="Calibri" w:cs="Calibri"/>
              <w:color w:val="000000" w:themeColor="text1"/>
            </w:rPr>
          </w:rPrChange>
        </w:rPr>
        <w:t>.</w:t>
      </w:r>
      <w:r w:rsidR="00765C4B" w:rsidRPr="00FC690C">
        <w:rPr>
          <w:rFonts w:ascii="Calibri" w:hAnsi="Calibri" w:cs="Calibri"/>
          <w:color w:val="000000" w:themeColor="text1"/>
          <w:lang w:val="en-US"/>
          <w:rPrChange w:id="512" w:author="Hussey, Ian (PSY)" w:date="2025-10-06T10:27:00Z" w16du:dateUtc="2025-10-06T08:27:00Z">
            <w:rPr>
              <w:rFonts w:ascii="Calibri" w:hAnsi="Calibri" w:cs="Calibri"/>
              <w:color w:val="000000" w:themeColor="text1"/>
            </w:rPr>
          </w:rPrChange>
        </w:rPr>
        <w:t xml:space="preserve"> </w:t>
      </w:r>
      <w:r w:rsidR="0041613A" w:rsidRPr="00FC690C">
        <w:rPr>
          <w:rFonts w:ascii="Calibri" w:hAnsi="Calibri" w:cs="Calibri"/>
          <w:color w:val="000000" w:themeColor="text1"/>
          <w:lang w:val="en-US"/>
          <w:rPrChange w:id="513" w:author="Hussey, Ian (PSY)" w:date="2025-10-06T10:27:00Z" w16du:dateUtc="2025-10-06T08:27:00Z">
            <w:rPr>
              <w:rFonts w:ascii="Calibri" w:hAnsi="Calibri" w:cs="Calibri"/>
              <w:color w:val="000000" w:themeColor="text1"/>
            </w:rPr>
          </w:rPrChange>
        </w:rPr>
        <w:t xml:space="preserve">The </w:t>
      </w:r>
      <w:r w:rsidR="0065558C" w:rsidRPr="00FC690C">
        <w:rPr>
          <w:rFonts w:ascii="Calibri" w:hAnsi="Calibri" w:cs="Calibri"/>
          <w:color w:val="000000" w:themeColor="text1"/>
          <w:lang w:val="en-US"/>
          <w:rPrChange w:id="514" w:author="Hussey, Ian (PSY)" w:date="2025-10-06T10:27:00Z" w16du:dateUtc="2025-10-06T08:27:00Z">
            <w:rPr>
              <w:rFonts w:ascii="Calibri" w:hAnsi="Calibri" w:cs="Calibri"/>
              <w:color w:val="000000" w:themeColor="text1"/>
            </w:rPr>
          </w:rPrChange>
        </w:rPr>
        <w:t>number</w:t>
      </w:r>
      <w:r w:rsidR="0041613A" w:rsidRPr="00FC690C">
        <w:rPr>
          <w:rFonts w:ascii="Calibri" w:hAnsi="Calibri" w:cs="Calibri"/>
          <w:color w:val="000000" w:themeColor="text1"/>
          <w:lang w:val="en-US"/>
          <w:rPrChange w:id="515" w:author="Hussey, Ian (PSY)" w:date="2025-10-06T10:27:00Z" w16du:dateUtc="2025-10-06T08:27:00Z">
            <w:rPr>
              <w:rFonts w:ascii="Calibri" w:hAnsi="Calibri" w:cs="Calibri"/>
              <w:color w:val="000000" w:themeColor="text1"/>
            </w:rPr>
          </w:rPrChange>
        </w:rPr>
        <w:t xml:space="preserve"> of articles that you have to categories is specified at the beginning of the workflow, and you should have been provided with the</w:t>
      </w:r>
      <w:r w:rsidR="00D1123F" w:rsidRPr="00FC690C">
        <w:rPr>
          <w:rFonts w:ascii="Calibri" w:hAnsi="Calibri" w:cs="Calibri"/>
          <w:color w:val="000000" w:themeColor="text1"/>
          <w:lang w:val="en-US"/>
          <w:rPrChange w:id="516" w:author="Hussey, Ian (PSY)" w:date="2025-10-06T10:27:00Z" w16du:dateUtc="2025-10-06T08:27:00Z">
            <w:rPr>
              <w:rFonts w:ascii="Calibri" w:hAnsi="Calibri" w:cs="Calibri"/>
              <w:color w:val="000000" w:themeColor="text1"/>
            </w:rPr>
          </w:rPrChange>
        </w:rPr>
        <w:t xml:space="preserve"> articles</w:t>
      </w:r>
      <w:r w:rsidR="0041613A" w:rsidRPr="00FC690C">
        <w:rPr>
          <w:rFonts w:ascii="Calibri" w:hAnsi="Calibri" w:cs="Calibri"/>
          <w:color w:val="000000" w:themeColor="text1"/>
          <w:lang w:val="en-US"/>
          <w:rPrChange w:id="517" w:author="Hussey, Ian (PSY)" w:date="2025-10-06T10:27:00Z" w16du:dateUtc="2025-10-06T08:27:00Z">
            <w:rPr>
              <w:rFonts w:ascii="Calibri" w:hAnsi="Calibri" w:cs="Calibri"/>
              <w:color w:val="000000" w:themeColor="text1"/>
            </w:rPr>
          </w:rPrChange>
        </w:rPr>
        <w:t>.</w:t>
      </w:r>
    </w:p>
    <w:p w14:paraId="7E5DFB44" w14:textId="6472BF32" w:rsidR="00270DAC" w:rsidRPr="00FC690C" w:rsidRDefault="00270DAC" w:rsidP="00C360F0">
      <w:pPr>
        <w:pStyle w:val="ListParagraph"/>
        <w:numPr>
          <w:ilvl w:val="0"/>
          <w:numId w:val="20"/>
        </w:numPr>
        <w:spacing w:line="276" w:lineRule="auto"/>
        <w:jc w:val="both"/>
        <w:rPr>
          <w:rFonts w:ascii="Calibri" w:hAnsi="Calibri" w:cs="Calibri"/>
          <w:color w:val="000000" w:themeColor="text1"/>
          <w:lang w:val="en-US"/>
          <w:rPrChange w:id="518"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519" w:author="Hussey, Ian (PSY)" w:date="2025-10-06T10:27:00Z" w16du:dateUtc="2025-10-06T08:27:00Z">
            <w:rPr>
              <w:rFonts w:ascii="Calibri" w:hAnsi="Calibri" w:cs="Calibri"/>
              <w:color w:val="000000" w:themeColor="text1"/>
            </w:rPr>
          </w:rPrChange>
        </w:rPr>
        <w:t>Extract the respective measurements and systematically assign them to the appropriate categories.</w:t>
      </w:r>
    </w:p>
    <w:p w14:paraId="3E6B6A14" w14:textId="767D5779" w:rsidR="00270DAC" w:rsidRPr="00FC690C" w:rsidRDefault="00270DAC" w:rsidP="00C360F0">
      <w:pPr>
        <w:pStyle w:val="ListParagraph"/>
        <w:numPr>
          <w:ilvl w:val="0"/>
          <w:numId w:val="20"/>
        </w:numPr>
        <w:spacing w:line="276" w:lineRule="auto"/>
        <w:jc w:val="both"/>
        <w:rPr>
          <w:rFonts w:ascii="Calibri" w:hAnsi="Calibri" w:cs="Calibri"/>
          <w:color w:val="000000" w:themeColor="text1"/>
          <w:lang w:val="en-US"/>
          <w:rPrChange w:id="520"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521" w:author="Hussey, Ian (PSY)" w:date="2025-10-06T10:27:00Z" w16du:dateUtc="2025-10-06T08:27:00Z">
            <w:rPr>
              <w:rFonts w:ascii="Calibri" w:hAnsi="Calibri" w:cs="Calibri"/>
              <w:color w:val="000000" w:themeColor="text1"/>
            </w:rPr>
          </w:rPrChange>
        </w:rPr>
        <w:t>Be careful, document any ambiguities, and if you are unsure, it is better to ask again.</w:t>
      </w:r>
    </w:p>
    <w:p w14:paraId="6F514F5A" w14:textId="77777777" w:rsidR="00C216A5" w:rsidRPr="00FC690C" w:rsidRDefault="00C216A5" w:rsidP="00AD5EEA">
      <w:pPr>
        <w:spacing w:line="276" w:lineRule="auto"/>
        <w:jc w:val="both"/>
        <w:rPr>
          <w:rFonts w:ascii="Calibri" w:hAnsi="Calibri" w:cs="Calibri"/>
          <w:color w:val="000000" w:themeColor="text1"/>
          <w:sz w:val="32"/>
          <w:szCs w:val="32"/>
          <w:lang w:val="en-US"/>
          <w:rPrChange w:id="522" w:author="Hussey, Ian (PSY)" w:date="2025-10-06T10:27:00Z" w16du:dateUtc="2025-10-06T08:27:00Z">
            <w:rPr>
              <w:rFonts w:ascii="Calibri" w:hAnsi="Calibri" w:cs="Calibri"/>
              <w:color w:val="000000" w:themeColor="text1"/>
              <w:sz w:val="32"/>
              <w:szCs w:val="32"/>
            </w:rPr>
          </w:rPrChange>
        </w:rPr>
      </w:pPr>
      <w:r w:rsidRPr="00FC690C">
        <w:rPr>
          <w:rFonts w:ascii="Calibri" w:hAnsi="Calibri" w:cs="Calibri"/>
          <w:color w:val="000000" w:themeColor="text1"/>
          <w:sz w:val="32"/>
          <w:szCs w:val="32"/>
          <w:lang w:val="en-US"/>
          <w:rPrChange w:id="523" w:author="Hussey, Ian (PSY)" w:date="2025-10-06T10:27:00Z" w16du:dateUtc="2025-10-06T08:27:00Z">
            <w:rPr>
              <w:rFonts w:ascii="Calibri" w:hAnsi="Calibri" w:cs="Calibri"/>
              <w:color w:val="000000" w:themeColor="text1"/>
              <w:sz w:val="32"/>
              <w:szCs w:val="32"/>
            </w:rPr>
          </w:rPrChange>
        </w:rPr>
        <w:br w:type="page"/>
      </w:r>
    </w:p>
    <w:p w14:paraId="2EEBC232" w14:textId="1D62B89E" w:rsidR="00CF726C" w:rsidRPr="00FC690C" w:rsidRDefault="009155E4" w:rsidP="005C0F37">
      <w:pPr>
        <w:pStyle w:val="Heading1"/>
        <w:spacing w:after="120"/>
        <w:rPr>
          <w:rFonts w:ascii="Calibri" w:hAnsi="Calibri" w:cs="Calibri"/>
          <w:color w:val="000000" w:themeColor="text1"/>
          <w:lang w:val="en-US"/>
          <w:rPrChange w:id="524" w:author="Hussey, Ian (PSY)" w:date="2025-10-06T10:27:00Z" w16du:dateUtc="2025-10-06T08:27:00Z">
            <w:rPr>
              <w:rFonts w:ascii="Calibri" w:hAnsi="Calibri" w:cs="Calibri"/>
              <w:color w:val="000000" w:themeColor="text1"/>
            </w:rPr>
          </w:rPrChange>
        </w:rPr>
      </w:pPr>
      <w:bookmarkStart w:id="525" w:name="_Ref205039207"/>
      <w:bookmarkStart w:id="526" w:name="_Toc208510416"/>
      <w:bookmarkStart w:id="527" w:name="_Toc210640622"/>
      <w:r w:rsidRPr="00FC690C">
        <w:rPr>
          <w:rFonts w:ascii="Calibri" w:hAnsi="Calibri" w:cs="Calibri"/>
          <w:color w:val="000000" w:themeColor="text1"/>
          <w:lang w:val="en-US"/>
          <w:rPrChange w:id="528" w:author="Hussey, Ian (PSY)" w:date="2025-10-06T10:27:00Z" w16du:dateUtc="2025-10-06T08:27:00Z">
            <w:rPr>
              <w:rFonts w:ascii="Calibri" w:hAnsi="Calibri" w:cs="Calibri"/>
              <w:color w:val="000000" w:themeColor="text1"/>
            </w:rPr>
          </w:rPrChange>
        </w:rPr>
        <w:lastRenderedPageBreak/>
        <w:t>Categories and definitions</w:t>
      </w:r>
      <w:bookmarkEnd w:id="525"/>
      <w:bookmarkEnd w:id="526"/>
      <w:bookmarkEnd w:id="527"/>
    </w:p>
    <w:p w14:paraId="1EAB96F5" w14:textId="25856881" w:rsidR="005C0F37" w:rsidRPr="00FC690C" w:rsidRDefault="009155E4" w:rsidP="005C0F37">
      <w:pPr>
        <w:pStyle w:val="Heading2"/>
        <w:spacing w:after="120"/>
        <w:rPr>
          <w:rFonts w:ascii="Calibri" w:hAnsi="Calibri" w:cs="Calibri"/>
          <w:color w:val="000000" w:themeColor="text1"/>
          <w:lang w:val="en-US"/>
          <w:rPrChange w:id="529" w:author="Hussey, Ian (PSY)" w:date="2025-10-06T10:27:00Z" w16du:dateUtc="2025-10-06T08:27:00Z">
            <w:rPr>
              <w:rFonts w:ascii="Calibri" w:hAnsi="Calibri" w:cs="Calibri"/>
              <w:color w:val="000000" w:themeColor="text1"/>
            </w:rPr>
          </w:rPrChange>
        </w:rPr>
      </w:pPr>
      <w:bookmarkStart w:id="530" w:name="_Toc208510417"/>
      <w:del w:id="531" w:author="Hussey, Ian (PSY)" w:date="2025-10-06T10:10:00Z" w16du:dateUtc="2025-10-06T08:10:00Z">
        <w:r w:rsidRPr="00FC690C" w:rsidDel="00113DDE">
          <w:rPr>
            <w:rFonts w:ascii="Calibri" w:hAnsi="Calibri" w:cs="Calibri"/>
            <w:color w:val="000000" w:themeColor="text1"/>
            <w:lang w:val="en-US"/>
            <w:rPrChange w:id="532" w:author="Hussey, Ian (PSY)" w:date="2025-10-06T10:27:00Z" w16du:dateUtc="2025-10-06T08:27:00Z">
              <w:rPr>
                <w:rFonts w:ascii="Calibri" w:hAnsi="Calibri" w:cs="Calibri"/>
                <w:color w:val="000000" w:themeColor="text1"/>
              </w:rPr>
            </w:rPrChange>
          </w:rPr>
          <w:delText xml:space="preserve">Introduction to the </w:delText>
        </w:r>
        <w:r w:rsidR="006E05A7" w:rsidRPr="00FC690C" w:rsidDel="00113DDE">
          <w:rPr>
            <w:rFonts w:ascii="Calibri" w:hAnsi="Calibri" w:cs="Calibri"/>
            <w:color w:val="000000" w:themeColor="text1"/>
            <w:lang w:val="en-US"/>
            <w:rPrChange w:id="533" w:author="Hussey, Ian (PSY)" w:date="2025-10-06T10:27:00Z" w16du:dateUtc="2025-10-06T08:27:00Z">
              <w:rPr>
                <w:rFonts w:ascii="Calibri" w:hAnsi="Calibri" w:cs="Calibri"/>
                <w:color w:val="000000" w:themeColor="text1"/>
              </w:rPr>
            </w:rPrChange>
          </w:rPr>
          <w:delText>table of categories</w:delText>
        </w:r>
      </w:del>
      <w:bookmarkStart w:id="534" w:name="_Toc210640623"/>
      <w:bookmarkEnd w:id="530"/>
      <w:ins w:id="535" w:author="Hussey, Ian (PSY)" w:date="2025-10-06T10:10:00Z" w16du:dateUtc="2025-10-06T08:10:00Z">
        <w:r w:rsidR="00113DDE" w:rsidRPr="00FC690C">
          <w:rPr>
            <w:rFonts w:ascii="Calibri" w:hAnsi="Calibri" w:cs="Calibri"/>
            <w:color w:val="000000" w:themeColor="text1"/>
            <w:lang w:val="en-US"/>
            <w:rPrChange w:id="536" w:author="Hussey, Ian (PSY)" w:date="2025-10-06T10:27:00Z" w16du:dateUtc="2025-10-06T08:27:00Z">
              <w:rPr>
                <w:rFonts w:ascii="Calibri" w:hAnsi="Calibri" w:cs="Calibri"/>
                <w:color w:val="000000" w:themeColor="text1"/>
              </w:rPr>
            </w:rPrChange>
          </w:rPr>
          <w:t>Dimensional classification system</w:t>
        </w:r>
      </w:ins>
      <w:bookmarkEnd w:id="534"/>
    </w:p>
    <w:p w14:paraId="641C3710" w14:textId="4B871FE7" w:rsidR="008C7AEF" w:rsidRPr="00FC690C" w:rsidRDefault="008F1EBE" w:rsidP="008C7AEF">
      <w:pPr>
        <w:spacing w:after="120" w:line="276" w:lineRule="auto"/>
        <w:jc w:val="both"/>
        <w:rPr>
          <w:ins w:id="537" w:author="Hussey, Ian (PSY)" w:date="2025-10-06T10:11:00Z" w16du:dateUtc="2025-10-06T08:11:00Z"/>
          <w:rFonts w:ascii="Calibri" w:hAnsi="Calibri" w:cs="Calibri"/>
          <w:color w:val="000000" w:themeColor="text1"/>
          <w:lang w:val="en-US"/>
          <w:rPrChange w:id="538" w:author="Hussey, Ian (PSY)" w:date="2025-10-06T10:27:00Z" w16du:dateUtc="2025-10-06T08:27:00Z">
            <w:rPr>
              <w:ins w:id="539" w:author="Hussey, Ian (PSY)" w:date="2025-10-06T10:11:00Z" w16du:dateUtc="2025-10-06T08:11:00Z"/>
              <w:rFonts w:ascii="Calibri" w:hAnsi="Calibri" w:cs="Calibri"/>
              <w:color w:val="000000" w:themeColor="text1"/>
              <w:lang w:val="en-GB"/>
            </w:rPr>
          </w:rPrChange>
        </w:rPr>
      </w:pPr>
      <w:r w:rsidRPr="00FC690C">
        <w:rPr>
          <w:rFonts w:ascii="Calibri" w:hAnsi="Calibri" w:cs="Calibri"/>
          <w:color w:val="000000" w:themeColor="text1"/>
          <w:lang w:val="en-US"/>
          <w:rPrChange w:id="540" w:author="Hussey, Ian (PSY)" w:date="2025-10-06T10:27:00Z" w16du:dateUtc="2025-10-06T08:27:00Z">
            <w:rPr>
              <w:rFonts w:ascii="Calibri" w:hAnsi="Calibri" w:cs="Calibri"/>
              <w:color w:val="000000" w:themeColor="text1"/>
              <w:lang w:val="en-GB"/>
            </w:rPr>
          </w:rPrChange>
        </w:rPr>
        <w:t xml:space="preserve">We use a two-dimensional </w:t>
      </w:r>
      <w:proofErr w:type="spellStart"/>
      <w:r w:rsidRPr="00FC690C">
        <w:rPr>
          <w:rFonts w:ascii="Calibri" w:hAnsi="Calibri" w:cs="Calibri"/>
          <w:color w:val="000000" w:themeColor="text1"/>
          <w:lang w:val="en-US"/>
          <w:rPrChange w:id="541" w:author="Hussey, Ian (PSY)" w:date="2025-10-06T10:27:00Z" w16du:dateUtc="2025-10-06T08:27:00Z">
            <w:rPr>
              <w:rFonts w:ascii="Calibri" w:hAnsi="Calibri" w:cs="Calibri"/>
              <w:color w:val="000000" w:themeColor="text1"/>
              <w:lang w:val="en-GB"/>
            </w:rPr>
          </w:rPrChange>
        </w:rPr>
        <w:t>categorisation</w:t>
      </w:r>
      <w:proofErr w:type="spellEnd"/>
      <w:r w:rsidRPr="00FC690C">
        <w:rPr>
          <w:rFonts w:ascii="Calibri" w:hAnsi="Calibri" w:cs="Calibri"/>
          <w:color w:val="000000" w:themeColor="text1"/>
          <w:lang w:val="en-US"/>
          <w:rPrChange w:id="542" w:author="Hussey, Ian (PSY)" w:date="2025-10-06T10:27:00Z" w16du:dateUtc="2025-10-06T08:27:00Z">
            <w:rPr>
              <w:rFonts w:ascii="Calibri" w:hAnsi="Calibri" w:cs="Calibri"/>
              <w:color w:val="000000" w:themeColor="text1"/>
              <w:lang w:val="en-GB"/>
            </w:rPr>
          </w:rPrChange>
        </w:rPr>
        <w:t xml:space="preserve"> system </w:t>
      </w:r>
      <w:r w:rsidR="00CF1DFA" w:rsidRPr="00FC690C">
        <w:rPr>
          <w:rFonts w:ascii="Calibri" w:hAnsi="Calibri" w:cs="Calibri"/>
          <w:color w:val="000000" w:themeColor="text1"/>
          <w:lang w:val="en-US"/>
          <w:rPrChange w:id="543" w:author="Hussey, Ian (PSY)" w:date="2025-10-06T10:27:00Z" w16du:dateUtc="2025-10-06T08:27:00Z">
            <w:rPr>
              <w:rFonts w:ascii="Calibri" w:hAnsi="Calibri" w:cs="Calibri"/>
              <w:color w:val="000000" w:themeColor="text1"/>
              <w:lang w:val="en-GB"/>
            </w:rPr>
          </w:rPrChange>
        </w:rPr>
        <w:t>(</w:t>
      </w:r>
      <w:r w:rsidR="00FA092C" w:rsidRPr="00FC690C">
        <w:rPr>
          <w:rFonts w:ascii="Calibri" w:hAnsi="Calibri" w:cs="Calibri"/>
          <w:color w:val="000000" w:themeColor="text1"/>
          <w:lang w:val="en-US"/>
          <w:rPrChange w:id="544" w:author="Hussey, Ian (PSY)" w:date="2025-10-06T10:27:00Z" w16du:dateUtc="2025-10-06T08:27:00Z">
            <w:rPr>
              <w:rFonts w:ascii="Calibri" w:hAnsi="Calibri" w:cs="Calibri"/>
              <w:color w:val="000000" w:themeColor="text1"/>
              <w:lang w:val="en-GB"/>
            </w:rPr>
          </w:rPrChange>
        </w:rPr>
        <w:fldChar w:fldCharType="begin"/>
      </w:r>
      <w:r w:rsidR="00FA092C" w:rsidRPr="00FC690C">
        <w:rPr>
          <w:rFonts w:ascii="Calibri" w:hAnsi="Calibri" w:cs="Calibri"/>
          <w:color w:val="000000" w:themeColor="text1"/>
          <w:lang w:val="en-US"/>
          <w:rPrChange w:id="545" w:author="Hussey, Ian (PSY)" w:date="2025-10-06T10:27:00Z" w16du:dateUtc="2025-10-06T08:27:00Z">
            <w:rPr>
              <w:rFonts w:ascii="Calibri" w:hAnsi="Calibri" w:cs="Calibri"/>
              <w:color w:val="000000" w:themeColor="text1"/>
              <w:lang w:val="en-GB"/>
            </w:rPr>
          </w:rPrChange>
        </w:rPr>
        <w:instrText xml:space="preserve"> REF _Ref209375082 \h </w:instrText>
      </w:r>
      <w:r w:rsidR="00FA092C" w:rsidRPr="00220410">
        <w:rPr>
          <w:rFonts w:ascii="Calibri" w:hAnsi="Calibri" w:cs="Calibri"/>
          <w:color w:val="000000" w:themeColor="text1"/>
          <w:lang w:val="en-US"/>
        </w:rPr>
      </w:r>
      <w:r w:rsidR="00FA092C" w:rsidRPr="00FC690C">
        <w:rPr>
          <w:rFonts w:ascii="Calibri" w:hAnsi="Calibri" w:cs="Calibri"/>
          <w:color w:val="000000" w:themeColor="text1"/>
          <w:lang w:val="en-US"/>
          <w:rPrChange w:id="546" w:author="Hussey, Ian (PSY)" w:date="2025-10-06T10:27:00Z" w16du:dateUtc="2025-10-06T08:27:00Z">
            <w:rPr>
              <w:rFonts w:ascii="Calibri" w:hAnsi="Calibri" w:cs="Calibri"/>
              <w:color w:val="000000" w:themeColor="text1"/>
              <w:lang w:val="en-GB"/>
            </w:rPr>
          </w:rPrChange>
        </w:rPr>
        <w:fldChar w:fldCharType="separate"/>
      </w:r>
      <w:r w:rsidR="00FA092C" w:rsidRPr="00FC690C">
        <w:rPr>
          <w:rFonts w:ascii="Calibri" w:hAnsi="Calibri" w:cs="Calibri"/>
          <w:i/>
          <w:iCs/>
          <w:lang w:val="en-US"/>
          <w:rPrChange w:id="547" w:author="Hussey, Ian (PSY)" w:date="2025-10-06T10:27:00Z" w16du:dateUtc="2025-10-06T08:27:00Z">
            <w:rPr>
              <w:rFonts w:ascii="Calibri" w:hAnsi="Calibri" w:cs="Calibri"/>
              <w:i/>
              <w:iCs/>
            </w:rPr>
          </w:rPrChange>
        </w:rPr>
        <w:t xml:space="preserve">Table </w:t>
      </w:r>
      <w:r w:rsidR="00FA092C" w:rsidRPr="00FC690C">
        <w:rPr>
          <w:rFonts w:ascii="Calibri" w:hAnsi="Calibri" w:cs="Calibri"/>
          <w:i/>
          <w:iCs/>
          <w:lang w:val="en-US"/>
          <w:rPrChange w:id="548" w:author="Hussey, Ian (PSY)" w:date="2025-10-06T10:27:00Z" w16du:dateUtc="2025-10-06T08:27:00Z">
            <w:rPr>
              <w:rFonts w:ascii="Calibri" w:hAnsi="Calibri" w:cs="Calibri"/>
              <w:i/>
              <w:iCs/>
              <w:noProof/>
            </w:rPr>
          </w:rPrChange>
        </w:rPr>
        <w:t>1</w:t>
      </w:r>
      <w:r w:rsidR="00FA092C" w:rsidRPr="00FC690C">
        <w:rPr>
          <w:rFonts w:ascii="Calibri" w:hAnsi="Calibri" w:cs="Calibri"/>
          <w:color w:val="000000" w:themeColor="text1"/>
          <w:lang w:val="en-US"/>
          <w:rPrChange w:id="549" w:author="Hussey, Ian (PSY)" w:date="2025-10-06T10:27:00Z" w16du:dateUtc="2025-10-06T08:27:00Z">
            <w:rPr>
              <w:rFonts w:ascii="Calibri" w:hAnsi="Calibri" w:cs="Calibri"/>
              <w:color w:val="000000" w:themeColor="text1"/>
              <w:lang w:val="en-GB"/>
            </w:rPr>
          </w:rPrChange>
        </w:rPr>
        <w:fldChar w:fldCharType="end"/>
      </w:r>
      <w:r w:rsidR="00CF1DFA" w:rsidRPr="00FC690C">
        <w:rPr>
          <w:rFonts w:ascii="Calibri" w:hAnsi="Calibri" w:cs="Calibri"/>
          <w:color w:val="000000" w:themeColor="text1"/>
          <w:lang w:val="en-US"/>
          <w:rPrChange w:id="550" w:author="Hussey, Ian (PSY)" w:date="2025-10-06T10:27:00Z" w16du:dateUtc="2025-10-06T08:27:00Z">
            <w:rPr>
              <w:rFonts w:ascii="Calibri" w:hAnsi="Calibri" w:cs="Calibri"/>
              <w:color w:val="000000" w:themeColor="text1"/>
              <w:lang w:val="en-GB"/>
            </w:rPr>
          </w:rPrChange>
        </w:rPr>
        <w:t>)</w:t>
      </w:r>
      <w:ins w:id="551" w:author="Hussey, Ian (PSY)" w:date="2025-10-06T09:29:00Z" w16du:dateUtc="2025-10-06T07:29:00Z">
        <w:r w:rsidR="00AA2E23" w:rsidRPr="00FC690C">
          <w:rPr>
            <w:rFonts w:ascii="Calibri" w:hAnsi="Calibri" w:cs="Calibri"/>
            <w:color w:val="000000" w:themeColor="text1"/>
            <w:lang w:val="en-US"/>
            <w:rPrChange w:id="552" w:author="Hussey, Ian (PSY)" w:date="2025-10-06T10:27:00Z" w16du:dateUtc="2025-10-06T08:27:00Z">
              <w:rPr>
                <w:rFonts w:ascii="Calibri" w:hAnsi="Calibri" w:cs="Calibri"/>
                <w:color w:val="000000" w:themeColor="text1"/>
                <w:lang w:val="en-GB"/>
              </w:rPr>
            </w:rPrChange>
          </w:rPr>
          <w:t xml:space="preserve"> that distinguishes betw</w:t>
        </w:r>
      </w:ins>
      <w:ins w:id="553" w:author="Hussey, Ian (PSY)" w:date="2025-10-06T09:30:00Z" w16du:dateUtc="2025-10-06T07:30:00Z">
        <w:r w:rsidR="00AA2E23" w:rsidRPr="00FC690C">
          <w:rPr>
            <w:rFonts w:ascii="Calibri" w:hAnsi="Calibri" w:cs="Calibri"/>
            <w:color w:val="000000" w:themeColor="text1"/>
            <w:lang w:val="en-US"/>
            <w:rPrChange w:id="554" w:author="Hussey, Ian (PSY)" w:date="2025-10-06T10:27:00Z" w16du:dateUtc="2025-10-06T08:27:00Z">
              <w:rPr>
                <w:rFonts w:ascii="Calibri" w:hAnsi="Calibri" w:cs="Calibri"/>
                <w:color w:val="000000" w:themeColor="text1"/>
                <w:lang w:val="en-GB"/>
              </w:rPr>
            </w:rPrChange>
          </w:rPr>
          <w:t xml:space="preserve">een </w:t>
        </w:r>
        <w:r w:rsidR="00AA2E23" w:rsidRPr="00FC690C">
          <w:rPr>
            <w:rFonts w:ascii="Calibri" w:hAnsi="Calibri" w:cs="Calibri"/>
            <w:b/>
            <w:bCs/>
            <w:color w:val="000000" w:themeColor="text1"/>
            <w:lang w:val="en-US"/>
            <w:rPrChange w:id="555" w:author="Hussey, Ian (PSY)" w:date="2025-10-06T10:27:00Z" w16du:dateUtc="2025-10-06T08:27:00Z">
              <w:rPr>
                <w:rFonts w:ascii="Calibri" w:hAnsi="Calibri" w:cs="Calibri"/>
                <w:color w:val="000000" w:themeColor="text1"/>
                <w:lang w:val="en-GB"/>
              </w:rPr>
            </w:rPrChange>
          </w:rPr>
          <w:t>what is measured</w:t>
        </w:r>
        <w:r w:rsidR="00AA2E23" w:rsidRPr="00FC690C">
          <w:rPr>
            <w:rFonts w:ascii="Calibri" w:hAnsi="Calibri" w:cs="Calibri"/>
            <w:color w:val="000000" w:themeColor="text1"/>
            <w:lang w:val="en-US"/>
            <w:rPrChange w:id="556" w:author="Hussey, Ian (PSY)" w:date="2025-10-06T10:27:00Z" w16du:dateUtc="2025-10-06T08:27:00Z">
              <w:rPr>
                <w:rFonts w:ascii="Calibri" w:hAnsi="Calibri" w:cs="Calibri"/>
                <w:color w:val="000000" w:themeColor="text1"/>
                <w:lang w:val="en-GB"/>
              </w:rPr>
            </w:rPrChange>
          </w:rPr>
          <w:t xml:space="preserve"> and </w:t>
        </w:r>
        <w:r w:rsidR="00AA2E23" w:rsidRPr="00FC690C">
          <w:rPr>
            <w:rFonts w:ascii="Calibri" w:hAnsi="Calibri" w:cs="Calibri"/>
            <w:b/>
            <w:bCs/>
            <w:color w:val="000000" w:themeColor="text1"/>
            <w:lang w:val="en-US"/>
            <w:rPrChange w:id="557" w:author="Hussey, Ian (PSY)" w:date="2025-10-06T10:27:00Z" w16du:dateUtc="2025-10-06T08:27:00Z">
              <w:rPr>
                <w:rFonts w:ascii="Calibri" w:hAnsi="Calibri" w:cs="Calibri"/>
                <w:color w:val="000000" w:themeColor="text1"/>
                <w:lang w:val="en-GB"/>
              </w:rPr>
            </w:rPrChange>
          </w:rPr>
          <w:t>how it is measured</w:t>
        </w:r>
        <w:r w:rsidR="00AA2E23" w:rsidRPr="00FC690C">
          <w:rPr>
            <w:rFonts w:ascii="Calibri" w:hAnsi="Calibri" w:cs="Calibri"/>
            <w:color w:val="000000" w:themeColor="text1"/>
            <w:lang w:val="en-US"/>
            <w:rPrChange w:id="558" w:author="Hussey, Ian (PSY)" w:date="2025-10-06T10:27:00Z" w16du:dateUtc="2025-10-06T08:27:00Z">
              <w:rPr>
                <w:rFonts w:ascii="Calibri" w:hAnsi="Calibri" w:cs="Calibri"/>
                <w:color w:val="000000" w:themeColor="text1"/>
                <w:lang w:val="en-GB"/>
              </w:rPr>
            </w:rPrChange>
          </w:rPr>
          <w:t xml:space="preserve">. Previous </w:t>
        </w:r>
      </w:ins>
      <w:ins w:id="559" w:author="Hussey, Ian (PSY)" w:date="2025-10-06T09:31:00Z" w16du:dateUtc="2025-10-06T07:31:00Z">
        <w:r w:rsidR="00AA2E23" w:rsidRPr="00FC690C">
          <w:rPr>
            <w:rFonts w:ascii="Calibri" w:hAnsi="Calibri" w:cs="Calibri"/>
            <w:color w:val="000000" w:themeColor="text1"/>
            <w:lang w:val="en-US"/>
            <w:rPrChange w:id="560" w:author="Hussey, Ian (PSY)" w:date="2025-10-06T10:27:00Z" w16du:dateUtc="2025-10-06T08:27:00Z">
              <w:rPr>
                <w:rFonts w:ascii="Calibri" w:hAnsi="Calibri" w:cs="Calibri"/>
                <w:color w:val="000000" w:themeColor="text1"/>
                <w:lang w:val="en-GB"/>
              </w:rPr>
            </w:rPrChange>
          </w:rPr>
          <w:t xml:space="preserve">research has focused more on how things are measured, as this is a relatively simpler judgement to make. This research extends this to also consider what is being measured too. </w:t>
        </w:r>
      </w:ins>
      <w:del w:id="561" w:author="Hussey, Ian (PSY)" w:date="2025-10-06T09:29:00Z" w16du:dateUtc="2025-10-06T07:29:00Z">
        <w:r w:rsidR="002A2D38" w:rsidRPr="00FC690C" w:rsidDel="00AA2E23">
          <w:rPr>
            <w:rFonts w:ascii="Calibri" w:hAnsi="Calibri" w:cs="Calibri"/>
            <w:color w:val="000000" w:themeColor="text1"/>
            <w:lang w:val="en-US"/>
            <w:rPrChange w:id="562" w:author="Hussey, Ian (PSY)" w:date="2025-10-06T10:27:00Z" w16du:dateUtc="2025-10-06T08:27:00Z">
              <w:rPr>
                <w:rFonts w:ascii="Calibri" w:hAnsi="Calibri" w:cs="Calibri"/>
                <w:color w:val="000000" w:themeColor="text1"/>
                <w:lang w:val="en-GB"/>
              </w:rPr>
            </w:rPrChange>
          </w:rPr>
          <w:delText>.</w:delText>
        </w:r>
      </w:del>
      <w:del w:id="563" w:author="Hussey, Ian (PSY)" w:date="2025-10-06T09:30:00Z" w16du:dateUtc="2025-10-06T07:30:00Z">
        <w:r w:rsidR="002A2D38" w:rsidRPr="00FC690C" w:rsidDel="00AA2E23">
          <w:rPr>
            <w:rFonts w:ascii="Calibri" w:hAnsi="Calibri" w:cs="Calibri"/>
            <w:color w:val="000000" w:themeColor="text1"/>
            <w:lang w:val="en-US"/>
            <w:rPrChange w:id="564" w:author="Hussey, Ian (PSY)" w:date="2025-10-06T10:27:00Z" w16du:dateUtc="2025-10-06T08:27:00Z">
              <w:rPr>
                <w:rFonts w:ascii="Calibri" w:hAnsi="Calibri" w:cs="Calibri"/>
                <w:color w:val="000000" w:themeColor="text1"/>
                <w:lang w:val="en-GB"/>
              </w:rPr>
            </w:rPrChange>
          </w:rPr>
          <w:delText xml:space="preserve"> </w:delText>
        </w:r>
        <w:r w:rsidR="008C7AEF" w:rsidRPr="00FC690C" w:rsidDel="00AA2E23">
          <w:rPr>
            <w:rFonts w:ascii="Calibri" w:hAnsi="Calibri" w:cs="Calibri"/>
            <w:color w:val="000000" w:themeColor="text1"/>
            <w:lang w:val="en-US"/>
            <w:rPrChange w:id="565" w:author="Hussey, Ian (PSY)" w:date="2025-10-06T10:27:00Z" w16du:dateUtc="2025-10-06T08:27:00Z">
              <w:rPr>
                <w:rFonts w:ascii="Calibri" w:hAnsi="Calibri" w:cs="Calibri"/>
                <w:color w:val="000000" w:themeColor="text1"/>
                <w:lang w:val="en-GB"/>
              </w:rPr>
            </w:rPrChange>
          </w:rPr>
          <w:delText>This provides a clearer visual representation of the different types of measures.</w:delText>
        </w:r>
      </w:del>
    </w:p>
    <w:p w14:paraId="75CE13E2" w14:textId="4F3981BA" w:rsidR="00113DDE" w:rsidRPr="00FC690C" w:rsidRDefault="00113DDE">
      <w:pPr>
        <w:pStyle w:val="Heading2"/>
        <w:spacing w:after="120"/>
        <w:rPr>
          <w:ins w:id="566" w:author="Hussey, Ian (PSY)" w:date="2025-10-06T10:07:00Z" w16du:dateUtc="2025-10-06T08:07:00Z"/>
          <w:rFonts w:ascii="Calibri" w:hAnsi="Calibri" w:cs="Calibri"/>
          <w:color w:val="000000" w:themeColor="text1"/>
          <w:lang w:val="en-US"/>
          <w:rPrChange w:id="567" w:author="Hussey, Ian (PSY)" w:date="2025-10-06T10:27:00Z" w16du:dateUtc="2025-10-06T08:27:00Z">
            <w:rPr>
              <w:ins w:id="568" w:author="Hussey, Ian (PSY)" w:date="2025-10-06T10:07:00Z" w16du:dateUtc="2025-10-06T08:07:00Z"/>
              <w:rFonts w:ascii="Calibri" w:hAnsi="Calibri" w:cs="Calibri"/>
              <w:color w:val="000000" w:themeColor="text1"/>
              <w:lang w:val="en-GB"/>
            </w:rPr>
          </w:rPrChange>
        </w:rPr>
        <w:pPrChange w:id="569" w:author="Hussey, Ian (PSY)" w:date="2025-10-06T10:11:00Z" w16du:dateUtc="2025-10-06T08:11:00Z">
          <w:pPr>
            <w:spacing w:after="120" w:line="276" w:lineRule="auto"/>
            <w:jc w:val="both"/>
          </w:pPr>
        </w:pPrChange>
      </w:pPr>
      <w:bookmarkStart w:id="570" w:name="_Toc210640624"/>
      <w:ins w:id="571" w:author="Hussey, Ian (PSY)" w:date="2025-10-06T10:11:00Z" w16du:dateUtc="2025-10-06T08:11:00Z">
        <w:r w:rsidRPr="00FC690C">
          <w:rPr>
            <w:rFonts w:ascii="Calibri" w:hAnsi="Calibri" w:cs="Calibri"/>
            <w:color w:val="000000" w:themeColor="text1"/>
            <w:lang w:val="en-US"/>
            <w:rPrChange w:id="572" w:author="Hussey, Ian (PSY)" w:date="2025-10-06T10:27:00Z" w16du:dateUtc="2025-10-06T08:27:00Z">
              <w:rPr>
                <w:rFonts w:ascii="Calibri" w:hAnsi="Calibri" w:cs="Calibri"/>
                <w:color w:val="000000" w:themeColor="text1"/>
              </w:rPr>
            </w:rPrChange>
          </w:rPr>
          <w:t>Aligned vs. non-aligned measures</w:t>
        </w:r>
      </w:ins>
      <w:bookmarkEnd w:id="570"/>
    </w:p>
    <w:p w14:paraId="17EE93D6" w14:textId="4A47B5E2" w:rsidR="00577A08" w:rsidRPr="00FC690C" w:rsidRDefault="00577A08" w:rsidP="008C7AEF">
      <w:pPr>
        <w:spacing w:after="120" w:line="276" w:lineRule="auto"/>
        <w:jc w:val="both"/>
        <w:rPr>
          <w:ins w:id="573" w:author="Hussey, Ian (PSY)" w:date="2025-10-06T09:30:00Z" w16du:dateUtc="2025-10-06T07:30:00Z"/>
          <w:rFonts w:ascii="Calibri" w:hAnsi="Calibri" w:cs="Calibri"/>
          <w:color w:val="000000" w:themeColor="text1"/>
          <w:lang w:val="en-US"/>
          <w:rPrChange w:id="574" w:author="Hussey, Ian (PSY)" w:date="2025-10-06T10:27:00Z" w16du:dateUtc="2025-10-06T08:27:00Z">
            <w:rPr>
              <w:ins w:id="575" w:author="Hussey, Ian (PSY)" w:date="2025-10-06T09:30:00Z" w16du:dateUtc="2025-10-06T07:30:00Z"/>
              <w:rFonts w:ascii="Calibri" w:hAnsi="Calibri" w:cs="Calibri"/>
              <w:color w:val="000000" w:themeColor="text1"/>
              <w:lang w:val="en-GB"/>
            </w:rPr>
          </w:rPrChange>
        </w:rPr>
      </w:pPr>
      <w:ins w:id="576" w:author="Hussey, Ian (PSY)" w:date="2025-10-06T10:07:00Z" w16du:dateUtc="2025-10-06T08:07:00Z">
        <w:r w:rsidRPr="00FC690C">
          <w:rPr>
            <w:rFonts w:ascii="Calibri" w:hAnsi="Calibri" w:cs="Calibri"/>
            <w:color w:val="000000" w:themeColor="text1"/>
            <w:lang w:val="en-US"/>
            <w:rPrChange w:id="577" w:author="Hussey, Ian (PSY)" w:date="2025-10-06T10:27:00Z" w16du:dateUtc="2025-10-06T08:27:00Z">
              <w:rPr>
                <w:rFonts w:ascii="Calibri" w:hAnsi="Calibri" w:cs="Calibri"/>
                <w:color w:val="000000" w:themeColor="text1"/>
                <w:lang w:val="en-GB"/>
              </w:rPr>
            </w:rPrChange>
          </w:rPr>
          <w:t>Note that the measures on the diagonal of Table</w:t>
        </w:r>
      </w:ins>
      <w:ins w:id="578" w:author="Hussey, Ian (PSY)" w:date="2025-10-06T10:08:00Z" w16du:dateUtc="2025-10-06T08:08:00Z">
        <w:r w:rsidRPr="00FC690C">
          <w:rPr>
            <w:rFonts w:ascii="Calibri" w:hAnsi="Calibri" w:cs="Calibri"/>
            <w:color w:val="000000" w:themeColor="text1"/>
            <w:lang w:val="en-US"/>
            <w:rPrChange w:id="579" w:author="Hussey, Ian (PSY)" w:date="2025-10-06T10:27:00Z" w16du:dateUtc="2025-10-06T08:27:00Z">
              <w:rPr>
                <w:rFonts w:ascii="Calibri" w:hAnsi="Calibri" w:cs="Calibri"/>
                <w:color w:val="000000" w:themeColor="text1"/>
                <w:lang w:val="en-GB"/>
              </w:rPr>
            </w:rPrChange>
          </w:rPr>
          <w:t>, shaded in grey,</w:t>
        </w:r>
      </w:ins>
      <w:ins w:id="580" w:author="Hussey, Ian (PSY)" w:date="2025-10-06T10:07:00Z" w16du:dateUtc="2025-10-06T08:07:00Z">
        <w:r w:rsidRPr="00FC690C">
          <w:rPr>
            <w:rFonts w:ascii="Calibri" w:hAnsi="Calibri" w:cs="Calibri"/>
            <w:color w:val="000000" w:themeColor="text1"/>
            <w:lang w:val="en-US"/>
            <w:rPrChange w:id="581" w:author="Hussey, Ian (PSY)" w:date="2025-10-06T10:27:00Z" w16du:dateUtc="2025-10-06T08:27:00Z">
              <w:rPr>
                <w:rFonts w:ascii="Calibri" w:hAnsi="Calibri" w:cs="Calibri"/>
                <w:color w:val="000000" w:themeColor="text1"/>
                <w:lang w:val="en-GB"/>
              </w:rPr>
            </w:rPrChange>
          </w:rPr>
          <w:t xml:space="preserve"> represent ‘aligned’ measures, where what is being meas</w:t>
        </w:r>
      </w:ins>
      <w:ins w:id="582" w:author="Hussey, Ian (PSY)" w:date="2025-10-06T10:08:00Z" w16du:dateUtc="2025-10-06T08:08:00Z">
        <w:r w:rsidRPr="00FC690C">
          <w:rPr>
            <w:rFonts w:ascii="Calibri" w:hAnsi="Calibri" w:cs="Calibri"/>
            <w:color w:val="000000" w:themeColor="text1"/>
            <w:lang w:val="en-US"/>
            <w:rPrChange w:id="583" w:author="Hussey, Ian (PSY)" w:date="2025-10-06T10:27:00Z" w16du:dateUtc="2025-10-06T08:27:00Z">
              <w:rPr>
                <w:rFonts w:ascii="Calibri" w:hAnsi="Calibri" w:cs="Calibri"/>
                <w:color w:val="000000" w:themeColor="text1"/>
                <w:lang w:val="en-GB"/>
              </w:rPr>
            </w:rPrChange>
          </w:rPr>
          <w:t xml:space="preserve">ured and how it is being measured are aligned in their modality (e.g., self-reports of subjective experience; behavioral measures of behavior, </w:t>
        </w:r>
        <w:proofErr w:type="spellStart"/>
        <w:r w:rsidRPr="00FC690C">
          <w:rPr>
            <w:rFonts w:ascii="Calibri" w:hAnsi="Calibri" w:cs="Calibri"/>
            <w:color w:val="000000" w:themeColor="text1"/>
            <w:lang w:val="en-US"/>
            <w:rPrChange w:id="584" w:author="Hussey, Ian (PSY)" w:date="2025-10-06T10:27:00Z" w16du:dateUtc="2025-10-06T08:27:00Z">
              <w:rPr>
                <w:rFonts w:ascii="Calibri" w:hAnsi="Calibri" w:cs="Calibri"/>
                <w:color w:val="000000" w:themeColor="text1"/>
                <w:lang w:val="en-GB"/>
              </w:rPr>
            </w:rPrChange>
          </w:rPr>
          <w:t>etc</w:t>
        </w:r>
        <w:proofErr w:type="spellEnd"/>
        <w:r w:rsidRPr="00FC690C">
          <w:rPr>
            <w:rFonts w:ascii="Calibri" w:hAnsi="Calibri" w:cs="Calibri"/>
            <w:color w:val="000000" w:themeColor="text1"/>
            <w:lang w:val="en-US"/>
            <w:rPrChange w:id="585" w:author="Hussey, Ian (PSY)" w:date="2025-10-06T10:27:00Z" w16du:dateUtc="2025-10-06T08:27:00Z">
              <w:rPr>
                <w:rFonts w:ascii="Calibri" w:hAnsi="Calibri" w:cs="Calibri"/>
                <w:color w:val="000000" w:themeColor="text1"/>
                <w:lang w:val="en-GB"/>
              </w:rPr>
            </w:rPrChange>
          </w:rPr>
          <w:t xml:space="preserve">). Measures not on the diagonal </w:t>
        </w:r>
      </w:ins>
      <w:ins w:id="586" w:author="Hussey, Ian (PSY)" w:date="2025-10-06T10:09:00Z" w16du:dateUtc="2025-10-06T08:09:00Z">
        <w:r w:rsidRPr="00FC690C">
          <w:rPr>
            <w:rFonts w:ascii="Calibri" w:hAnsi="Calibri" w:cs="Calibri"/>
            <w:color w:val="000000" w:themeColor="text1"/>
            <w:lang w:val="en-US"/>
            <w:rPrChange w:id="587" w:author="Hussey, Ian (PSY)" w:date="2025-10-06T10:27:00Z" w16du:dateUtc="2025-10-06T08:27:00Z">
              <w:rPr>
                <w:rFonts w:ascii="Calibri" w:hAnsi="Calibri" w:cs="Calibri"/>
                <w:color w:val="000000" w:themeColor="text1"/>
                <w:lang w:val="en-GB"/>
              </w:rPr>
            </w:rPrChange>
          </w:rPr>
          <w:t xml:space="preserve">are </w:t>
        </w:r>
      </w:ins>
      <w:ins w:id="588" w:author="Hussey, Ian (PSY)" w:date="2025-10-06T10:08:00Z" w16du:dateUtc="2025-10-06T08:08:00Z">
        <w:r w:rsidRPr="00FC690C">
          <w:rPr>
            <w:rFonts w:ascii="Calibri" w:hAnsi="Calibri" w:cs="Calibri"/>
            <w:color w:val="000000" w:themeColor="text1"/>
            <w:lang w:val="en-US"/>
            <w:rPrChange w:id="589" w:author="Hussey, Ian (PSY)" w:date="2025-10-06T10:27:00Z" w16du:dateUtc="2025-10-06T08:27:00Z">
              <w:rPr>
                <w:rFonts w:ascii="Calibri" w:hAnsi="Calibri" w:cs="Calibri"/>
                <w:color w:val="000000" w:themeColor="text1"/>
                <w:lang w:val="en-GB"/>
              </w:rPr>
            </w:rPrChange>
          </w:rPr>
          <w:t>‘</w:t>
        </w:r>
      </w:ins>
      <w:ins w:id="590" w:author="Hussey, Ian (PSY)" w:date="2025-10-06T10:09:00Z" w16du:dateUtc="2025-10-06T08:09:00Z">
        <w:r w:rsidRPr="00FC690C">
          <w:rPr>
            <w:rFonts w:ascii="Calibri" w:hAnsi="Calibri" w:cs="Calibri"/>
            <w:color w:val="000000" w:themeColor="text1"/>
            <w:lang w:val="en-US"/>
            <w:rPrChange w:id="591" w:author="Hussey, Ian (PSY)" w:date="2025-10-06T10:27:00Z" w16du:dateUtc="2025-10-06T08:27:00Z">
              <w:rPr>
                <w:rFonts w:ascii="Calibri" w:hAnsi="Calibri" w:cs="Calibri"/>
                <w:color w:val="000000" w:themeColor="text1"/>
                <w:lang w:val="en-GB"/>
              </w:rPr>
            </w:rPrChange>
          </w:rPr>
          <w:t>non-</w:t>
        </w:r>
      </w:ins>
      <w:ins w:id="592" w:author="Hussey, Ian (PSY)" w:date="2025-10-06T10:08:00Z" w16du:dateUtc="2025-10-06T08:08:00Z">
        <w:r w:rsidRPr="00FC690C">
          <w:rPr>
            <w:rFonts w:ascii="Calibri" w:hAnsi="Calibri" w:cs="Calibri"/>
            <w:color w:val="000000" w:themeColor="text1"/>
            <w:lang w:val="en-US"/>
            <w:rPrChange w:id="593" w:author="Hussey, Ian (PSY)" w:date="2025-10-06T10:27:00Z" w16du:dateUtc="2025-10-06T08:27:00Z">
              <w:rPr>
                <w:rFonts w:ascii="Calibri" w:hAnsi="Calibri" w:cs="Calibri"/>
                <w:color w:val="000000" w:themeColor="text1"/>
                <w:lang w:val="en-GB"/>
              </w:rPr>
            </w:rPrChange>
          </w:rPr>
          <w:t>align</w:t>
        </w:r>
      </w:ins>
      <w:ins w:id="594" w:author="Hussey, Ian (PSY)" w:date="2025-10-06T10:09:00Z" w16du:dateUtc="2025-10-06T08:09:00Z">
        <w:r w:rsidRPr="00FC690C">
          <w:rPr>
            <w:rFonts w:ascii="Calibri" w:hAnsi="Calibri" w:cs="Calibri"/>
            <w:color w:val="000000" w:themeColor="text1"/>
            <w:lang w:val="en-US"/>
            <w:rPrChange w:id="595" w:author="Hussey, Ian (PSY)" w:date="2025-10-06T10:27:00Z" w16du:dateUtc="2025-10-06T08:27:00Z">
              <w:rPr>
                <w:rFonts w:ascii="Calibri" w:hAnsi="Calibri" w:cs="Calibri"/>
                <w:color w:val="000000" w:themeColor="text1"/>
                <w:lang w:val="en-GB"/>
              </w:rPr>
            </w:rPrChange>
          </w:rPr>
          <w:t>ed’ in the sense that what is being measured and how it is being measured use different modalities (e.g., self-reports of behavior, behavioral measures of subjective experience). Th</w:t>
        </w:r>
      </w:ins>
      <w:ins w:id="596" w:author="Hussey, Ian (PSY)" w:date="2025-10-06T10:10:00Z" w16du:dateUtc="2025-10-06T08:10:00Z">
        <w:r w:rsidRPr="00FC690C">
          <w:rPr>
            <w:rFonts w:ascii="Calibri" w:hAnsi="Calibri" w:cs="Calibri"/>
            <w:color w:val="000000" w:themeColor="text1"/>
            <w:lang w:val="en-US"/>
            <w:rPrChange w:id="597" w:author="Hussey, Ian (PSY)" w:date="2025-10-06T10:27:00Z" w16du:dateUtc="2025-10-06T08:27:00Z">
              <w:rPr>
                <w:rFonts w:ascii="Calibri" w:hAnsi="Calibri" w:cs="Calibri"/>
                <w:color w:val="000000" w:themeColor="text1"/>
                <w:lang w:val="en-GB"/>
              </w:rPr>
            </w:rPrChange>
          </w:rPr>
          <w:t>is distinction between aligned and non-aligned measures will become important later for the coding of measures that appear to span two categories.</w:t>
        </w:r>
      </w:ins>
    </w:p>
    <w:p w14:paraId="438D7F8E" w14:textId="77777777" w:rsidR="00AA2E23" w:rsidRPr="00FC690C" w:rsidRDefault="00AA2E23" w:rsidP="008C7AEF">
      <w:pPr>
        <w:spacing w:after="120" w:line="276" w:lineRule="auto"/>
        <w:jc w:val="both"/>
        <w:rPr>
          <w:rFonts w:ascii="Calibri" w:hAnsi="Calibri" w:cs="Calibri"/>
          <w:color w:val="000000" w:themeColor="text1"/>
          <w:lang w:val="en-US"/>
          <w:rPrChange w:id="598" w:author="Hussey, Ian (PSY)" w:date="2025-10-06T10:27:00Z" w16du:dateUtc="2025-10-06T08:27:00Z">
            <w:rPr>
              <w:rFonts w:ascii="Calibri" w:hAnsi="Calibri" w:cs="Calibri"/>
              <w:color w:val="000000" w:themeColor="text1"/>
              <w:lang w:val="en-GB"/>
            </w:rPr>
          </w:rPrChange>
        </w:rPr>
      </w:pPr>
    </w:p>
    <w:p w14:paraId="7B934FF2" w14:textId="29794811" w:rsidR="008C7AEF" w:rsidRPr="00FC690C" w:rsidRDefault="008C7AEF" w:rsidP="008C7AEF">
      <w:pPr>
        <w:spacing w:after="120" w:line="276" w:lineRule="auto"/>
        <w:jc w:val="both"/>
        <w:rPr>
          <w:rFonts w:ascii="Calibri" w:hAnsi="Calibri" w:cs="Calibri"/>
          <w:color w:val="000000" w:themeColor="text1"/>
          <w:lang w:val="en-US"/>
          <w:rPrChange w:id="599" w:author="Hussey, Ian (PSY)" w:date="2025-10-06T10:27:00Z" w16du:dateUtc="2025-10-06T08:27:00Z">
            <w:rPr>
              <w:rFonts w:ascii="Calibri" w:hAnsi="Calibri" w:cs="Calibri"/>
              <w:color w:val="000000" w:themeColor="text1"/>
              <w:lang w:val="en-GB"/>
            </w:rPr>
          </w:rPrChange>
        </w:rPr>
      </w:pPr>
      <w:r w:rsidRPr="00FC690C">
        <w:rPr>
          <w:rFonts w:ascii="Calibri" w:hAnsi="Calibri" w:cs="Calibri"/>
          <w:color w:val="000000" w:themeColor="text1"/>
          <w:lang w:val="en-US"/>
          <w:rPrChange w:id="600" w:author="Hussey, Ian (PSY)" w:date="2025-10-06T10:27:00Z" w16du:dateUtc="2025-10-06T08:27:00Z">
            <w:rPr>
              <w:rFonts w:ascii="Calibri" w:hAnsi="Calibri" w:cs="Calibri"/>
              <w:color w:val="000000" w:themeColor="text1"/>
              <w:lang w:val="en-GB"/>
            </w:rPr>
          </w:rPrChange>
        </w:rPr>
        <w:t>We recommend the following procedure:</w:t>
      </w:r>
    </w:p>
    <w:p w14:paraId="7607DF49" w14:textId="0B184238" w:rsidR="00D7039F" w:rsidRPr="00FC690C" w:rsidRDefault="00D7039F" w:rsidP="007D6302">
      <w:pPr>
        <w:pStyle w:val="ListParagraph"/>
        <w:numPr>
          <w:ilvl w:val="0"/>
          <w:numId w:val="28"/>
        </w:numPr>
        <w:spacing w:after="120" w:line="276" w:lineRule="auto"/>
        <w:jc w:val="both"/>
        <w:rPr>
          <w:rFonts w:ascii="Calibri" w:hAnsi="Calibri" w:cs="Calibri"/>
          <w:b/>
          <w:bCs/>
          <w:color w:val="000000" w:themeColor="text1"/>
          <w:lang w:val="en-US"/>
          <w:rPrChange w:id="601" w:author="Hussey, Ian (PSY)" w:date="2025-10-06T10:27:00Z" w16du:dateUtc="2025-10-06T08:27:00Z">
            <w:rPr>
              <w:rFonts w:ascii="Calibri" w:hAnsi="Calibri" w:cs="Calibri"/>
              <w:b/>
              <w:bCs/>
              <w:color w:val="000000" w:themeColor="text1"/>
              <w:lang w:val="en-GB"/>
            </w:rPr>
          </w:rPrChange>
        </w:rPr>
      </w:pPr>
      <w:r w:rsidRPr="00FC690C">
        <w:rPr>
          <w:rFonts w:ascii="Calibri" w:hAnsi="Calibri" w:cs="Calibri"/>
          <w:b/>
          <w:bCs/>
          <w:color w:val="000000" w:themeColor="text1"/>
          <w:lang w:val="en-US"/>
          <w:rPrChange w:id="602" w:author="Hussey, Ian (PSY)" w:date="2025-10-06T10:27:00Z" w16du:dateUtc="2025-10-06T08:27:00Z">
            <w:rPr>
              <w:rFonts w:ascii="Calibri" w:hAnsi="Calibri" w:cs="Calibri"/>
              <w:b/>
              <w:bCs/>
              <w:color w:val="000000" w:themeColor="text1"/>
              <w:lang w:val="en-GB"/>
            </w:rPr>
          </w:rPrChange>
        </w:rPr>
        <w:t>Start by determining how it is being measured (rows) – classify the method</w:t>
      </w:r>
      <w:ins w:id="603" w:author="Hussey, Ian (PSY)" w:date="2025-10-06T10:11:00Z" w16du:dateUtc="2025-10-06T08:11:00Z">
        <w:r w:rsidR="00113DDE" w:rsidRPr="00FC690C">
          <w:rPr>
            <w:rFonts w:ascii="Calibri" w:hAnsi="Calibri" w:cs="Calibri"/>
            <w:b/>
            <w:bCs/>
            <w:color w:val="000000" w:themeColor="text1"/>
            <w:lang w:val="en-US"/>
            <w:rPrChange w:id="604" w:author="Hussey, Ian (PSY)" w:date="2025-10-06T10:27:00Z" w16du:dateUtc="2025-10-06T08:27:00Z">
              <w:rPr>
                <w:rFonts w:ascii="Calibri" w:hAnsi="Calibri" w:cs="Calibri"/>
                <w:b/>
                <w:bCs/>
                <w:color w:val="000000" w:themeColor="text1"/>
                <w:lang w:val="en-GB"/>
              </w:rPr>
            </w:rPrChange>
          </w:rPr>
          <w:t xml:space="preserve"> modality</w:t>
        </w:r>
      </w:ins>
      <w:r w:rsidRPr="00FC690C">
        <w:rPr>
          <w:rFonts w:ascii="Calibri" w:hAnsi="Calibri" w:cs="Calibri"/>
          <w:b/>
          <w:bCs/>
          <w:color w:val="000000" w:themeColor="text1"/>
          <w:lang w:val="en-US"/>
          <w:rPrChange w:id="605" w:author="Hussey, Ian (PSY)" w:date="2025-10-06T10:27:00Z" w16du:dateUtc="2025-10-06T08:27:00Z">
            <w:rPr>
              <w:rFonts w:ascii="Calibri" w:hAnsi="Calibri" w:cs="Calibri"/>
              <w:b/>
              <w:bCs/>
              <w:color w:val="000000" w:themeColor="text1"/>
              <w:lang w:val="en-GB"/>
            </w:rPr>
          </w:rPrChange>
        </w:rPr>
        <w:t>.</w:t>
      </w:r>
    </w:p>
    <w:p w14:paraId="65DDC858" w14:textId="759D3735" w:rsidR="0053265A" w:rsidRPr="00FC690C" w:rsidRDefault="00D7039F" w:rsidP="00AD5EEA">
      <w:pPr>
        <w:pStyle w:val="ListParagraph"/>
        <w:numPr>
          <w:ilvl w:val="0"/>
          <w:numId w:val="21"/>
        </w:numPr>
        <w:spacing w:line="276" w:lineRule="auto"/>
        <w:jc w:val="both"/>
        <w:rPr>
          <w:rFonts w:ascii="Calibri" w:hAnsi="Calibri" w:cs="Calibri"/>
          <w:b/>
          <w:bCs/>
          <w:color w:val="000000" w:themeColor="text1"/>
          <w:lang w:val="en-US"/>
          <w:rPrChange w:id="606" w:author="Hussey, Ian (PSY)" w:date="2025-10-06T10:27:00Z" w16du:dateUtc="2025-10-06T08:27:00Z">
            <w:rPr>
              <w:rFonts w:ascii="Calibri" w:hAnsi="Calibri" w:cs="Calibri"/>
              <w:b/>
              <w:bCs/>
              <w:color w:val="000000" w:themeColor="text1"/>
              <w:lang w:val="en-GB"/>
            </w:rPr>
          </w:rPrChange>
        </w:rPr>
      </w:pPr>
      <w:r w:rsidRPr="00FC690C">
        <w:rPr>
          <w:rFonts w:ascii="Calibri" w:hAnsi="Calibri" w:cs="Calibri"/>
          <w:b/>
          <w:bCs/>
          <w:color w:val="000000" w:themeColor="text1"/>
          <w:lang w:val="en-US"/>
          <w:rPrChange w:id="607" w:author="Hussey, Ian (PSY)" w:date="2025-10-06T10:27:00Z" w16du:dateUtc="2025-10-06T08:27:00Z">
            <w:rPr>
              <w:rFonts w:ascii="Calibri" w:hAnsi="Calibri" w:cs="Calibri"/>
              <w:b/>
              <w:bCs/>
              <w:color w:val="000000" w:themeColor="text1"/>
              <w:lang w:val="en-GB"/>
            </w:rPr>
          </w:rPrChange>
        </w:rPr>
        <w:t>Identify</w:t>
      </w:r>
      <w:r w:rsidR="002A2D38" w:rsidRPr="00FC690C">
        <w:rPr>
          <w:rFonts w:ascii="Calibri" w:hAnsi="Calibri" w:cs="Calibri"/>
          <w:b/>
          <w:bCs/>
          <w:color w:val="000000" w:themeColor="text1"/>
          <w:lang w:val="en-US"/>
          <w:rPrChange w:id="608" w:author="Hussey, Ian (PSY)" w:date="2025-10-06T10:27:00Z" w16du:dateUtc="2025-10-06T08:27:00Z">
            <w:rPr>
              <w:rFonts w:ascii="Calibri" w:hAnsi="Calibri" w:cs="Calibri"/>
              <w:b/>
              <w:bCs/>
              <w:color w:val="000000" w:themeColor="text1"/>
              <w:lang w:val="en-GB"/>
            </w:rPr>
          </w:rPrChange>
        </w:rPr>
        <w:t xml:space="preserve"> what is being measured (columns) – classify the construct</w:t>
      </w:r>
      <w:ins w:id="609" w:author="Hussey, Ian (PSY)" w:date="2025-10-06T10:11:00Z" w16du:dateUtc="2025-10-06T08:11:00Z">
        <w:r w:rsidR="00113DDE" w:rsidRPr="00FC690C">
          <w:rPr>
            <w:rFonts w:ascii="Calibri" w:hAnsi="Calibri" w:cs="Calibri"/>
            <w:b/>
            <w:bCs/>
            <w:color w:val="000000" w:themeColor="text1"/>
            <w:lang w:val="en-US"/>
            <w:rPrChange w:id="610" w:author="Hussey, Ian (PSY)" w:date="2025-10-06T10:27:00Z" w16du:dateUtc="2025-10-06T08:27:00Z">
              <w:rPr>
                <w:rFonts w:ascii="Calibri" w:hAnsi="Calibri" w:cs="Calibri"/>
                <w:b/>
                <w:bCs/>
                <w:color w:val="000000" w:themeColor="text1"/>
                <w:lang w:val="en-GB"/>
              </w:rPr>
            </w:rPrChange>
          </w:rPr>
          <w:t xml:space="preserve"> modality</w:t>
        </w:r>
      </w:ins>
      <w:r w:rsidR="002A2D38" w:rsidRPr="00FC690C">
        <w:rPr>
          <w:rFonts w:ascii="Calibri" w:hAnsi="Calibri" w:cs="Calibri"/>
          <w:b/>
          <w:bCs/>
          <w:color w:val="000000" w:themeColor="text1"/>
          <w:lang w:val="en-US"/>
          <w:rPrChange w:id="611" w:author="Hussey, Ian (PSY)" w:date="2025-10-06T10:27:00Z" w16du:dateUtc="2025-10-06T08:27:00Z">
            <w:rPr>
              <w:rFonts w:ascii="Calibri" w:hAnsi="Calibri" w:cs="Calibri"/>
              <w:b/>
              <w:bCs/>
              <w:color w:val="000000" w:themeColor="text1"/>
              <w:lang w:val="en-GB"/>
            </w:rPr>
          </w:rPrChange>
        </w:rPr>
        <w:t>.</w:t>
      </w:r>
    </w:p>
    <w:p w14:paraId="5B577B98" w14:textId="77777777" w:rsidR="00AA2E23" w:rsidRPr="00FC690C" w:rsidRDefault="00AA2E23" w:rsidP="00AD5EEA">
      <w:pPr>
        <w:spacing w:line="276" w:lineRule="auto"/>
        <w:jc w:val="both"/>
        <w:rPr>
          <w:ins w:id="612" w:author="Hussey, Ian (PSY)" w:date="2025-10-06T09:29:00Z" w16du:dateUtc="2025-10-06T07:29:00Z"/>
          <w:rFonts w:ascii="Calibri" w:hAnsi="Calibri" w:cs="Calibri"/>
          <w:color w:val="000000" w:themeColor="text1"/>
          <w:lang w:val="en-US"/>
          <w:rPrChange w:id="613" w:author="Hussey, Ian (PSY)" w:date="2025-10-06T10:27:00Z" w16du:dateUtc="2025-10-06T08:27:00Z">
            <w:rPr>
              <w:ins w:id="614" w:author="Hussey, Ian (PSY)" w:date="2025-10-06T09:29:00Z" w16du:dateUtc="2025-10-06T07:29:00Z"/>
              <w:rFonts w:ascii="Calibri" w:hAnsi="Calibri" w:cs="Calibri"/>
              <w:color w:val="000000" w:themeColor="text1"/>
            </w:rPr>
          </w:rPrChange>
        </w:rPr>
      </w:pPr>
    </w:p>
    <w:p w14:paraId="4C9FF62D" w14:textId="3F131D4A" w:rsidR="003148D3" w:rsidRPr="00FC690C" w:rsidRDefault="05F8700A" w:rsidP="00AD5EEA">
      <w:pPr>
        <w:spacing w:line="276" w:lineRule="auto"/>
        <w:jc w:val="both"/>
        <w:rPr>
          <w:rFonts w:ascii="Calibri" w:hAnsi="Calibri" w:cs="Calibri"/>
          <w:color w:val="000000" w:themeColor="text1"/>
          <w:lang w:val="en-US"/>
          <w:rPrChange w:id="615"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616" w:author="Hussey, Ian (PSY)" w:date="2025-10-06T10:27:00Z" w16du:dateUtc="2025-10-06T08:27:00Z">
            <w:rPr>
              <w:rFonts w:ascii="Calibri" w:hAnsi="Calibri" w:cs="Calibri"/>
              <w:color w:val="000000" w:themeColor="text1"/>
            </w:rPr>
          </w:rPrChange>
        </w:rPr>
        <w:t xml:space="preserve">The cells that are grey in the table are what we refer to as a </w:t>
      </w:r>
      <w:r w:rsidR="00DB37C9" w:rsidRPr="00FC690C">
        <w:rPr>
          <w:rFonts w:ascii="Calibri" w:hAnsi="Calibri" w:cs="Calibri"/>
          <w:color w:val="000000" w:themeColor="text1"/>
          <w:lang w:val="en-US"/>
          <w:rPrChange w:id="617" w:author="Hussey, Ian (PSY)" w:date="2025-10-06T10:27:00Z" w16du:dateUtc="2025-10-06T08:27:00Z">
            <w:rPr>
              <w:rFonts w:ascii="Calibri" w:hAnsi="Calibri" w:cs="Calibri"/>
              <w:color w:val="000000" w:themeColor="text1"/>
            </w:rPr>
          </w:rPrChange>
        </w:rPr>
        <w:t>‘</w:t>
      </w:r>
      <w:r w:rsidRPr="00FC690C">
        <w:rPr>
          <w:rFonts w:ascii="Calibri" w:hAnsi="Calibri" w:cs="Calibri"/>
          <w:color w:val="000000" w:themeColor="text1"/>
          <w:lang w:val="en-US"/>
          <w:rPrChange w:id="618" w:author="Hussey, Ian (PSY)" w:date="2025-10-06T10:27:00Z" w16du:dateUtc="2025-10-06T08:27:00Z">
            <w:rPr>
              <w:rFonts w:ascii="Calibri" w:hAnsi="Calibri" w:cs="Calibri"/>
              <w:color w:val="000000" w:themeColor="text1"/>
            </w:rPr>
          </w:rPrChange>
        </w:rPr>
        <w:t>pure category</w:t>
      </w:r>
      <w:r w:rsidR="00DB37C9" w:rsidRPr="00FC690C">
        <w:rPr>
          <w:rFonts w:ascii="Calibri" w:hAnsi="Calibri" w:cs="Calibri"/>
          <w:color w:val="000000" w:themeColor="text1"/>
          <w:lang w:val="en-US"/>
          <w:rPrChange w:id="619" w:author="Hussey, Ian (PSY)" w:date="2025-10-06T10:27:00Z" w16du:dateUtc="2025-10-06T08:27:00Z">
            <w:rPr>
              <w:rFonts w:ascii="Calibri" w:hAnsi="Calibri" w:cs="Calibri"/>
              <w:color w:val="000000" w:themeColor="text1"/>
            </w:rPr>
          </w:rPrChange>
        </w:rPr>
        <w:t>’</w:t>
      </w:r>
      <w:r w:rsidRPr="00FC690C">
        <w:rPr>
          <w:rFonts w:ascii="Calibri" w:hAnsi="Calibri" w:cs="Calibri"/>
          <w:color w:val="000000" w:themeColor="text1"/>
          <w:lang w:val="en-US"/>
          <w:rPrChange w:id="620" w:author="Hussey, Ian (PSY)" w:date="2025-10-06T10:27:00Z" w16du:dateUtc="2025-10-06T08:27:00Z">
            <w:rPr>
              <w:rFonts w:ascii="Calibri" w:hAnsi="Calibri" w:cs="Calibri"/>
              <w:color w:val="000000" w:themeColor="text1"/>
            </w:rPr>
          </w:rPrChange>
        </w:rPr>
        <w:t xml:space="preserve">, referring to the idea that the form of the latent variable aligns with the method to measure or retrieve it. One such example are experiences that are </w:t>
      </w:r>
      <w:r w:rsidR="00DB37C9" w:rsidRPr="00FC690C">
        <w:rPr>
          <w:rFonts w:ascii="Calibri" w:hAnsi="Calibri" w:cs="Calibri"/>
          <w:color w:val="000000" w:themeColor="text1"/>
          <w:lang w:val="en-US"/>
          <w:rPrChange w:id="621" w:author="Hussey, Ian (PSY)" w:date="2025-10-06T10:27:00Z" w16du:dateUtc="2025-10-06T08:27:00Z">
            <w:rPr>
              <w:rFonts w:ascii="Calibri" w:hAnsi="Calibri" w:cs="Calibri"/>
              <w:color w:val="000000" w:themeColor="text1"/>
            </w:rPr>
          </w:rPrChange>
        </w:rPr>
        <w:t>subjective by nature</w:t>
      </w:r>
      <w:r w:rsidRPr="00FC690C">
        <w:rPr>
          <w:rFonts w:ascii="Calibri" w:hAnsi="Calibri" w:cs="Calibri"/>
          <w:color w:val="000000" w:themeColor="text1"/>
          <w:lang w:val="en-US"/>
          <w:rPrChange w:id="622" w:author="Hussey, Ian (PSY)" w:date="2025-10-06T10:27:00Z" w16du:dateUtc="2025-10-06T08:27:00Z">
            <w:rPr>
              <w:rFonts w:ascii="Calibri" w:hAnsi="Calibri" w:cs="Calibri"/>
              <w:color w:val="000000" w:themeColor="text1"/>
            </w:rPr>
          </w:rPrChange>
        </w:rPr>
        <w:t xml:space="preserve"> (e.g. feelings, attitudes, expectations), which are best measured using forms of self-revelation, in our case self-reports.</w:t>
      </w:r>
    </w:p>
    <w:p w14:paraId="362B4264" w14:textId="42448F9F" w:rsidR="00BE7971" w:rsidRPr="00FC690C" w:rsidRDefault="000E0CAF" w:rsidP="00AD5EEA">
      <w:pPr>
        <w:spacing w:line="276" w:lineRule="auto"/>
        <w:jc w:val="both"/>
        <w:rPr>
          <w:rFonts w:ascii="Calibri" w:hAnsi="Calibri" w:cs="Calibri"/>
          <w:color w:val="000000" w:themeColor="text1"/>
          <w:lang w:val="en-US"/>
          <w:rPrChange w:id="623"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624" w:author="Hussey, Ian (PSY)" w:date="2025-10-06T10:27:00Z" w16du:dateUtc="2025-10-06T08:27:00Z">
            <w:rPr>
              <w:rFonts w:ascii="Calibri" w:hAnsi="Calibri" w:cs="Calibri"/>
              <w:color w:val="000000" w:themeColor="text1"/>
              <w:lang w:val="en-GB"/>
            </w:rPr>
          </w:rPrChange>
        </w:rPr>
        <w:t xml:space="preserve">For each category of both </w:t>
      </w:r>
      <w:r w:rsidR="00FB6BA9" w:rsidRPr="00FC690C">
        <w:rPr>
          <w:rFonts w:ascii="Calibri" w:hAnsi="Calibri" w:cs="Calibri"/>
          <w:color w:val="000000" w:themeColor="text1"/>
          <w:lang w:val="en-US"/>
          <w:rPrChange w:id="625" w:author="Hussey, Ian (PSY)" w:date="2025-10-06T10:27:00Z" w16du:dateUtc="2025-10-06T08:27:00Z">
            <w:rPr>
              <w:rFonts w:ascii="Calibri" w:hAnsi="Calibri" w:cs="Calibri"/>
              <w:color w:val="000000" w:themeColor="text1"/>
              <w:lang w:val="en-GB"/>
            </w:rPr>
          </w:rPrChange>
        </w:rPr>
        <w:t xml:space="preserve">dimension </w:t>
      </w:r>
      <w:r w:rsidR="005A0B98" w:rsidRPr="00FC690C">
        <w:rPr>
          <w:rFonts w:ascii="Calibri" w:hAnsi="Calibri" w:cs="Calibri"/>
          <w:color w:val="000000" w:themeColor="text1"/>
          <w:lang w:val="en-US"/>
          <w:rPrChange w:id="626" w:author="Hussey, Ian (PSY)" w:date="2025-10-06T10:27:00Z" w16du:dateUtc="2025-10-06T08:27:00Z">
            <w:rPr>
              <w:rFonts w:ascii="Calibri" w:hAnsi="Calibri" w:cs="Calibri"/>
              <w:color w:val="000000" w:themeColor="text1"/>
              <w:lang w:val="en-GB"/>
            </w:rPr>
          </w:rPrChange>
        </w:rPr>
        <w:t>– what is being measured and how it is being measured</w:t>
      </w:r>
      <w:r w:rsidRPr="00FC690C">
        <w:rPr>
          <w:rFonts w:ascii="Calibri" w:hAnsi="Calibri" w:cs="Calibri"/>
          <w:color w:val="000000" w:themeColor="text1"/>
          <w:lang w:val="en-US"/>
          <w:rPrChange w:id="627" w:author="Hussey, Ian (PSY)" w:date="2025-10-06T10:27:00Z" w16du:dateUtc="2025-10-06T08:27:00Z">
            <w:rPr>
              <w:rFonts w:ascii="Calibri" w:hAnsi="Calibri" w:cs="Calibri"/>
              <w:color w:val="000000" w:themeColor="text1"/>
              <w:lang w:val="en-GB"/>
            </w:rPr>
          </w:rPrChange>
        </w:rPr>
        <w:t xml:space="preserve"> </w:t>
      </w:r>
      <w:r w:rsidR="001B1ACE" w:rsidRPr="00FC690C">
        <w:rPr>
          <w:rFonts w:ascii="Calibri" w:hAnsi="Calibri" w:cs="Calibri"/>
          <w:color w:val="000000" w:themeColor="text1"/>
          <w:lang w:val="en-US"/>
          <w:rPrChange w:id="628" w:author="Hussey, Ian (PSY)" w:date="2025-10-06T10:27:00Z" w16du:dateUtc="2025-10-06T08:27:00Z">
            <w:rPr>
              <w:rFonts w:ascii="Calibri" w:hAnsi="Calibri" w:cs="Calibri"/>
              <w:color w:val="000000" w:themeColor="text1"/>
              <w:lang w:val="en-GB"/>
            </w:rPr>
          </w:rPrChange>
        </w:rPr>
        <w:t>–</w:t>
      </w:r>
      <w:r w:rsidR="00FB6BA9" w:rsidRPr="00FC690C">
        <w:rPr>
          <w:rFonts w:ascii="Calibri" w:hAnsi="Calibri" w:cs="Calibri"/>
          <w:color w:val="000000" w:themeColor="text1"/>
          <w:lang w:val="en-US"/>
          <w:rPrChange w:id="629" w:author="Hussey, Ian (PSY)" w:date="2025-10-06T10:27:00Z" w16du:dateUtc="2025-10-06T08:27:00Z">
            <w:rPr>
              <w:rFonts w:ascii="Calibri" w:hAnsi="Calibri" w:cs="Calibri"/>
              <w:color w:val="000000" w:themeColor="text1"/>
              <w:lang w:val="en-GB"/>
            </w:rPr>
          </w:rPrChange>
        </w:rPr>
        <w:t xml:space="preserve"> </w:t>
      </w:r>
      <w:r w:rsidR="001B1ACE" w:rsidRPr="00FC690C">
        <w:rPr>
          <w:rFonts w:ascii="Calibri" w:hAnsi="Calibri" w:cs="Calibri"/>
          <w:color w:val="000000" w:themeColor="text1"/>
          <w:lang w:val="en-US"/>
          <w:rPrChange w:id="630" w:author="Hussey, Ian (PSY)" w:date="2025-10-06T10:27:00Z" w16du:dateUtc="2025-10-06T08:27:00Z">
            <w:rPr>
              <w:rFonts w:ascii="Calibri" w:hAnsi="Calibri" w:cs="Calibri"/>
              <w:color w:val="000000" w:themeColor="text1"/>
            </w:rPr>
          </w:rPrChange>
        </w:rPr>
        <w:t xml:space="preserve">you will find detailed </w:t>
      </w:r>
      <w:r w:rsidR="003E6BC8" w:rsidRPr="00FC690C">
        <w:rPr>
          <w:rFonts w:ascii="Calibri" w:hAnsi="Calibri" w:cs="Calibri"/>
          <w:color w:val="000000" w:themeColor="text1"/>
          <w:lang w:val="en-US"/>
          <w:rPrChange w:id="631" w:author="Hussey, Ian (PSY)" w:date="2025-10-06T10:27:00Z" w16du:dateUtc="2025-10-06T08:27:00Z">
            <w:rPr>
              <w:rFonts w:ascii="Calibri" w:hAnsi="Calibri" w:cs="Calibri"/>
              <w:color w:val="000000" w:themeColor="text1"/>
            </w:rPr>
          </w:rPrChange>
        </w:rPr>
        <w:t xml:space="preserve">explanations </w:t>
      </w:r>
      <w:r w:rsidR="007E03EF" w:rsidRPr="00FC690C">
        <w:rPr>
          <w:rFonts w:ascii="Calibri" w:hAnsi="Calibri" w:cs="Calibri"/>
          <w:color w:val="000000" w:themeColor="text1"/>
          <w:lang w:val="en-US"/>
          <w:rPrChange w:id="632" w:author="Hussey, Ian (PSY)" w:date="2025-10-06T10:27:00Z" w16du:dateUtc="2025-10-06T08:27:00Z">
            <w:rPr>
              <w:rFonts w:ascii="Calibri" w:hAnsi="Calibri" w:cs="Calibri"/>
              <w:color w:val="000000" w:themeColor="text1"/>
            </w:rPr>
          </w:rPrChange>
        </w:rPr>
        <w:t>in the next section</w:t>
      </w:r>
      <w:r w:rsidR="003E6BC8" w:rsidRPr="00FC690C">
        <w:rPr>
          <w:rFonts w:ascii="Calibri" w:hAnsi="Calibri" w:cs="Calibri"/>
          <w:color w:val="000000" w:themeColor="text1"/>
          <w:lang w:val="en-US"/>
          <w:rPrChange w:id="633" w:author="Hussey, Ian (PSY)" w:date="2025-10-06T10:27:00Z" w16du:dateUtc="2025-10-06T08:27:00Z">
            <w:rPr>
              <w:rFonts w:ascii="Calibri" w:hAnsi="Calibri" w:cs="Calibri"/>
              <w:color w:val="000000" w:themeColor="text1"/>
            </w:rPr>
          </w:rPrChange>
        </w:rPr>
        <w:t>.</w:t>
      </w:r>
    </w:p>
    <w:p w14:paraId="60D3BE89" w14:textId="77777777" w:rsidR="00FB6BA9" w:rsidRPr="00FC690C" w:rsidRDefault="00FB6BA9" w:rsidP="00AD5EEA">
      <w:pPr>
        <w:spacing w:line="276" w:lineRule="auto"/>
        <w:jc w:val="both"/>
        <w:rPr>
          <w:rFonts w:ascii="Calibri" w:hAnsi="Calibri" w:cs="Calibri"/>
          <w:color w:val="000000" w:themeColor="text1"/>
          <w:lang w:val="en-US"/>
          <w:rPrChange w:id="634" w:author="Hussey, Ian (PSY)" w:date="2025-10-06T10:27:00Z" w16du:dateUtc="2025-10-06T08:27:00Z">
            <w:rPr>
              <w:rFonts w:ascii="Calibri" w:hAnsi="Calibri" w:cs="Calibri"/>
              <w:color w:val="000000" w:themeColor="text1"/>
              <w:lang w:val="en-GB"/>
            </w:rPr>
          </w:rPrChange>
        </w:rPr>
      </w:pPr>
      <w:r w:rsidRPr="00FC690C">
        <w:rPr>
          <w:rFonts w:ascii="Calibri" w:hAnsi="Calibri" w:cs="Calibri"/>
          <w:color w:val="000000" w:themeColor="text1"/>
          <w:lang w:val="en-US"/>
          <w:rPrChange w:id="635" w:author="Hussey, Ian (PSY)" w:date="2025-10-06T10:27:00Z" w16du:dateUtc="2025-10-06T08:27:00Z">
            <w:rPr>
              <w:rFonts w:ascii="Calibri" w:hAnsi="Calibri" w:cs="Calibri"/>
              <w:color w:val="000000" w:themeColor="text1"/>
              <w:lang w:val="en-GB"/>
            </w:rPr>
          </w:rPrChange>
        </w:rPr>
        <w:t>For each category, you will find:</w:t>
      </w:r>
    </w:p>
    <w:p w14:paraId="364165BC" w14:textId="77777777" w:rsidR="00FB6BA9" w:rsidRPr="00FC690C" w:rsidRDefault="00FB6BA9" w:rsidP="00AD5EEA">
      <w:pPr>
        <w:numPr>
          <w:ilvl w:val="0"/>
          <w:numId w:val="14"/>
        </w:numPr>
        <w:spacing w:line="276" w:lineRule="auto"/>
        <w:jc w:val="both"/>
        <w:rPr>
          <w:rFonts w:ascii="Calibri" w:hAnsi="Calibri" w:cs="Calibri"/>
          <w:color w:val="000000" w:themeColor="text1"/>
          <w:lang w:val="en-US"/>
          <w:rPrChange w:id="636" w:author="Hussey, Ian (PSY)" w:date="2025-10-06T10:27:00Z" w16du:dateUtc="2025-10-06T08:27:00Z">
            <w:rPr>
              <w:rFonts w:ascii="Calibri" w:hAnsi="Calibri" w:cs="Calibri"/>
              <w:color w:val="000000" w:themeColor="text1"/>
              <w:lang w:val="en-GB"/>
            </w:rPr>
          </w:rPrChange>
        </w:rPr>
      </w:pPr>
      <w:r w:rsidRPr="00FC690C">
        <w:rPr>
          <w:rFonts w:ascii="Calibri" w:hAnsi="Calibri" w:cs="Calibri"/>
          <w:b/>
          <w:bCs/>
          <w:color w:val="000000" w:themeColor="text1"/>
          <w:lang w:val="en-US"/>
          <w:rPrChange w:id="637" w:author="Hussey, Ian (PSY)" w:date="2025-10-06T10:27:00Z" w16du:dateUtc="2025-10-06T08:27:00Z">
            <w:rPr>
              <w:rFonts w:ascii="Calibri" w:hAnsi="Calibri" w:cs="Calibri"/>
              <w:b/>
              <w:bCs/>
              <w:color w:val="000000" w:themeColor="text1"/>
              <w:lang w:val="en-GB"/>
            </w:rPr>
          </w:rPrChange>
        </w:rPr>
        <w:t>Definition</w:t>
      </w:r>
      <w:r w:rsidRPr="00FC690C">
        <w:rPr>
          <w:rFonts w:ascii="Calibri" w:hAnsi="Calibri" w:cs="Calibri"/>
          <w:color w:val="000000" w:themeColor="text1"/>
          <w:lang w:val="en-US"/>
          <w:rPrChange w:id="638" w:author="Hussey, Ian (PSY)" w:date="2025-10-06T10:27:00Z" w16du:dateUtc="2025-10-06T08:27:00Z">
            <w:rPr>
              <w:rFonts w:ascii="Calibri" w:hAnsi="Calibri" w:cs="Calibri"/>
              <w:color w:val="000000" w:themeColor="text1"/>
              <w:lang w:val="en-GB"/>
            </w:rPr>
          </w:rPrChange>
        </w:rPr>
        <w:t>: A brief description of what the category includes and how it should be interpreted.</w:t>
      </w:r>
    </w:p>
    <w:p w14:paraId="05E8C095" w14:textId="42E6E51C" w:rsidR="00FB6BA9" w:rsidRPr="00FC690C" w:rsidRDefault="64DE1F8E" w:rsidP="00AD5EEA">
      <w:pPr>
        <w:numPr>
          <w:ilvl w:val="0"/>
          <w:numId w:val="14"/>
        </w:numPr>
        <w:spacing w:line="276" w:lineRule="auto"/>
        <w:jc w:val="both"/>
        <w:rPr>
          <w:rFonts w:ascii="Calibri" w:hAnsi="Calibri" w:cs="Calibri"/>
          <w:color w:val="000000" w:themeColor="text1"/>
          <w:lang w:val="en-US"/>
          <w:rPrChange w:id="639" w:author="Hussey, Ian (PSY)" w:date="2025-10-06T10:27:00Z" w16du:dateUtc="2025-10-06T08:27:00Z">
            <w:rPr>
              <w:rFonts w:ascii="Calibri" w:hAnsi="Calibri" w:cs="Calibri"/>
              <w:color w:val="000000" w:themeColor="text1"/>
              <w:lang w:val="en-GB"/>
            </w:rPr>
          </w:rPrChange>
        </w:rPr>
      </w:pPr>
      <w:r w:rsidRPr="00FC690C">
        <w:rPr>
          <w:rFonts w:ascii="Calibri" w:hAnsi="Calibri" w:cs="Calibri"/>
          <w:b/>
          <w:bCs/>
          <w:color w:val="000000" w:themeColor="text1"/>
          <w:lang w:val="en-US"/>
          <w:rPrChange w:id="640" w:author="Hussey, Ian (PSY)" w:date="2025-10-06T10:27:00Z" w16du:dateUtc="2025-10-06T08:27:00Z">
            <w:rPr>
              <w:rFonts w:ascii="Calibri" w:hAnsi="Calibri" w:cs="Calibri"/>
              <w:b/>
              <w:bCs/>
              <w:color w:val="000000" w:themeColor="text1"/>
              <w:lang w:val="en-GB"/>
            </w:rPr>
          </w:rPrChange>
        </w:rPr>
        <w:t>Keywords to Look Out For</w:t>
      </w:r>
      <w:r w:rsidRPr="00FC690C">
        <w:rPr>
          <w:rFonts w:ascii="Calibri" w:hAnsi="Calibri" w:cs="Calibri"/>
          <w:color w:val="000000" w:themeColor="text1"/>
          <w:lang w:val="en-US"/>
          <w:rPrChange w:id="641" w:author="Hussey, Ian (PSY)" w:date="2025-10-06T10:27:00Z" w16du:dateUtc="2025-10-06T08:27:00Z">
            <w:rPr>
              <w:rFonts w:ascii="Calibri" w:hAnsi="Calibri" w:cs="Calibri"/>
              <w:color w:val="000000" w:themeColor="text1"/>
              <w:lang w:val="en-GB"/>
            </w:rPr>
          </w:rPrChange>
        </w:rPr>
        <w:t>: Typical terms or phrases that often indicate this type of measure. These are not exhaustive or definitive but serve as helpful cues.</w:t>
      </w:r>
    </w:p>
    <w:p w14:paraId="2E5FDD26" w14:textId="2484DED8" w:rsidR="009D3C1C" w:rsidRPr="00FC690C" w:rsidRDefault="00FB6BA9" w:rsidP="00AD5EEA">
      <w:pPr>
        <w:numPr>
          <w:ilvl w:val="0"/>
          <w:numId w:val="14"/>
        </w:numPr>
        <w:spacing w:line="276" w:lineRule="auto"/>
        <w:jc w:val="both"/>
        <w:rPr>
          <w:rFonts w:ascii="Calibri" w:hAnsi="Calibri" w:cs="Calibri"/>
          <w:color w:val="000000" w:themeColor="text1"/>
          <w:lang w:val="en-US"/>
          <w:rPrChange w:id="642" w:author="Hussey, Ian (PSY)" w:date="2025-10-06T10:27:00Z" w16du:dateUtc="2025-10-06T08:27:00Z">
            <w:rPr>
              <w:rFonts w:ascii="Calibri" w:hAnsi="Calibri" w:cs="Calibri"/>
              <w:color w:val="000000" w:themeColor="text1"/>
              <w:lang w:val="en-GB"/>
            </w:rPr>
          </w:rPrChange>
        </w:rPr>
        <w:sectPr w:rsidR="009D3C1C" w:rsidRPr="00FC690C">
          <w:footerReference w:type="default" r:id="rId8"/>
          <w:pgSz w:w="11906" w:h="16838"/>
          <w:pgMar w:top="1417" w:right="1417" w:bottom="1134" w:left="1417" w:header="708" w:footer="708" w:gutter="0"/>
          <w:pgNumType w:start="1"/>
          <w:cols w:space="720"/>
        </w:sectPr>
      </w:pPr>
      <w:r w:rsidRPr="00FC690C">
        <w:rPr>
          <w:rFonts w:ascii="Calibri" w:hAnsi="Calibri" w:cs="Calibri"/>
          <w:b/>
          <w:bCs/>
          <w:color w:val="000000" w:themeColor="text1"/>
          <w:lang w:val="en-US"/>
          <w:rPrChange w:id="643" w:author="Hussey, Ian (PSY)" w:date="2025-10-06T10:27:00Z" w16du:dateUtc="2025-10-06T08:27:00Z">
            <w:rPr>
              <w:rFonts w:ascii="Calibri" w:hAnsi="Calibri" w:cs="Calibri"/>
              <w:b/>
              <w:bCs/>
              <w:color w:val="000000" w:themeColor="text1"/>
              <w:lang w:val="en-GB"/>
            </w:rPr>
          </w:rPrChange>
        </w:rPr>
        <w:t>Examples</w:t>
      </w:r>
      <w:r w:rsidRPr="00FC690C">
        <w:rPr>
          <w:rFonts w:ascii="Calibri" w:hAnsi="Calibri" w:cs="Calibri"/>
          <w:color w:val="000000" w:themeColor="text1"/>
          <w:lang w:val="en-US"/>
          <w:rPrChange w:id="644" w:author="Hussey, Ian (PSY)" w:date="2025-10-06T10:27:00Z" w16du:dateUtc="2025-10-06T08:27:00Z">
            <w:rPr>
              <w:rFonts w:ascii="Calibri" w:hAnsi="Calibri" w:cs="Calibri"/>
              <w:color w:val="000000" w:themeColor="text1"/>
              <w:lang w:val="en-GB"/>
            </w:rPr>
          </w:rPrChange>
        </w:rPr>
        <w:t>: Common types of measures or tasks that fall into this catego</w:t>
      </w:r>
      <w:r w:rsidR="009B6173" w:rsidRPr="00FC690C">
        <w:rPr>
          <w:rFonts w:ascii="Calibri" w:hAnsi="Calibri" w:cs="Calibri"/>
          <w:color w:val="000000" w:themeColor="text1"/>
          <w:lang w:val="en-US"/>
          <w:rPrChange w:id="645" w:author="Hussey, Ian (PSY)" w:date="2025-10-06T10:27:00Z" w16du:dateUtc="2025-10-06T08:27:00Z">
            <w:rPr>
              <w:rFonts w:ascii="Calibri" w:hAnsi="Calibri" w:cs="Calibri"/>
              <w:color w:val="000000" w:themeColor="text1"/>
              <w:lang w:val="en-GB"/>
            </w:rPr>
          </w:rPrChange>
        </w:rPr>
        <w:t>ry.</w:t>
      </w:r>
    </w:p>
    <w:tbl>
      <w:tblPr>
        <w:tblStyle w:val="TableGrid"/>
        <w:tblpPr w:leftFromText="180" w:rightFromText="180" w:vertAnchor="text" w:tblpXSpec="center" w:tblpY="-266"/>
        <w:tblOverlap w:val="never"/>
        <w:tblW w:w="14285" w:type="dxa"/>
        <w:tblLook w:val="04A0" w:firstRow="1" w:lastRow="0" w:firstColumn="1" w:lastColumn="0" w:noHBand="0" w:noVBand="1"/>
      </w:tblPr>
      <w:tblGrid>
        <w:gridCol w:w="1500"/>
        <w:gridCol w:w="2595"/>
        <w:gridCol w:w="2544"/>
        <w:gridCol w:w="2544"/>
        <w:gridCol w:w="2544"/>
        <w:gridCol w:w="2558"/>
      </w:tblGrid>
      <w:tr w:rsidR="00B95508" w:rsidRPr="00FC690C" w14:paraId="75986D1C" w14:textId="77777777" w:rsidTr="00BC18E0">
        <w:trPr>
          <w:trHeight w:val="600"/>
        </w:trPr>
        <w:tc>
          <w:tcPr>
            <w:tcW w:w="1500" w:type="dxa"/>
            <w:tcBorders>
              <w:top w:val="nil"/>
              <w:left w:val="nil"/>
              <w:bottom w:val="nil"/>
              <w:right w:val="nil"/>
            </w:tcBorders>
            <w:vAlign w:val="center"/>
          </w:tcPr>
          <w:p w14:paraId="490C15B6" w14:textId="77777777" w:rsidR="00865967" w:rsidRPr="00FC690C" w:rsidRDefault="00865967" w:rsidP="00865967">
            <w:pPr>
              <w:jc w:val="center"/>
              <w:rPr>
                <w:rFonts w:ascii="Calibri" w:hAnsi="Calibri" w:cs="Calibri"/>
                <w:color w:val="000000" w:themeColor="text1"/>
                <w:sz w:val="16"/>
                <w:szCs w:val="16"/>
                <w:lang w:val="en-US"/>
                <w:rPrChange w:id="646" w:author="Hussey, Ian (PSY)" w:date="2025-10-06T10:27:00Z" w16du:dateUtc="2025-10-06T08:27:00Z">
                  <w:rPr>
                    <w:rFonts w:ascii="Calibri" w:hAnsi="Calibri" w:cs="Calibri"/>
                    <w:color w:val="000000" w:themeColor="text1"/>
                    <w:sz w:val="16"/>
                    <w:szCs w:val="16"/>
                  </w:rPr>
                </w:rPrChange>
              </w:rPr>
            </w:pPr>
          </w:p>
        </w:tc>
        <w:tc>
          <w:tcPr>
            <w:tcW w:w="2595" w:type="dxa"/>
            <w:tcBorders>
              <w:top w:val="nil"/>
              <w:left w:val="nil"/>
              <w:bottom w:val="nil"/>
            </w:tcBorders>
            <w:vAlign w:val="center"/>
          </w:tcPr>
          <w:p w14:paraId="6FA9CB5E" w14:textId="77777777" w:rsidR="00865967" w:rsidRPr="00FC690C" w:rsidRDefault="00865967" w:rsidP="00865967">
            <w:pPr>
              <w:jc w:val="center"/>
              <w:rPr>
                <w:rFonts w:ascii="Calibri" w:hAnsi="Calibri" w:cs="Calibri"/>
                <w:color w:val="000000" w:themeColor="text1"/>
                <w:sz w:val="16"/>
                <w:szCs w:val="16"/>
                <w:lang w:val="en-US"/>
                <w:rPrChange w:id="647" w:author="Hussey, Ian (PSY)" w:date="2025-10-06T10:27:00Z" w16du:dateUtc="2025-10-06T08:27:00Z">
                  <w:rPr>
                    <w:rFonts w:ascii="Calibri" w:hAnsi="Calibri" w:cs="Calibri"/>
                    <w:color w:val="000000" w:themeColor="text1"/>
                    <w:sz w:val="16"/>
                    <w:szCs w:val="16"/>
                  </w:rPr>
                </w:rPrChange>
              </w:rPr>
            </w:pPr>
          </w:p>
        </w:tc>
        <w:tc>
          <w:tcPr>
            <w:tcW w:w="10190" w:type="dxa"/>
            <w:gridSpan w:val="4"/>
            <w:shd w:val="clear" w:color="auto" w:fill="F2F2F2" w:themeFill="background1" w:themeFillShade="F2"/>
            <w:vAlign w:val="center"/>
          </w:tcPr>
          <w:p w14:paraId="5FEBD6B3" w14:textId="79491E00" w:rsidR="00865967" w:rsidRPr="00FC690C" w:rsidRDefault="00865967" w:rsidP="00865967">
            <w:pPr>
              <w:jc w:val="center"/>
              <w:rPr>
                <w:rFonts w:ascii="Calibri" w:hAnsi="Calibri" w:cs="Calibri"/>
                <w:b/>
                <w:bCs/>
                <w:color w:val="000000" w:themeColor="text1"/>
                <w:sz w:val="16"/>
                <w:szCs w:val="16"/>
                <w:lang w:val="en-US"/>
                <w:rPrChange w:id="648"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49" w:author="Hussey, Ian (PSY)" w:date="2025-10-06T10:27:00Z" w16du:dateUtc="2025-10-06T08:27:00Z">
                  <w:rPr>
                    <w:rFonts w:ascii="Calibri" w:hAnsi="Calibri" w:cs="Calibri"/>
                    <w:b/>
                    <w:bCs/>
                    <w:color w:val="000000" w:themeColor="text1"/>
                    <w:sz w:val="16"/>
                    <w:szCs w:val="16"/>
                  </w:rPr>
                </w:rPrChange>
              </w:rPr>
              <w:t>What is being measured</w:t>
            </w:r>
            <w:r w:rsidR="0037516B" w:rsidRPr="00FC690C">
              <w:rPr>
                <w:rFonts w:ascii="Calibri" w:hAnsi="Calibri" w:cs="Calibri"/>
                <w:b/>
                <w:bCs/>
                <w:color w:val="000000" w:themeColor="text1"/>
                <w:sz w:val="16"/>
                <w:szCs w:val="16"/>
                <w:lang w:val="en-US"/>
                <w:rPrChange w:id="650" w:author="Hussey, Ian (PSY)" w:date="2025-10-06T10:27:00Z" w16du:dateUtc="2025-10-06T08:27:00Z">
                  <w:rPr>
                    <w:rFonts w:ascii="Calibri" w:hAnsi="Calibri" w:cs="Calibri"/>
                    <w:b/>
                    <w:bCs/>
                    <w:color w:val="000000" w:themeColor="text1"/>
                    <w:sz w:val="16"/>
                    <w:szCs w:val="16"/>
                  </w:rPr>
                </w:rPrChange>
              </w:rPr>
              <w:t xml:space="preserve"> (Second dimension)</w:t>
            </w:r>
          </w:p>
        </w:tc>
      </w:tr>
      <w:tr w:rsidR="00B95508" w:rsidRPr="00FC690C" w14:paraId="73DF097D" w14:textId="77777777" w:rsidTr="00BC18E0">
        <w:trPr>
          <w:trHeight w:val="1365"/>
        </w:trPr>
        <w:tc>
          <w:tcPr>
            <w:tcW w:w="1500" w:type="dxa"/>
            <w:tcBorders>
              <w:top w:val="nil"/>
              <w:left w:val="nil"/>
              <w:right w:val="nil"/>
            </w:tcBorders>
            <w:vAlign w:val="center"/>
          </w:tcPr>
          <w:p w14:paraId="739ED470" w14:textId="77777777" w:rsidR="00865967" w:rsidRPr="00FC690C" w:rsidRDefault="00865967" w:rsidP="00865967">
            <w:pPr>
              <w:jc w:val="center"/>
              <w:rPr>
                <w:rFonts w:ascii="Calibri" w:hAnsi="Calibri" w:cs="Calibri"/>
                <w:color w:val="000000" w:themeColor="text1"/>
                <w:sz w:val="16"/>
                <w:szCs w:val="16"/>
                <w:lang w:val="en-US"/>
                <w:rPrChange w:id="651" w:author="Hussey, Ian (PSY)" w:date="2025-10-06T10:27:00Z" w16du:dateUtc="2025-10-06T08:27:00Z">
                  <w:rPr>
                    <w:rFonts w:ascii="Calibri" w:hAnsi="Calibri" w:cs="Calibri"/>
                    <w:color w:val="000000" w:themeColor="text1"/>
                    <w:sz w:val="16"/>
                    <w:szCs w:val="16"/>
                  </w:rPr>
                </w:rPrChange>
              </w:rPr>
            </w:pPr>
          </w:p>
        </w:tc>
        <w:tc>
          <w:tcPr>
            <w:tcW w:w="2595" w:type="dxa"/>
            <w:tcBorders>
              <w:top w:val="nil"/>
              <w:left w:val="nil"/>
            </w:tcBorders>
            <w:vAlign w:val="center"/>
          </w:tcPr>
          <w:p w14:paraId="2F48C3E6" w14:textId="77777777" w:rsidR="00865967" w:rsidRPr="00FC690C" w:rsidRDefault="00865967" w:rsidP="00865967">
            <w:pPr>
              <w:jc w:val="center"/>
              <w:rPr>
                <w:rFonts w:ascii="Calibri" w:hAnsi="Calibri" w:cs="Calibri"/>
                <w:color w:val="000000" w:themeColor="text1"/>
                <w:sz w:val="16"/>
                <w:szCs w:val="16"/>
                <w:lang w:val="en-US"/>
                <w:rPrChange w:id="652" w:author="Hussey, Ian (PSY)" w:date="2025-10-06T10:27:00Z" w16du:dateUtc="2025-10-06T08:27:00Z">
                  <w:rPr>
                    <w:rFonts w:ascii="Calibri" w:hAnsi="Calibri" w:cs="Calibri"/>
                    <w:color w:val="000000" w:themeColor="text1"/>
                    <w:sz w:val="16"/>
                    <w:szCs w:val="16"/>
                  </w:rPr>
                </w:rPrChange>
              </w:rPr>
            </w:pPr>
          </w:p>
        </w:tc>
        <w:tc>
          <w:tcPr>
            <w:tcW w:w="2544" w:type="dxa"/>
            <w:shd w:val="clear" w:color="auto" w:fill="F2F2F2" w:themeFill="background1" w:themeFillShade="F2"/>
            <w:vAlign w:val="center"/>
          </w:tcPr>
          <w:p w14:paraId="15902819" w14:textId="77777777" w:rsidR="00865967" w:rsidRPr="00FC690C" w:rsidRDefault="00865967" w:rsidP="00865967">
            <w:pPr>
              <w:jc w:val="center"/>
              <w:rPr>
                <w:rFonts w:ascii="Calibri" w:hAnsi="Calibri" w:cs="Calibri"/>
                <w:b/>
                <w:bCs/>
                <w:color w:val="000000" w:themeColor="text1"/>
                <w:sz w:val="16"/>
                <w:szCs w:val="16"/>
                <w:lang w:val="en-US"/>
                <w:rPrChange w:id="653"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54" w:author="Hussey, Ian (PSY)" w:date="2025-10-06T10:27:00Z" w16du:dateUtc="2025-10-06T08:27:00Z">
                  <w:rPr>
                    <w:rFonts w:ascii="Calibri" w:hAnsi="Calibri" w:cs="Calibri"/>
                    <w:b/>
                    <w:bCs/>
                    <w:color w:val="000000" w:themeColor="text1"/>
                    <w:sz w:val="16"/>
                    <w:szCs w:val="16"/>
                  </w:rPr>
                </w:rPrChange>
              </w:rPr>
              <w:t>Subjective experience</w:t>
            </w:r>
          </w:p>
          <w:p w14:paraId="565EFCE1" w14:textId="77777777" w:rsidR="00865967" w:rsidRPr="00FC690C" w:rsidRDefault="00865967" w:rsidP="00865967">
            <w:pPr>
              <w:jc w:val="center"/>
              <w:rPr>
                <w:rFonts w:ascii="Calibri" w:hAnsi="Calibri" w:cs="Calibri"/>
                <w:color w:val="000000" w:themeColor="text1"/>
                <w:sz w:val="16"/>
                <w:szCs w:val="16"/>
                <w:lang w:val="en-US"/>
                <w:rPrChange w:id="655" w:author="Hussey, Ian (PSY)" w:date="2025-10-06T10:27:00Z" w16du:dateUtc="2025-10-06T08:27:00Z">
                  <w:rPr>
                    <w:rFonts w:ascii="Calibri" w:hAnsi="Calibri" w:cs="Calibri"/>
                    <w:color w:val="000000" w:themeColor="text1"/>
                    <w:sz w:val="16"/>
                    <w:szCs w:val="16"/>
                  </w:rPr>
                </w:rPrChange>
              </w:rPr>
            </w:pPr>
            <w:r w:rsidRPr="00FC690C">
              <w:rPr>
                <w:rFonts w:ascii="Calibri" w:hAnsi="Calibri" w:cs="Calibri"/>
                <w:color w:val="000000" w:themeColor="text1"/>
                <w:sz w:val="16"/>
                <w:szCs w:val="16"/>
                <w:lang w:val="en-US"/>
                <w:rPrChange w:id="656" w:author="Hussey, Ian (PSY)" w:date="2025-10-06T10:27:00Z" w16du:dateUtc="2025-10-06T08:27:00Z">
                  <w:rPr>
                    <w:rFonts w:ascii="Calibri" w:hAnsi="Calibri" w:cs="Calibri"/>
                    <w:color w:val="000000" w:themeColor="text1"/>
                    <w:sz w:val="16"/>
                    <w:szCs w:val="16"/>
                  </w:rPr>
                </w:rPrChange>
              </w:rPr>
              <w:t>(mental content, often self-perceived)</w:t>
            </w:r>
          </w:p>
        </w:tc>
        <w:tc>
          <w:tcPr>
            <w:tcW w:w="2544" w:type="dxa"/>
            <w:shd w:val="clear" w:color="auto" w:fill="F2F2F2" w:themeFill="background1" w:themeFillShade="F2"/>
            <w:vAlign w:val="center"/>
          </w:tcPr>
          <w:p w14:paraId="15182D9D" w14:textId="77777777" w:rsidR="00865967" w:rsidRPr="00FC690C" w:rsidRDefault="00865967" w:rsidP="00865967">
            <w:pPr>
              <w:jc w:val="center"/>
              <w:rPr>
                <w:rFonts w:ascii="Calibri" w:hAnsi="Calibri" w:cs="Calibri"/>
                <w:b/>
                <w:bCs/>
                <w:color w:val="000000" w:themeColor="text1"/>
                <w:sz w:val="16"/>
                <w:szCs w:val="16"/>
                <w:lang w:val="en-US"/>
                <w:rPrChange w:id="657"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58" w:author="Hussey, Ian (PSY)" w:date="2025-10-06T10:27:00Z" w16du:dateUtc="2025-10-06T08:27:00Z">
                  <w:rPr>
                    <w:rFonts w:ascii="Calibri" w:hAnsi="Calibri" w:cs="Calibri"/>
                    <w:b/>
                    <w:bCs/>
                    <w:color w:val="000000" w:themeColor="text1"/>
                    <w:sz w:val="16"/>
                    <w:szCs w:val="16"/>
                  </w:rPr>
                </w:rPrChange>
              </w:rPr>
              <w:t>Mental ability or cognitive process</w:t>
            </w:r>
          </w:p>
        </w:tc>
        <w:tc>
          <w:tcPr>
            <w:tcW w:w="2544" w:type="dxa"/>
            <w:shd w:val="clear" w:color="auto" w:fill="F2F2F2" w:themeFill="background1" w:themeFillShade="F2"/>
            <w:vAlign w:val="center"/>
          </w:tcPr>
          <w:p w14:paraId="5B9AACC3" w14:textId="77777777" w:rsidR="00865967" w:rsidRPr="00FC690C" w:rsidRDefault="00865967" w:rsidP="00865967">
            <w:pPr>
              <w:jc w:val="center"/>
              <w:rPr>
                <w:rFonts w:ascii="Calibri" w:hAnsi="Calibri" w:cs="Calibri"/>
                <w:b/>
                <w:bCs/>
                <w:color w:val="000000" w:themeColor="text1"/>
                <w:sz w:val="16"/>
                <w:szCs w:val="16"/>
                <w:lang w:val="en-US"/>
                <w:rPrChange w:id="659"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60" w:author="Hussey, Ian (PSY)" w:date="2025-10-06T10:27:00Z" w16du:dateUtc="2025-10-06T08:27:00Z">
                  <w:rPr>
                    <w:rFonts w:ascii="Calibri" w:hAnsi="Calibri" w:cs="Calibri"/>
                    <w:b/>
                    <w:bCs/>
                    <w:color w:val="000000" w:themeColor="text1"/>
                    <w:sz w:val="16"/>
                    <w:szCs w:val="16"/>
                  </w:rPr>
                </w:rPrChange>
              </w:rPr>
              <w:t>Behavior</w:t>
            </w:r>
          </w:p>
          <w:p w14:paraId="57E28EAD" w14:textId="77777777" w:rsidR="00865967" w:rsidRPr="00FC690C" w:rsidRDefault="00865967" w:rsidP="00865967">
            <w:pPr>
              <w:jc w:val="center"/>
              <w:rPr>
                <w:rFonts w:ascii="Calibri" w:hAnsi="Calibri" w:cs="Calibri"/>
                <w:color w:val="000000" w:themeColor="text1"/>
                <w:sz w:val="16"/>
                <w:szCs w:val="16"/>
                <w:lang w:val="en-US"/>
                <w:rPrChange w:id="661" w:author="Hussey, Ian (PSY)" w:date="2025-10-06T10:27:00Z" w16du:dateUtc="2025-10-06T08:27:00Z">
                  <w:rPr>
                    <w:rFonts w:ascii="Calibri" w:hAnsi="Calibri" w:cs="Calibri"/>
                    <w:color w:val="000000" w:themeColor="text1"/>
                    <w:sz w:val="16"/>
                    <w:szCs w:val="16"/>
                  </w:rPr>
                </w:rPrChange>
              </w:rPr>
            </w:pPr>
            <w:r w:rsidRPr="00FC690C">
              <w:rPr>
                <w:rFonts w:ascii="Calibri" w:hAnsi="Calibri" w:cs="Calibri"/>
                <w:color w:val="000000" w:themeColor="text1"/>
                <w:sz w:val="16"/>
                <w:szCs w:val="16"/>
                <w:lang w:val="en-US"/>
                <w:rPrChange w:id="662" w:author="Hussey, Ian (PSY)" w:date="2025-10-06T10:27:00Z" w16du:dateUtc="2025-10-06T08:27:00Z">
                  <w:rPr>
                    <w:rFonts w:ascii="Calibri" w:hAnsi="Calibri" w:cs="Calibri"/>
                    <w:color w:val="000000" w:themeColor="text1"/>
                    <w:sz w:val="16"/>
                    <w:szCs w:val="16"/>
                  </w:rPr>
                </w:rPrChange>
              </w:rPr>
              <w:t>(specific overt behaviors)</w:t>
            </w:r>
          </w:p>
        </w:tc>
        <w:tc>
          <w:tcPr>
            <w:tcW w:w="2558" w:type="dxa"/>
            <w:shd w:val="clear" w:color="auto" w:fill="F2F2F2" w:themeFill="background1" w:themeFillShade="F2"/>
            <w:vAlign w:val="center"/>
          </w:tcPr>
          <w:p w14:paraId="29887AE2" w14:textId="77777777" w:rsidR="00865967" w:rsidRPr="00FC690C" w:rsidRDefault="00865967" w:rsidP="00865967">
            <w:pPr>
              <w:jc w:val="center"/>
              <w:rPr>
                <w:rFonts w:ascii="Calibri" w:hAnsi="Calibri" w:cs="Calibri"/>
                <w:b/>
                <w:bCs/>
                <w:color w:val="000000" w:themeColor="text1"/>
                <w:sz w:val="16"/>
                <w:szCs w:val="16"/>
                <w:lang w:val="en-US"/>
                <w:rPrChange w:id="663"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64" w:author="Hussey, Ian (PSY)" w:date="2025-10-06T10:27:00Z" w16du:dateUtc="2025-10-06T08:27:00Z">
                  <w:rPr>
                    <w:rFonts w:ascii="Calibri" w:hAnsi="Calibri" w:cs="Calibri"/>
                    <w:b/>
                    <w:bCs/>
                    <w:color w:val="000000" w:themeColor="text1"/>
                    <w:sz w:val="16"/>
                    <w:szCs w:val="16"/>
                  </w:rPr>
                </w:rPrChange>
              </w:rPr>
              <w:t>Neuro/bio/physiology</w:t>
            </w:r>
          </w:p>
        </w:tc>
      </w:tr>
      <w:tr w:rsidR="00B95508" w:rsidRPr="00FC690C" w14:paraId="0DC0110D" w14:textId="77777777" w:rsidTr="00BC18E0">
        <w:trPr>
          <w:trHeight w:val="1365"/>
        </w:trPr>
        <w:tc>
          <w:tcPr>
            <w:tcW w:w="1500" w:type="dxa"/>
            <w:vMerge w:val="restart"/>
            <w:tcBorders>
              <w:bottom w:val="single" w:sz="12" w:space="0" w:color="000000" w:themeColor="text1"/>
            </w:tcBorders>
            <w:shd w:val="clear" w:color="auto" w:fill="F2F2F2" w:themeFill="background1" w:themeFillShade="F2"/>
            <w:vAlign w:val="center"/>
          </w:tcPr>
          <w:p w14:paraId="4E7BF4FF" w14:textId="77777777" w:rsidR="00865967" w:rsidRPr="00FC690C" w:rsidRDefault="00865967" w:rsidP="00865967">
            <w:pPr>
              <w:jc w:val="center"/>
              <w:rPr>
                <w:rFonts w:ascii="Calibri" w:hAnsi="Calibri" w:cs="Calibri"/>
                <w:b/>
                <w:bCs/>
                <w:color w:val="000000" w:themeColor="text1"/>
                <w:sz w:val="16"/>
                <w:szCs w:val="16"/>
                <w:lang w:val="en-US"/>
                <w:rPrChange w:id="665"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66" w:author="Hussey, Ian (PSY)" w:date="2025-10-06T10:27:00Z" w16du:dateUtc="2025-10-06T08:27:00Z">
                  <w:rPr>
                    <w:rFonts w:ascii="Calibri" w:hAnsi="Calibri" w:cs="Calibri"/>
                    <w:b/>
                    <w:bCs/>
                    <w:color w:val="000000" w:themeColor="text1"/>
                    <w:sz w:val="16"/>
                    <w:szCs w:val="16"/>
                  </w:rPr>
                </w:rPrChange>
              </w:rPr>
              <w:t xml:space="preserve">How it is </w:t>
            </w:r>
          </w:p>
          <w:p w14:paraId="29E2FF34" w14:textId="77777777" w:rsidR="00865967" w:rsidRPr="00FC690C" w:rsidRDefault="00865967" w:rsidP="00865967">
            <w:pPr>
              <w:jc w:val="center"/>
              <w:rPr>
                <w:rFonts w:ascii="Calibri" w:hAnsi="Calibri" w:cs="Calibri"/>
                <w:b/>
                <w:bCs/>
                <w:color w:val="000000" w:themeColor="text1"/>
                <w:sz w:val="16"/>
                <w:szCs w:val="16"/>
                <w:lang w:val="en-US"/>
                <w:rPrChange w:id="667"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68" w:author="Hussey, Ian (PSY)" w:date="2025-10-06T10:27:00Z" w16du:dateUtc="2025-10-06T08:27:00Z">
                  <w:rPr>
                    <w:rFonts w:ascii="Calibri" w:hAnsi="Calibri" w:cs="Calibri"/>
                    <w:b/>
                    <w:bCs/>
                    <w:color w:val="000000" w:themeColor="text1"/>
                    <w:sz w:val="16"/>
                    <w:szCs w:val="16"/>
                  </w:rPr>
                </w:rPrChange>
              </w:rPr>
              <w:t>being measured</w:t>
            </w:r>
          </w:p>
          <w:p w14:paraId="0472CCC2" w14:textId="2B14E287" w:rsidR="0037516B" w:rsidRPr="00FC690C" w:rsidRDefault="0037516B" w:rsidP="00865967">
            <w:pPr>
              <w:jc w:val="center"/>
              <w:rPr>
                <w:rFonts w:ascii="Calibri" w:hAnsi="Calibri" w:cs="Calibri"/>
                <w:b/>
                <w:bCs/>
                <w:color w:val="000000" w:themeColor="text1"/>
                <w:sz w:val="16"/>
                <w:szCs w:val="16"/>
                <w:lang w:val="en-US"/>
                <w:rPrChange w:id="669"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70" w:author="Hussey, Ian (PSY)" w:date="2025-10-06T10:27:00Z" w16du:dateUtc="2025-10-06T08:27:00Z">
                  <w:rPr>
                    <w:rFonts w:ascii="Calibri" w:hAnsi="Calibri" w:cs="Calibri"/>
                    <w:b/>
                    <w:bCs/>
                    <w:color w:val="000000" w:themeColor="text1"/>
                    <w:sz w:val="16"/>
                    <w:szCs w:val="16"/>
                  </w:rPr>
                </w:rPrChange>
              </w:rPr>
              <w:t>(First dimension)</w:t>
            </w:r>
          </w:p>
        </w:tc>
        <w:tc>
          <w:tcPr>
            <w:tcW w:w="2595" w:type="dxa"/>
            <w:shd w:val="clear" w:color="auto" w:fill="F2F2F2" w:themeFill="background1" w:themeFillShade="F2"/>
          </w:tcPr>
          <w:p w14:paraId="4325D417" w14:textId="77777777" w:rsidR="00865967" w:rsidRPr="00FC690C" w:rsidRDefault="00865967" w:rsidP="00865967">
            <w:pPr>
              <w:jc w:val="center"/>
              <w:rPr>
                <w:rFonts w:ascii="Calibri" w:hAnsi="Calibri" w:cs="Calibri"/>
                <w:b/>
                <w:bCs/>
                <w:color w:val="000000" w:themeColor="text1"/>
                <w:sz w:val="16"/>
                <w:szCs w:val="16"/>
                <w:lang w:val="en-US"/>
                <w:rPrChange w:id="671" w:author="Hussey, Ian (PSY)" w:date="2025-10-06T10:27:00Z" w16du:dateUtc="2025-10-06T08:27:00Z">
                  <w:rPr>
                    <w:rFonts w:ascii="Calibri" w:hAnsi="Calibri" w:cs="Calibri"/>
                    <w:b/>
                    <w:bCs/>
                    <w:color w:val="000000" w:themeColor="text1"/>
                    <w:sz w:val="16"/>
                    <w:szCs w:val="16"/>
                  </w:rPr>
                </w:rPrChange>
              </w:rPr>
            </w:pPr>
          </w:p>
          <w:p w14:paraId="1D46573D" w14:textId="77777777" w:rsidR="00865967" w:rsidRPr="00FC690C" w:rsidRDefault="00865967" w:rsidP="00865967">
            <w:pPr>
              <w:jc w:val="center"/>
              <w:rPr>
                <w:rFonts w:ascii="Calibri" w:hAnsi="Calibri" w:cs="Calibri"/>
                <w:b/>
                <w:bCs/>
                <w:color w:val="000000" w:themeColor="text1"/>
                <w:sz w:val="16"/>
                <w:szCs w:val="16"/>
                <w:lang w:val="en-US"/>
                <w:rPrChange w:id="672"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73" w:author="Hussey, Ian (PSY)" w:date="2025-10-06T10:27:00Z" w16du:dateUtc="2025-10-06T08:27:00Z">
                  <w:rPr>
                    <w:rFonts w:ascii="Calibri" w:hAnsi="Calibri" w:cs="Calibri"/>
                    <w:b/>
                    <w:bCs/>
                    <w:color w:val="000000" w:themeColor="text1"/>
                    <w:sz w:val="16"/>
                    <w:szCs w:val="16"/>
                  </w:rPr>
                </w:rPrChange>
              </w:rPr>
              <w:t>Self-report</w:t>
            </w:r>
          </w:p>
          <w:p w14:paraId="2E8D93AE" w14:textId="77777777" w:rsidR="00865967" w:rsidRPr="00FC690C" w:rsidRDefault="00865967" w:rsidP="00865967">
            <w:pPr>
              <w:jc w:val="center"/>
              <w:rPr>
                <w:rFonts w:ascii="Calibri" w:hAnsi="Calibri" w:cs="Calibri"/>
                <w:color w:val="000000" w:themeColor="text1"/>
                <w:sz w:val="16"/>
                <w:szCs w:val="16"/>
                <w:lang w:val="en-US"/>
                <w:rPrChange w:id="674" w:author="Hussey, Ian (PSY)" w:date="2025-10-06T10:27:00Z" w16du:dateUtc="2025-10-06T08:27:00Z">
                  <w:rPr>
                    <w:rFonts w:ascii="Calibri" w:hAnsi="Calibri" w:cs="Calibri"/>
                    <w:color w:val="000000" w:themeColor="text1"/>
                    <w:sz w:val="16"/>
                    <w:szCs w:val="16"/>
                  </w:rPr>
                </w:rPrChange>
              </w:rPr>
            </w:pPr>
          </w:p>
          <w:p w14:paraId="08674FDC" w14:textId="77777777" w:rsidR="00865967" w:rsidRPr="00FC690C" w:rsidRDefault="00865967" w:rsidP="00865967">
            <w:pPr>
              <w:jc w:val="center"/>
              <w:rPr>
                <w:rFonts w:ascii="Calibri" w:hAnsi="Calibri" w:cs="Calibri"/>
                <w:color w:val="000000" w:themeColor="text1"/>
                <w:sz w:val="16"/>
                <w:szCs w:val="16"/>
                <w:lang w:val="en-US"/>
                <w:rPrChange w:id="675" w:author="Hussey, Ian (PSY)" w:date="2025-10-06T10:27:00Z" w16du:dateUtc="2025-10-06T08:27:00Z">
                  <w:rPr>
                    <w:rFonts w:ascii="Calibri" w:hAnsi="Calibri" w:cs="Calibri"/>
                    <w:color w:val="000000" w:themeColor="text1"/>
                    <w:sz w:val="16"/>
                    <w:szCs w:val="16"/>
                  </w:rPr>
                </w:rPrChange>
              </w:rPr>
            </w:pPr>
          </w:p>
          <w:p w14:paraId="7E6F4FA2" w14:textId="6835C503" w:rsidR="00865967" w:rsidRPr="00FC690C" w:rsidRDefault="1B511046" w:rsidP="1B511046">
            <w:pPr>
              <w:jc w:val="center"/>
              <w:rPr>
                <w:rFonts w:ascii="Calibri" w:hAnsi="Calibri" w:cs="Calibri"/>
                <w:b/>
                <w:bCs/>
                <w:color w:val="000000" w:themeColor="text1"/>
                <w:sz w:val="16"/>
                <w:szCs w:val="16"/>
                <w:lang w:val="en-US"/>
                <w:rPrChange w:id="676"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color w:val="000000" w:themeColor="text1"/>
                <w:sz w:val="16"/>
                <w:szCs w:val="16"/>
                <w:lang w:val="en-US"/>
                <w:rPrChange w:id="677" w:author="Hussey, Ian (PSY)" w:date="2025-10-06T10:27:00Z" w16du:dateUtc="2025-10-06T08:27:00Z">
                  <w:rPr>
                    <w:rFonts w:ascii="Calibri" w:hAnsi="Calibri" w:cs="Calibri"/>
                    <w:color w:val="000000" w:themeColor="text1"/>
                    <w:sz w:val="16"/>
                    <w:szCs w:val="16"/>
                  </w:rPr>
                </w:rPrChange>
              </w:rPr>
              <w:t xml:space="preserve">(and </w:t>
            </w:r>
            <w:bookmarkStart w:id="678" w:name="_Int_3zCWM0Ms"/>
            <w:proofErr w:type="gramStart"/>
            <w:r w:rsidRPr="00FC690C">
              <w:rPr>
                <w:rFonts w:ascii="Calibri" w:hAnsi="Calibri" w:cs="Calibri"/>
                <w:color w:val="000000" w:themeColor="text1"/>
                <w:sz w:val="16"/>
                <w:szCs w:val="16"/>
                <w:lang w:val="en-US"/>
                <w:rPrChange w:id="679" w:author="Hussey, Ian (PSY)" w:date="2025-10-06T10:27:00Z" w16du:dateUtc="2025-10-06T08:27:00Z">
                  <w:rPr>
                    <w:rFonts w:ascii="Calibri" w:hAnsi="Calibri" w:cs="Calibri"/>
                    <w:color w:val="000000" w:themeColor="text1"/>
                    <w:sz w:val="16"/>
                    <w:szCs w:val="16"/>
                  </w:rPr>
                </w:rPrChange>
              </w:rPr>
              <w:t>other-report</w:t>
            </w:r>
            <w:bookmarkEnd w:id="678"/>
            <w:proofErr w:type="gramEnd"/>
            <w:r w:rsidRPr="00FC690C">
              <w:rPr>
                <w:rFonts w:ascii="Calibri" w:hAnsi="Calibri" w:cs="Calibri"/>
                <w:color w:val="000000" w:themeColor="text1"/>
                <w:sz w:val="16"/>
                <w:szCs w:val="16"/>
                <w:lang w:val="en-US"/>
                <w:rPrChange w:id="680" w:author="Hussey, Ian (PSY)" w:date="2025-10-06T10:27:00Z" w16du:dateUtc="2025-10-06T08:27:00Z">
                  <w:rPr>
                    <w:rFonts w:ascii="Calibri" w:hAnsi="Calibri" w:cs="Calibri"/>
                    <w:color w:val="000000" w:themeColor="text1"/>
                    <w:sz w:val="16"/>
                    <w:szCs w:val="16"/>
                  </w:rPr>
                </w:rPrChange>
              </w:rPr>
              <w:t>)</w:t>
            </w:r>
          </w:p>
        </w:tc>
        <w:tc>
          <w:tcPr>
            <w:tcW w:w="2544" w:type="dxa"/>
            <w:shd w:val="clear" w:color="auto" w:fill="D9D9D9" w:themeFill="background1" w:themeFillShade="D9"/>
          </w:tcPr>
          <w:p w14:paraId="0F4EFA35" w14:textId="77777777" w:rsidR="00865967" w:rsidRPr="00FC690C" w:rsidRDefault="00865967" w:rsidP="00865967">
            <w:pPr>
              <w:jc w:val="center"/>
              <w:rPr>
                <w:rFonts w:ascii="Calibri" w:hAnsi="Calibri" w:cs="Calibri"/>
                <w:b/>
                <w:bCs/>
                <w:color w:val="000000" w:themeColor="text1"/>
                <w:sz w:val="16"/>
                <w:szCs w:val="16"/>
                <w:lang w:val="en-US"/>
                <w:rPrChange w:id="681" w:author="Hussey, Ian (PSY)" w:date="2025-10-06T10:27:00Z" w16du:dateUtc="2025-10-06T08:27:00Z">
                  <w:rPr>
                    <w:rFonts w:ascii="Calibri" w:hAnsi="Calibri" w:cs="Calibri"/>
                    <w:b/>
                    <w:bCs/>
                    <w:color w:val="000000" w:themeColor="text1"/>
                    <w:sz w:val="16"/>
                    <w:szCs w:val="16"/>
                  </w:rPr>
                </w:rPrChange>
              </w:rPr>
            </w:pPr>
          </w:p>
          <w:p w14:paraId="63E17C92" w14:textId="77777777" w:rsidR="00865967" w:rsidRPr="00FC690C" w:rsidRDefault="00865967" w:rsidP="00865967">
            <w:pPr>
              <w:jc w:val="center"/>
              <w:rPr>
                <w:rFonts w:ascii="Calibri" w:hAnsi="Calibri" w:cs="Calibri"/>
                <w:b/>
                <w:bCs/>
                <w:color w:val="000000" w:themeColor="text1"/>
                <w:sz w:val="16"/>
                <w:szCs w:val="16"/>
                <w:lang w:val="en-US"/>
                <w:rPrChange w:id="682"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83" w:author="Hussey, Ian (PSY)" w:date="2025-10-06T10:27:00Z" w16du:dateUtc="2025-10-06T08:27:00Z">
                  <w:rPr>
                    <w:rFonts w:ascii="Calibri" w:hAnsi="Calibri" w:cs="Calibri"/>
                    <w:b/>
                    <w:bCs/>
                    <w:color w:val="000000" w:themeColor="text1"/>
                    <w:sz w:val="16"/>
                    <w:szCs w:val="16"/>
                  </w:rPr>
                </w:rPrChange>
              </w:rPr>
              <w:t>Self-report of subjective experience</w:t>
            </w:r>
          </w:p>
          <w:p w14:paraId="5C74EB84" w14:textId="77777777" w:rsidR="00865967" w:rsidRPr="00FC690C" w:rsidRDefault="00865967" w:rsidP="00865967">
            <w:pPr>
              <w:jc w:val="center"/>
              <w:rPr>
                <w:rFonts w:ascii="Calibri" w:hAnsi="Calibri" w:cs="Calibri"/>
                <w:color w:val="000000" w:themeColor="text1"/>
                <w:sz w:val="16"/>
                <w:szCs w:val="16"/>
                <w:lang w:val="en-US"/>
                <w:rPrChange w:id="684" w:author="Hussey, Ian (PSY)" w:date="2025-10-06T10:27:00Z" w16du:dateUtc="2025-10-06T08:27:00Z">
                  <w:rPr>
                    <w:rFonts w:ascii="Calibri" w:hAnsi="Calibri" w:cs="Calibri"/>
                    <w:color w:val="000000" w:themeColor="text1"/>
                    <w:sz w:val="16"/>
                    <w:szCs w:val="16"/>
                  </w:rPr>
                </w:rPrChange>
              </w:rPr>
            </w:pPr>
          </w:p>
          <w:p w14:paraId="0C7C182C" w14:textId="77777777" w:rsidR="00865967" w:rsidRPr="00FC690C" w:rsidRDefault="00865967" w:rsidP="00865967">
            <w:pPr>
              <w:jc w:val="center"/>
              <w:rPr>
                <w:rFonts w:ascii="Calibri" w:hAnsi="Calibri" w:cs="Calibri"/>
                <w:i/>
                <w:iCs/>
                <w:color w:val="000000" w:themeColor="text1"/>
                <w:sz w:val="16"/>
                <w:szCs w:val="16"/>
                <w:lang w:val="en-US"/>
                <w:rPrChange w:id="685"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686" w:author="Hussey, Ian (PSY)" w:date="2025-10-06T10:27:00Z" w16du:dateUtc="2025-10-06T08:27:00Z">
                  <w:rPr>
                    <w:rFonts w:ascii="Calibri" w:hAnsi="Calibri" w:cs="Calibri"/>
                    <w:i/>
                    <w:iCs/>
                    <w:color w:val="000000" w:themeColor="text1"/>
                    <w:sz w:val="16"/>
                    <w:szCs w:val="16"/>
                  </w:rPr>
                </w:rPrChange>
              </w:rPr>
              <w:t>Self-reported fear of spiders</w:t>
            </w:r>
          </w:p>
        </w:tc>
        <w:tc>
          <w:tcPr>
            <w:tcW w:w="2544" w:type="dxa"/>
          </w:tcPr>
          <w:p w14:paraId="0FB81512" w14:textId="77777777" w:rsidR="00865967" w:rsidRPr="00FC690C" w:rsidRDefault="00865967" w:rsidP="00865967">
            <w:pPr>
              <w:jc w:val="center"/>
              <w:rPr>
                <w:rFonts w:ascii="Calibri" w:hAnsi="Calibri" w:cs="Calibri"/>
                <w:b/>
                <w:bCs/>
                <w:color w:val="000000" w:themeColor="text1"/>
                <w:sz w:val="16"/>
                <w:szCs w:val="16"/>
                <w:lang w:val="en-US"/>
                <w:rPrChange w:id="687" w:author="Hussey, Ian (PSY)" w:date="2025-10-06T10:27:00Z" w16du:dateUtc="2025-10-06T08:27:00Z">
                  <w:rPr>
                    <w:rFonts w:ascii="Calibri" w:hAnsi="Calibri" w:cs="Calibri"/>
                    <w:b/>
                    <w:bCs/>
                    <w:color w:val="000000" w:themeColor="text1"/>
                    <w:sz w:val="16"/>
                    <w:szCs w:val="16"/>
                  </w:rPr>
                </w:rPrChange>
              </w:rPr>
            </w:pPr>
          </w:p>
          <w:p w14:paraId="240D1926" w14:textId="77777777" w:rsidR="00865967" w:rsidRPr="00FC690C" w:rsidRDefault="64DE1F8E" w:rsidP="00865967">
            <w:pPr>
              <w:jc w:val="center"/>
              <w:rPr>
                <w:rFonts w:ascii="Calibri" w:hAnsi="Calibri" w:cs="Calibri"/>
                <w:b/>
                <w:bCs/>
                <w:color w:val="000000" w:themeColor="text1"/>
                <w:sz w:val="16"/>
                <w:szCs w:val="16"/>
                <w:lang w:val="en-US"/>
                <w:rPrChange w:id="688"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89" w:author="Hussey, Ian (PSY)" w:date="2025-10-06T10:27:00Z" w16du:dateUtc="2025-10-06T08:27:00Z">
                  <w:rPr>
                    <w:rFonts w:ascii="Calibri" w:hAnsi="Calibri" w:cs="Calibri"/>
                    <w:b/>
                    <w:bCs/>
                    <w:color w:val="000000" w:themeColor="text1"/>
                    <w:sz w:val="16"/>
                    <w:szCs w:val="16"/>
                  </w:rPr>
                </w:rPrChange>
              </w:rPr>
              <w:t>Self-report of ability</w:t>
            </w:r>
          </w:p>
          <w:p w14:paraId="50C91C8E" w14:textId="77777777" w:rsidR="00865967" w:rsidRPr="00FC690C" w:rsidRDefault="00865967" w:rsidP="00865967">
            <w:pPr>
              <w:jc w:val="center"/>
              <w:rPr>
                <w:rFonts w:ascii="Calibri" w:hAnsi="Calibri" w:cs="Calibri"/>
                <w:i/>
                <w:iCs/>
                <w:color w:val="000000" w:themeColor="text1"/>
                <w:sz w:val="16"/>
                <w:szCs w:val="16"/>
                <w:lang w:val="en-US"/>
                <w:rPrChange w:id="690" w:author="Hussey, Ian (PSY)" w:date="2025-10-06T10:27:00Z" w16du:dateUtc="2025-10-06T08:27:00Z">
                  <w:rPr>
                    <w:rFonts w:ascii="Calibri" w:hAnsi="Calibri" w:cs="Calibri"/>
                    <w:i/>
                    <w:iCs/>
                    <w:color w:val="000000" w:themeColor="text1"/>
                    <w:sz w:val="16"/>
                    <w:szCs w:val="16"/>
                  </w:rPr>
                </w:rPrChange>
              </w:rPr>
            </w:pPr>
          </w:p>
          <w:p w14:paraId="4E594FBF" w14:textId="77777777" w:rsidR="00865967" w:rsidRPr="00FC690C" w:rsidRDefault="00865967" w:rsidP="00865967">
            <w:pPr>
              <w:jc w:val="center"/>
              <w:rPr>
                <w:rFonts w:ascii="Calibri" w:hAnsi="Calibri" w:cs="Calibri"/>
                <w:i/>
                <w:iCs/>
                <w:color w:val="000000" w:themeColor="text1"/>
                <w:sz w:val="16"/>
                <w:szCs w:val="16"/>
                <w:lang w:val="en-US"/>
                <w:rPrChange w:id="691"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692" w:author="Hussey, Ian (PSY)" w:date="2025-10-06T10:27:00Z" w16du:dateUtc="2025-10-06T08:27:00Z">
                  <w:rPr>
                    <w:rFonts w:ascii="Calibri" w:hAnsi="Calibri" w:cs="Calibri"/>
                    <w:i/>
                    <w:iCs/>
                    <w:color w:val="000000" w:themeColor="text1"/>
                    <w:sz w:val="16"/>
                    <w:szCs w:val="16"/>
                  </w:rPr>
                </w:rPrChange>
              </w:rPr>
              <w:t>Self-reported intelligence, self-reported empathic perspective taking ability</w:t>
            </w:r>
          </w:p>
        </w:tc>
        <w:tc>
          <w:tcPr>
            <w:tcW w:w="2544" w:type="dxa"/>
          </w:tcPr>
          <w:p w14:paraId="53553C42" w14:textId="77777777" w:rsidR="00865967" w:rsidRPr="00FC690C" w:rsidRDefault="00865967" w:rsidP="00865967">
            <w:pPr>
              <w:jc w:val="center"/>
              <w:rPr>
                <w:rFonts w:ascii="Calibri" w:hAnsi="Calibri" w:cs="Calibri"/>
                <w:b/>
                <w:bCs/>
                <w:color w:val="000000" w:themeColor="text1"/>
                <w:sz w:val="16"/>
                <w:szCs w:val="16"/>
                <w:lang w:val="en-US"/>
                <w:rPrChange w:id="693" w:author="Hussey, Ian (PSY)" w:date="2025-10-06T10:27:00Z" w16du:dateUtc="2025-10-06T08:27:00Z">
                  <w:rPr>
                    <w:rFonts w:ascii="Calibri" w:hAnsi="Calibri" w:cs="Calibri"/>
                    <w:b/>
                    <w:bCs/>
                    <w:color w:val="000000" w:themeColor="text1"/>
                    <w:sz w:val="16"/>
                    <w:szCs w:val="16"/>
                  </w:rPr>
                </w:rPrChange>
              </w:rPr>
            </w:pPr>
          </w:p>
          <w:p w14:paraId="07F5A312" w14:textId="6E0F5BB6" w:rsidR="00865967" w:rsidRPr="00FC690C" w:rsidRDefault="00865967" w:rsidP="00865967">
            <w:pPr>
              <w:jc w:val="center"/>
              <w:rPr>
                <w:rFonts w:ascii="Calibri" w:hAnsi="Calibri" w:cs="Calibri"/>
                <w:b/>
                <w:bCs/>
                <w:color w:val="000000" w:themeColor="text1"/>
                <w:sz w:val="16"/>
                <w:szCs w:val="16"/>
                <w:lang w:val="en-US"/>
                <w:rPrChange w:id="694"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695" w:author="Hussey, Ian (PSY)" w:date="2025-10-06T10:27:00Z" w16du:dateUtc="2025-10-06T08:27:00Z">
                  <w:rPr>
                    <w:rFonts w:ascii="Calibri" w:hAnsi="Calibri" w:cs="Calibri"/>
                    <w:b/>
                    <w:bCs/>
                    <w:color w:val="000000" w:themeColor="text1"/>
                    <w:sz w:val="16"/>
                    <w:szCs w:val="16"/>
                  </w:rPr>
                </w:rPrChange>
              </w:rPr>
              <w:t>Self-report of behavi</w:t>
            </w:r>
            <w:ins w:id="696" w:author="Hussey, Ian (PSY)" w:date="2025-10-06T10:12:00Z" w16du:dateUtc="2025-10-06T08:12:00Z">
              <w:r w:rsidR="00113DDE" w:rsidRPr="00FC690C">
                <w:rPr>
                  <w:rFonts w:ascii="Calibri" w:hAnsi="Calibri" w:cs="Calibri"/>
                  <w:b/>
                  <w:bCs/>
                  <w:color w:val="000000" w:themeColor="text1"/>
                  <w:sz w:val="16"/>
                  <w:szCs w:val="16"/>
                  <w:lang w:val="en-US"/>
                  <w:rPrChange w:id="697" w:author="Hussey, Ian (PSY)" w:date="2025-10-06T10:27:00Z" w16du:dateUtc="2025-10-06T08:27:00Z">
                    <w:rPr>
                      <w:rFonts w:ascii="Calibri" w:hAnsi="Calibri" w:cs="Calibri"/>
                      <w:b/>
                      <w:bCs/>
                      <w:color w:val="000000" w:themeColor="text1"/>
                      <w:sz w:val="16"/>
                      <w:szCs w:val="16"/>
                    </w:rPr>
                  </w:rPrChange>
                </w:rPr>
                <w:t>or</w:t>
              </w:r>
            </w:ins>
            <w:del w:id="698" w:author="Hussey, Ian (PSY)" w:date="2025-10-06T10:12:00Z" w16du:dateUtc="2025-10-06T08:12:00Z">
              <w:r w:rsidRPr="00FC690C" w:rsidDel="00113DDE">
                <w:rPr>
                  <w:rFonts w:ascii="Calibri" w:hAnsi="Calibri" w:cs="Calibri"/>
                  <w:b/>
                  <w:bCs/>
                  <w:color w:val="000000" w:themeColor="text1"/>
                  <w:sz w:val="16"/>
                  <w:szCs w:val="16"/>
                  <w:lang w:val="en-US"/>
                  <w:rPrChange w:id="699" w:author="Hussey, Ian (PSY)" w:date="2025-10-06T10:27:00Z" w16du:dateUtc="2025-10-06T08:27:00Z">
                    <w:rPr>
                      <w:rFonts w:ascii="Calibri" w:hAnsi="Calibri" w:cs="Calibri"/>
                      <w:b/>
                      <w:bCs/>
                      <w:color w:val="000000" w:themeColor="text1"/>
                      <w:sz w:val="16"/>
                      <w:szCs w:val="16"/>
                    </w:rPr>
                  </w:rPrChange>
                </w:rPr>
                <w:delText>o</w:delText>
              </w:r>
              <w:r w:rsidRPr="00FC690C" w:rsidDel="00113DDE">
                <w:rPr>
                  <w:rFonts w:ascii="Calibri" w:hAnsi="Calibri" w:cs="Calibri"/>
                  <w:b/>
                  <w:bCs/>
                  <w:color w:val="000000" w:themeColor="text1"/>
                  <w:sz w:val="16"/>
                  <w:szCs w:val="16"/>
                  <w:highlight w:val="blue"/>
                  <w:lang w:val="en-US"/>
                  <w:rPrChange w:id="700" w:author="Hussey, Ian (PSY)" w:date="2025-10-06T10:27:00Z" w16du:dateUtc="2025-10-06T08:27:00Z">
                    <w:rPr>
                      <w:rFonts w:ascii="Calibri" w:hAnsi="Calibri" w:cs="Calibri"/>
                      <w:b/>
                      <w:bCs/>
                      <w:color w:val="000000" w:themeColor="text1"/>
                      <w:sz w:val="16"/>
                      <w:szCs w:val="16"/>
                      <w:highlight w:val="blue"/>
                    </w:rPr>
                  </w:rPrChange>
                </w:rPr>
                <w:delText>r</w:delText>
              </w:r>
              <w:r w:rsidRPr="00FC690C" w:rsidDel="00113DDE">
                <w:rPr>
                  <w:rFonts w:ascii="Calibri" w:hAnsi="Calibri" w:cs="Calibri"/>
                  <w:color w:val="000000" w:themeColor="text1"/>
                  <w:sz w:val="16"/>
                  <w:szCs w:val="16"/>
                  <w:highlight w:val="blue"/>
                  <w:lang w:val="en-US"/>
                  <w:rPrChange w:id="701" w:author="Hussey, Ian (PSY)" w:date="2025-10-06T10:27:00Z" w16du:dateUtc="2025-10-06T08:27:00Z">
                    <w:rPr>
                      <w:rFonts w:ascii="Calibri" w:hAnsi="Calibri" w:cs="Calibri"/>
                      <w:color w:val="000000" w:themeColor="text1"/>
                      <w:sz w:val="16"/>
                      <w:szCs w:val="16"/>
                      <w:highlight w:val="blue"/>
                    </w:rPr>
                  </w:rPrChange>
                </w:rPr>
                <w:delText>***</w:delText>
              </w:r>
            </w:del>
          </w:p>
          <w:p w14:paraId="6EFD741F" w14:textId="0FDA257F" w:rsidR="00865967" w:rsidRPr="00FC690C" w:rsidRDefault="00865967" w:rsidP="64DE1F8E">
            <w:pPr>
              <w:jc w:val="center"/>
              <w:rPr>
                <w:rFonts w:ascii="Calibri" w:hAnsi="Calibri" w:cs="Calibri"/>
                <w:color w:val="000000" w:themeColor="text1"/>
                <w:sz w:val="16"/>
                <w:szCs w:val="16"/>
                <w:lang w:val="en-US"/>
                <w:rPrChange w:id="702" w:author="Hussey, Ian (PSY)" w:date="2025-10-06T10:27:00Z" w16du:dateUtc="2025-10-06T08:27:00Z">
                  <w:rPr>
                    <w:rFonts w:ascii="Calibri" w:hAnsi="Calibri" w:cs="Calibri"/>
                    <w:color w:val="000000" w:themeColor="text1"/>
                    <w:sz w:val="16"/>
                    <w:szCs w:val="16"/>
                  </w:rPr>
                </w:rPrChange>
              </w:rPr>
            </w:pPr>
          </w:p>
          <w:p w14:paraId="0C5CC92B" w14:textId="77777777" w:rsidR="00865967" w:rsidRPr="00FC690C" w:rsidRDefault="00865967" w:rsidP="00865967">
            <w:pPr>
              <w:jc w:val="center"/>
              <w:rPr>
                <w:rFonts w:ascii="Calibri" w:hAnsi="Calibri" w:cs="Calibri"/>
                <w:i/>
                <w:iCs/>
                <w:color w:val="000000" w:themeColor="text1"/>
                <w:sz w:val="16"/>
                <w:szCs w:val="16"/>
                <w:lang w:val="en-US"/>
                <w:rPrChange w:id="703"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04" w:author="Hussey, Ian (PSY)" w:date="2025-10-06T10:27:00Z" w16du:dateUtc="2025-10-06T08:27:00Z">
                  <w:rPr>
                    <w:rFonts w:ascii="Calibri" w:hAnsi="Calibri" w:cs="Calibri"/>
                    <w:i/>
                    <w:iCs/>
                    <w:color w:val="000000" w:themeColor="text1"/>
                    <w:sz w:val="16"/>
                    <w:szCs w:val="16"/>
                  </w:rPr>
                </w:rPrChange>
              </w:rPr>
              <w:t>Self-reported social media use</w:t>
            </w:r>
          </w:p>
        </w:tc>
        <w:tc>
          <w:tcPr>
            <w:tcW w:w="2558" w:type="dxa"/>
          </w:tcPr>
          <w:p w14:paraId="5E9E2C7E" w14:textId="77777777" w:rsidR="00865967" w:rsidRPr="00FC690C" w:rsidRDefault="00865967" w:rsidP="00865967">
            <w:pPr>
              <w:jc w:val="center"/>
              <w:rPr>
                <w:rFonts w:ascii="Calibri" w:hAnsi="Calibri" w:cs="Calibri"/>
                <w:b/>
                <w:bCs/>
                <w:color w:val="000000" w:themeColor="text1"/>
                <w:sz w:val="16"/>
                <w:szCs w:val="16"/>
                <w:lang w:val="en-US"/>
                <w:rPrChange w:id="705" w:author="Hussey, Ian (PSY)" w:date="2025-10-06T10:27:00Z" w16du:dateUtc="2025-10-06T08:27:00Z">
                  <w:rPr>
                    <w:rFonts w:ascii="Calibri" w:hAnsi="Calibri" w:cs="Calibri"/>
                    <w:b/>
                    <w:bCs/>
                    <w:color w:val="000000" w:themeColor="text1"/>
                    <w:sz w:val="16"/>
                    <w:szCs w:val="16"/>
                  </w:rPr>
                </w:rPrChange>
              </w:rPr>
            </w:pPr>
          </w:p>
          <w:p w14:paraId="751DCE9D" w14:textId="77777777" w:rsidR="00865967" w:rsidRPr="00FC690C" w:rsidRDefault="64DE1F8E" w:rsidP="00865967">
            <w:pPr>
              <w:jc w:val="center"/>
              <w:rPr>
                <w:rFonts w:ascii="Calibri" w:hAnsi="Calibri" w:cs="Calibri"/>
                <w:b/>
                <w:bCs/>
                <w:color w:val="000000" w:themeColor="text1"/>
                <w:sz w:val="16"/>
                <w:szCs w:val="16"/>
                <w:lang w:val="en-US"/>
                <w:rPrChange w:id="706"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07" w:author="Hussey, Ian (PSY)" w:date="2025-10-06T10:27:00Z" w16du:dateUtc="2025-10-06T08:27:00Z">
                  <w:rPr>
                    <w:rFonts w:ascii="Calibri" w:hAnsi="Calibri" w:cs="Calibri"/>
                    <w:b/>
                    <w:bCs/>
                    <w:color w:val="000000" w:themeColor="text1"/>
                    <w:sz w:val="16"/>
                    <w:szCs w:val="16"/>
                  </w:rPr>
                </w:rPrChange>
              </w:rPr>
              <w:t>Self-report of physiology</w:t>
            </w:r>
          </w:p>
          <w:p w14:paraId="084C9CA8" w14:textId="77777777" w:rsidR="00865967" w:rsidRPr="00FC690C" w:rsidRDefault="00865967" w:rsidP="00865967">
            <w:pPr>
              <w:jc w:val="center"/>
              <w:rPr>
                <w:rFonts w:ascii="Calibri" w:hAnsi="Calibri" w:cs="Calibri"/>
                <w:i/>
                <w:iCs/>
                <w:color w:val="000000" w:themeColor="text1"/>
                <w:sz w:val="16"/>
                <w:szCs w:val="16"/>
                <w:lang w:val="en-US"/>
                <w:rPrChange w:id="708" w:author="Hussey, Ian (PSY)" w:date="2025-10-06T10:27:00Z" w16du:dateUtc="2025-10-06T08:27:00Z">
                  <w:rPr>
                    <w:rFonts w:ascii="Calibri" w:hAnsi="Calibri" w:cs="Calibri"/>
                    <w:i/>
                    <w:iCs/>
                    <w:color w:val="000000" w:themeColor="text1"/>
                    <w:sz w:val="16"/>
                    <w:szCs w:val="16"/>
                  </w:rPr>
                </w:rPrChange>
              </w:rPr>
            </w:pPr>
          </w:p>
          <w:p w14:paraId="076C174D" w14:textId="77777777" w:rsidR="00BC18E0" w:rsidRPr="00FC690C" w:rsidRDefault="00865967" w:rsidP="00865967">
            <w:pPr>
              <w:jc w:val="center"/>
              <w:rPr>
                <w:rFonts w:ascii="Calibri" w:hAnsi="Calibri" w:cs="Calibri"/>
                <w:i/>
                <w:iCs/>
                <w:color w:val="000000" w:themeColor="text1"/>
                <w:sz w:val="16"/>
                <w:szCs w:val="16"/>
                <w:lang w:val="en-US"/>
                <w:rPrChange w:id="709"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10" w:author="Hussey, Ian (PSY)" w:date="2025-10-06T10:27:00Z" w16du:dateUtc="2025-10-06T08:27:00Z">
                  <w:rPr>
                    <w:rFonts w:ascii="Calibri" w:hAnsi="Calibri" w:cs="Calibri"/>
                    <w:i/>
                    <w:iCs/>
                    <w:color w:val="000000" w:themeColor="text1"/>
                    <w:sz w:val="16"/>
                    <w:szCs w:val="16"/>
                  </w:rPr>
                </w:rPrChange>
              </w:rPr>
              <w:t xml:space="preserve">Self-reported height, weight, amygdala activation, </w:t>
            </w:r>
            <w:r w:rsidR="00BC18E0" w:rsidRPr="00FC690C">
              <w:rPr>
                <w:rFonts w:ascii="Calibri" w:hAnsi="Calibri" w:cs="Calibri"/>
                <w:i/>
                <w:iCs/>
                <w:color w:val="000000" w:themeColor="text1"/>
                <w:sz w:val="16"/>
                <w:szCs w:val="16"/>
                <w:lang w:val="en-US"/>
                <w:rPrChange w:id="711" w:author="Hussey, Ian (PSY)" w:date="2025-10-06T10:27:00Z" w16du:dateUtc="2025-10-06T08:27:00Z">
                  <w:rPr>
                    <w:rFonts w:ascii="Calibri" w:hAnsi="Calibri" w:cs="Calibri"/>
                    <w:i/>
                    <w:iCs/>
                    <w:color w:val="000000" w:themeColor="text1"/>
                    <w:sz w:val="16"/>
                    <w:szCs w:val="16"/>
                  </w:rPr>
                </w:rPrChange>
              </w:rPr>
              <w:t xml:space="preserve">or </w:t>
            </w:r>
          </w:p>
          <w:p w14:paraId="7E2287C8" w14:textId="1BB4F01C" w:rsidR="00865967" w:rsidRPr="00FC690C" w:rsidRDefault="00865967" w:rsidP="00865967">
            <w:pPr>
              <w:jc w:val="center"/>
              <w:rPr>
                <w:rFonts w:ascii="Calibri" w:hAnsi="Calibri" w:cs="Calibri"/>
                <w:i/>
                <w:iCs/>
                <w:color w:val="000000" w:themeColor="text1"/>
                <w:sz w:val="16"/>
                <w:szCs w:val="16"/>
                <w:lang w:val="en-US"/>
                <w:rPrChange w:id="712"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13" w:author="Hussey, Ian (PSY)" w:date="2025-10-06T10:27:00Z" w16du:dateUtc="2025-10-06T08:27:00Z">
                  <w:rPr>
                    <w:rFonts w:ascii="Calibri" w:hAnsi="Calibri" w:cs="Calibri"/>
                    <w:i/>
                    <w:iCs/>
                    <w:color w:val="000000" w:themeColor="text1"/>
                    <w:sz w:val="16"/>
                    <w:szCs w:val="16"/>
                  </w:rPr>
                </w:rPrChange>
              </w:rPr>
              <w:t>heart rate (HBCT)</w:t>
            </w:r>
          </w:p>
        </w:tc>
      </w:tr>
      <w:tr w:rsidR="00B95508" w:rsidRPr="00FC690C" w14:paraId="440BF07D"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C5AC9E9" w14:textId="77777777" w:rsidR="00865967" w:rsidRPr="00FC690C" w:rsidRDefault="00865967" w:rsidP="00865967">
            <w:pPr>
              <w:jc w:val="center"/>
              <w:rPr>
                <w:rFonts w:ascii="Calibri" w:hAnsi="Calibri" w:cs="Calibri"/>
                <w:b/>
                <w:bCs/>
                <w:color w:val="000000" w:themeColor="text1"/>
                <w:sz w:val="16"/>
                <w:szCs w:val="16"/>
                <w:lang w:val="en-US"/>
                <w:rPrChange w:id="714" w:author="Hussey, Ian (PSY)" w:date="2025-10-06T10:27:00Z" w16du:dateUtc="2025-10-06T08:27:00Z">
                  <w:rPr>
                    <w:rFonts w:ascii="Calibri" w:hAnsi="Calibri" w:cs="Calibri"/>
                    <w:b/>
                    <w:bCs/>
                    <w:color w:val="000000" w:themeColor="text1"/>
                    <w:sz w:val="16"/>
                    <w:szCs w:val="16"/>
                  </w:rPr>
                </w:rPrChange>
              </w:rPr>
            </w:pPr>
          </w:p>
        </w:tc>
        <w:tc>
          <w:tcPr>
            <w:tcW w:w="2595" w:type="dxa"/>
            <w:shd w:val="clear" w:color="auto" w:fill="F2F2F2" w:themeFill="background1" w:themeFillShade="F2"/>
          </w:tcPr>
          <w:p w14:paraId="6200AD3C" w14:textId="77777777" w:rsidR="00865967" w:rsidRPr="00FC690C" w:rsidRDefault="00865967" w:rsidP="00865967">
            <w:pPr>
              <w:jc w:val="center"/>
              <w:rPr>
                <w:rFonts w:ascii="Calibri" w:hAnsi="Calibri" w:cs="Calibri"/>
                <w:b/>
                <w:bCs/>
                <w:color w:val="000000" w:themeColor="text1"/>
                <w:sz w:val="16"/>
                <w:szCs w:val="16"/>
                <w:lang w:val="en-US"/>
                <w:rPrChange w:id="715" w:author="Hussey, Ian (PSY)" w:date="2025-10-06T10:27:00Z" w16du:dateUtc="2025-10-06T08:27:00Z">
                  <w:rPr>
                    <w:rFonts w:ascii="Calibri" w:hAnsi="Calibri" w:cs="Calibri"/>
                    <w:b/>
                    <w:bCs/>
                    <w:color w:val="000000" w:themeColor="text1"/>
                    <w:sz w:val="16"/>
                    <w:szCs w:val="16"/>
                  </w:rPr>
                </w:rPrChange>
              </w:rPr>
            </w:pPr>
          </w:p>
          <w:p w14:paraId="4F02BC79" w14:textId="77777777" w:rsidR="00865967" w:rsidRPr="00FC690C" w:rsidRDefault="00865967" w:rsidP="00865967">
            <w:pPr>
              <w:jc w:val="center"/>
              <w:rPr>
                <w:rFonts w:ascii="Calibri" w:hAnsi="Calibri" w:cs="Calibri"/>
                <w:b/>
                <w:bCs/>
                <w:color w:val="000000" w:themeColor="text1"/>
                <w:sz w:val="16"/>
                <w:szCs w:val="16"/>
                <w:lang w:val="en-US"/>
                <w:rPrChange w:id="716"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17" w:author="Hussey, Ian (PSY)" w:date="2025-10-06T10:27:00Z" w16du:dateUtc="2025-10-06T08:27:00Z">
                  <w:rPr>
                    <w:rFonts w:ascii="Calibri" w:hAnsi="Calibri" w:cs="Calibri"/>
                    <w:b/>
                    <w:bCs/>
                    <w:color w:val="000000" w:themeColor="text1"/>
                    <w:sz w:val="16"/>
                    <w:szCs w:val="16"/>
                  </w:rPr>
                </w:rPrChange>
              </w:rPr>
              <w:t>Test</w:t>
            </w:r>
          </w:p>
          <w:p w14:paraId="636BEE94" w14:textId="37E767EA" w:rsidR="00865967" w:rsidRPr="00FC690C" w:rsidRDefault="00865967" w:rsidP="05F8700A">
            <w:pPr>
              <w:jc w:val="center"/>
              <w:rPr>
                <w:rFonts w:ascii="Calibri" w:hAnsi="Calibri" w:cs="Calibri"/>
                <w:color w:val="000000" w:themeColor="text1"/>
                <w:sz w:val="16"/>
                <w:szCs w:val="16"/>
                <w:lang w:val="en-US"/>
                <w:rPrChange w:id="718" w:author="Hussey, Ian (PSY)" w:date="2025-10-06T10:27:00Z" w16du:dateUtc="2025-10-06T08:27:00Z">
                  <w:rPr>
                    <w:rFonts w:ascii="Calibri" w:hAnsi="Calibri" w:cs="Calibri"/>
                    <w:color w:val="000000" w:themeColor="text1"/>
                    <w:sz w:val="16"/>
                    <w:szCs w:val="16"/>
                  </w:rPr>
                </w:rPrChange>
              </w:rPr>
            </w:pPr>
          </w:p>
          <w:p w14:paraId="3EAC86D2" w14:textId="77777777" w:rsidR="00865967" w:rsidRPr="00FC690C" w:rsidRDefault="00865967" w:rsidP="00865967">
            <w:pPr>
              <w:jc w:val="center"/>
              <w:rPr>
                <w:rFonts w:ascii="Calibri" w:hAnsi="Calibri" w:cs="Calibri"/>
                <w:color w:val="000000" w:themeColor="text1"/>
                <w:sz w:val="16"/>
                <w:szCs w:val="16"/>
                <w:lang w:val="en-US"/>
                <w:rPrChange w:id="719" w:author="Hussey, Ian (PSY)" w:date="2025-10-06T10:27:00Z" w16du:dateUtc="2025-10-06T08:27:00Z">
                  <w:rPr>
                    <w:rFonts w:ascii="Calibri" w:hAnsi="Calibri" w:cs="Calibri"/>
                    <w:color w:val="000000" w:themeColor="text1"/>
                    <w:sz w:val="16"/>
                    <w:szCs w:val="16"/>
                  </w:rPr>
                </w:rPrChange>
              </w:rPr>
            </w:pPr>
            <w:r w:rsidRPr="00FC690C">
              <w:rPr>
                <w:rFonts w:ascii="Calibri" w:hAnsi="Calibri" w:cs="Calibri"/>
                <w:color w:val="000000" w:themeColor="text1"/>
                <w:sz w:val="16"/>
                <w:szCs w:val="16"/>
                <w:lang w:val="en-US"/>
                <w:rPrChange w:id="720" w:author="Hussey, Ian (PSY)" w:date="2025-10-06T10:27:00Z" w16du:dateUtc="2025-10-06T08:27:00Z">
                  <w:rPr>
                    <w:rFonts w:ascii="Calibri" w:hAnsi="Calibri" w:cs="Calibri"/>
                    <w:color w:val="000000" w:themeColor="text1"/>
                    <w:sz w:val="16"/>
                    <w:szCs w:val="16"/>
                  </w:rPr>
                </w:rPrChange>
              </w:rPr>
              <w:t>(has correct answers)</w:t>
            </w:r>
          </w:p>
        </w:tc>
        <w:tc>
          <w:tcPr>
            <w:tcW w:w="2544" w:type="dxa"/>
          </w:tcPr>
          <w:p w14:paraId="7BBD0512" w14:textId="77777777" w:rsidR="00865967" w:rsidRPr="00FC690C" w:rsidRDefault="00865967" w:rsidP="00865967">
            <w:pPr>
              <w:jc w:val="center"/>
              <w:rPr>
                <w:rFonts w:ascii="Calibri" w:hAnsi="Calibri" w:cs="Calibri"/>
                <w:b/>
                <w:bCs/>
                <w:color w:val="000000" w:themeColor="text1"/>
                <w:sz w:val="16"/>
                <w:szCs w:val="16"/>
                <w:lang w:val="en-US"/>
                <w:rPrChange w:id="721" w:author="Hussey, Ian (PSY)" w:date="2025-10-06T10:27:00Z" w16du:dateUtc="2025-10-06T08:27:00Z">
                  <w:rPr>
                    <w:rFonts w:ascii="Calibri" w:hAnsi="Calibri" w:cs="Calibri"/>
                    <w:b/>
                    <w:bCs/>
                    <w:color w:val="000000" w:themeColor="text1"/>
                    <w:sz w:val="16"/>
                    <w:szCs w:val="16"/>
                  </w:rPr>
                </w:rPrChange>
              </w:rPr>
            </w:pPr>
          </w:p>
          <w:p w14:paraId="32185092" w14:textId="7BA81CC0" w:rsidR="00865967" w:rsidRPr="00FC690C" w:rsidRDefault="64DE1F8E" w:rsidP="64DE1F8E">
            <w:pPr>
              <w:jc w:val="center"/>
              <w:rPr>
                <w:rFonts w:ascii="Calibri" w:hAnsi="Calibri" w:cs="Calibri"/>
                <w:b/>
                <w:bCs/>
                <w:color w:val="000000" w:themeColor="text1"/>
                <w:sz w:val="16"/>
                <w:szCs w:val="16"/>
                <w:lang w:val="en-US"/>
                <w:rPrChange w:id="722"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23" w:author="Hussey, Ian (PSY)" w:date="2025-10-06T10:27:00Z" w16du:dateUtc="2025-10-06T08:27:00Z">
                  <w:rPr>
                    <w:rFonts w:ascii="Calibri" w:hAnsi="Calibri" w:cs="Calibri"/>
                    <w:b/>
                    <w:bCs/>
                    <w:color w:val="000000" w:themeColor="text1"/>
                    <w:sz w:val="16"/>
                    <w:szCs w:val="16"/>
                  </w:rPr>
                </w:rPrChange>
              </w:rPr>
              <w:t>Subjective experience test</w:t>
            </w:r>
            <w:r w:rsidR="00865967" w:rsidRPr="00FC690C">
              <w:rPr>
                <w:rFonts w:ascii="Calibri" w:hAnsi="Calibri" w:cs="Calibri"/>
                <w:lang w:val="en-US"/>
                <w:rPrChange w:id="724" w:author="Hussey, Ian (PSY)" w:date="2025-10-06T10:27:00Z" w16du:dateUtc="2025-10-06T08:27:00Z">
                  <w:rPr>
                    <w:rFonts w:ascii="Calibri" w:hAnsi="Calibri" w:cs="Calibri"/>
                  </w:rPr>
                </w:rPrChange>
              </w:rPr>
              <w:br/>
            </w:r>
            <w:r w:rsidR="00865967" w:rsidRPr="00FC690C">
              <w:rPr>
                <w:rFonts w:ascii="Calibri" w:hAnsi="Calibri" w:cs="Calibri"/>
                <w:lang w:val="en-US"/>
                <w:rPrChange w:id="725" w:author="Hussey, Ian (PSY)" w:date="2025-10-06T10:27:00Z" w16du:dateUtc="2025-10-06T08:27:00Z">
                  <w:rPr>
                    <w:rFonts w:ascii="Calibri" w:hAnsi="Calibri" w:cs="Calibri"/>
                  </w:rPr>
                </w:rPrChange>
              </w:rPr>
              <w:br/>
            </w:r>
            <w:r w:rsidRPr="00FC690C">
              <w:rPr>
                <w:rFonts w:ascii="Calibri" w:hAnsi="Calibri" w:cs="Calibri"/>
                <w:i/>
                <w:iCs/>
                <w:color w:val="000000" w:themeColor="text1"/>
                <w:sz w:val="16"/>
                <w:szCs w:val="16"/>
                <w:lang w:val="en-US"/>
                <w:rPrChange w:id="726" w:author="Hussey, Ian (PSY)" w:date="2025-10-06T10:27:00Z" w16du:dateUtc="2025-10-06T08:27:00Z">
                  <w:rPr>
                    <w:rFonts w:ascii="Calibri" w:hAnsi="Calibri" w:cs="Calibri"/>
                    <w:i/>
                    <w:iCs/>
                    <w:color w:val="000000" w:themeColor="text1"/>
                    <w:sz w:val="16"/>
                    <w:szCs w:val="16"/>
                  </w:rPr>
                </w:rPrChange>
              </w:rPr>
              <w:t>Visual search test for synesthesia</w:t>
            </w:r>
          </w:p>
        </w:tc>
        <w:tc>
          <w:tcPr>
            <w:tcW w:w="2544" w:type="dxa"/>
            <w:shd w:val="clear" w:color="auto" w:fill="D9D9D9" w:themeFill="background1" w:themeFillShade="D9"/>
          </w:tcPr>
          <w:p w14:paraId="69D7B1A0" w14:textId="77777777" w:rsidR="00865967" w:rsidRPr="00FC690C" w:rsidRDefault="00865967" w:rsidP="00865967">
            <w:pPr>
              <w:jc w:val="center"/>
              <w:rPr>
                <w:rFonts w:ascii="Calibri" w:hAnsi="Calibri" w:cs="Calibri"/>
                <w:b/>
                <w:bCs/>
                <w:color w:val="000000" w:themeColor="text1"/>
                <w:sz w:val="16"/>
                <w:szCs w:val="16"/>
                <w:lang w:val="en-US"/>
                <w:rPrChange w:id="727" w:author="Hussey, Ian (PSY)" w:date="2025-10-06T10:27:00Z" w16du:dateUtc="2025-10-06T08:27:00Z">
                  <w:rPr>
                    <w:rFonts w:ascii="Calibri" w:hAnsi="Calibri" w:cs="Calibri"/>
                    <w:b/>
                    <w:bCs/>
                    <w:color w:val="000000" w:themeColor="text1"/>
                    <w:sz w:val="16"/>
                    <w:szCs w:val="16"/>
                  </w:rPr>
                </w:rPrChange>
              </w:rPr>
            </w:pPr>
          </w:p>
          <w:p w14:paraId="12C636FF" w14:textId="77777777" w:rsidR="00865967" w:rsidRPr="00FC690C" w:rsidRDefault="64DE1F8E" w:rsidP="00865967">
            <w:pPr>
              <w:jc w:val="center"/>
              <w:rPr>
                <w:rFonts w:ascii="Calibri" w:hAnsi="Calibri" w:cs="Calibri"/>
                <w:b/>
                <w:bCs/>
                <w:color w:val="000000" w:themeColor="text1"/>
                <w:sz w:val="16"/>
                <w:szCs w:val="16"/>
                <w:lang w:val="en-US"/>
                <w:rPrChange w:id="728"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29" w:author="Hussey, Ian (PSY)" w:date="2025-10-06T10:27:00Z" w16du:dateUtc="2025-10-06T08:27:00Z">
                  <w:rPr>
                    <w:rFonts w:ascii="Calibri" w:hAnsi="Calibri" w:cs="Calibri"/>
                    <w:b/>
                    <w:bCs/>
                    <w:color w:val="000000" w:themeColor="text1"/>
                    <w:sz w:val="16"/>
                    <w:szCs w:val="16"/>
                  </w:rPr>
                </w:rPrChange>
              </w:rPr>
              <w:t>Cognitive ability test</w:t>
            </w:r>
          </w:p>
          <w:p w14:paraId="69E165A9" w14:textId="77777777" w:rsidR="00865967" w:rsidRPr="00FC690C" w:rsidRDefault="00865967" w:rsidP="00865967">
            <w:pPr>
              <w:jc w:val="center"/>
              <w:rPr>
                <w:rFonts w:ascii="Calibri" w:hAnsi="Calibri" w:cs="Calibri"/>
                <w:color w:val="000000" w:themeColor="text1"/>
                <w:sz w:val="16"/>
                <w:szCs w:val="16"/>
                <w:lang w:val="en-US"/>
                <w:rPrChange w:id="730" w:author="Hussey, Ian (PSY)" w:date="2025-10-06T10:27:00Z" w16du:dateUtc="2025-10-06T08:27:00Z">
                  <w:rPr>
                    <w:rFonts w:ascii="Calibri" w:hAnsi="Calibri" w:cs="Calibri"/>
                    <w:color w:val="000000" w:themeColor="text1"/>
                    <w:sz w:val="16"/>
                    <w:szCs w:val="16"/>
                  </w:rPr>
                </w:rPrChange>
              </w:rPr>
            </w:pPr>
          </w:p>
          <w:p w14:paraId="0705F40B" w14:textId="77777777" w:rsidR="00865967" w:rsidRPr="00FC690C" w:rsidRDefault="00865967" w:rsidP="00865967">
            <w:pPr>
              <w:jc w:val="center"/>
              <w:rPr>
                <w:rFonts w:ascii="Calibri" w:hAnsi="Calibri" w:cs="Calibri"/>
                <w:i/>
                <w:iCs/>
                <w:color w:val="000000" w:themeColor="text1"/>
                <w:sz w:val="16"/>
                <w:szCs w:val="16"/>
                <w:lang w:val="en-US"/>
                <w:rPrChange w:id="731"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32" w:author="Hussey, Ian (PSY)" w:date="2025-10-06T10:27:00Z" w16du:dateUtc="2025-10-06T08:27:00Z">
                  <w:rPr>
                    <w:rFonts w:ascii="Calibri" w:hAnsi="Calibri" w:cs="Calibri"/>
                    <w:i/>
                    <w:iCs/>
                    <w:color w:val="000000" w:themeColor="text1"/>
                    <w:sz w:val="16"/>
                    <w:szCs w:val="16"/>
                  </w:rPr>
                </w:rPrChange>
              </w:rPr>
              <w:t>Mental rotation test,</w:t>
            </w:r>
          </w:p>
          <w:p w14:paraId="0A6FEFD7" w14:textId="77777777" w:rsidR="00865967" w:rsidRPr="00FC690C" w:rsidRDefault="00865967" w:rsidP="00865967">
            <w:pPr>
              <w:jc w:val="center"/>
              <w:rPr>
                <w:rFonts w:ascii="Calibri" w:hAnsi="Calibri" w:cs="Calibri"/>
                <w:i/>
                <w:iCs/>
                <w:color w:val="000000" w:themeColor="text1"/>
                <w:sz w:val="16"/>
                <w:szCs w:val="16"/>
                <w:lang w:val="en-US"/>
                <w:rPrChange w:id="733"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34" w:author="Hussey, Ian (PSY)" w:date="2025-10-06T10:27:00Z" w16du:dateUtc="2025-10-06T08:27:00Z">
                  <w:rPr>
                    <w:rFonts w:ascii="Calibri" w:hAnsi="Calibri" w:cs="Calibri"/>
                    <w:i/>
                    <w:iCs/>
                    <w:color w:val="000000" w:themeColor="text1"/>
                    <w:sz w:val="16"/>
                    <w:szCs w:val="16"/>
                  </w:rPr>
                </w:rPrChange>
              </w:rPr>
              <w:t>N-back task</w:t>
            </w:r>
          </w:p>
        </w:tc>
        <w:tc>
          <w:tcPr>
            <w:tcW w:w="2544" w:type="dxa"/>
          </w:tcPr>
          <w:p w14:paraId="0350B42C" w14:textId="77777777" w:rsidR="00865967" w:rsidRPr="00FC690C" w:rsidRDefault="00865967" w:rsidP="00865967">
            <w:pPr>
              <w:jc w:val="center"/>
              <w:rPr>
                <w:rFonts w:ascii="Calibri" w:hAnsi="Calibri" w:cs="Calibri"/>
                <w:b/>
                <w:bCs/>
                <w:color w:val="000000" w:themeColor="text1"/>
                <w:sz w:val="16"/>
                <w:szCs w:val="16"/>
                <w:lang w:val="en-US"/>
                <w:rPrChange w:id="735" w:author="Hussey, Ian (PSY)" w:date="2025-10-06T10:27:00Z" w16du:dateUtc="2025-10-06T08:27:00Z">
                  <w:rPr>
                    <w:rFonts w:ascii="Calibri" w:hAnsi="Calibri" w:cs="Calibri"/>
                    <w:b/>
                    <w:bCs/>
                    <w:color w:val="000000" w:themeColor="text1"/>
                    <w:sz w:val="16"/>
                    <w:szCs w:val="16"/>
                  </w:rPr>
                </w:rPrChange>
              </w:rPr>
            </w:pPr>
          </w:p>
          <w:p w14:paraId="4A1C9DC7" w14:textId="77777777" w:rsidR="00865967" w:rsidRPr="00FC690C" w:rsidRDefault="00865967" w:rsidP="00865967">
            <w:pPr>
              <w:jc w:val="center"/>
              <w:rPr>
                <w:rFonts w:ascii="Calibri" w:hAnsi="Calibri" w:cs="Calibri"/>
                <w:b/>
                <w:bCs/>
                <w:color w:val="000000" w:themeColor="text1"/>
                <w:sz w:val="16"/>
                <w:szCs w:val="16"/>
                <w:lang w:val="en-US"/>
                <w:rPrChange w:id="736"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37" w:author="Hussey, Ian (PSY)" w:date="2025-10-06T10:27:00Z" w16du:dateUtc="2025-10-06T08:27:00Z">
                  <w:rPr>
                    <w:rFonts w:ascii="Calibri" w:hAnsi="Calibri" w:cs="Calibri"/>
                    <w:b/>
                    <w:bCs/>
                    <w:color w:val="000000" w:themeColor="text1"/>
                    <w:sz w:val="16"/>
                    <w:szCs w:val="16"/>
                  </w:rPr>
                </w:rPrChange>
              </w:rPr>
              <w:t>Behavioral test</w:t>
            </w:r>
          </w:p>
          <w:p w14:paraId="4204E754" w14:textId="1E79E8BB" w:rsidR="00865967" w:rsidRPr="00FC690C" w:rsidRDefault="00865967" w:rsidP="64DE1F8E">
            <w:pPr>
              <w:jc w:val="center"/>
              <w:rPr>
                <w:rFonts w:ascii="Calibri" w:hAnsi="Calibri" w:cs="Calibri"/>
                <w:color w:val="000000" w:themeColor="text1"/>
                <w:sz w:val="16"/>
                <w:szCs w:val="16"/>
                <w:lang w:val="en-US"/>
                <w:rPrChange w:id="738" w:author="Hussey, Ian (PSY)" w:date="2025-10-06T10:27:00Z" w16du:dateUtc="2025-10-06T08:27:00Z">
                  <w:rPr>
                    <w:rFonts w:ascii="Calibri" w:hAnsi="Calibri" w:cs="Calibri"/>
                    <w:color w:val="000000" w:themeColor="text1"/>
                    <w:sz w:val="16"/>
                    <w:szCs w:val="16"/>
                  </w:rPr>
                </w:rPrChange>
              </w:rPr>
            </w:pPr>
          </w:p>
          <w:p w14:paraId="512B6159" w14:textId="77777777" w:rsidR="00865967" w:rsidRPr="00FC690C" w:rsidRDefault="00865967" w:rsidP="00865967">
            <w:pPr>
              <w:jc w:val="center"/>
              <w:rPr>
                <w:rFonts w:ascii="Calibri" w:hAnsi="Calibri" w:cs="Calibri"/>
                <w:i/>
                <w:iCs/>
                <w:color w:val="000000" w:themeColor="text1"/>
                <w:sz w:val="16"/>
                <w:szCs w:val="16"/>
                <w:lang w:val="en-US"/>
                <w:rPrChange w:id="739"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40" w:author="Hussey, Ian (PSY)" w:date="2025-10-06T10:27:00Z" w16du:dateUtc="2025-10-06T08:27:00Z">
                  <w:rPr>
                    <w:rFonts w:ascii="Calibri" w:hAnsi="Calibri" w:cs="Calibri"/>
                    <w:i/>
                    <w:iCs/>
                    <w:color w:val="000000" w:themeColor="text1"/>
                    <w:sz w:val="16"/>
                    <w:szCs w:val="16"/>
                  </w:rPr>
                </w:rPrChange>
              </w:rPr>
              <w:t>Stimulus equivalence test</w:t>
            </w:r>
          </w:p>
        </w:tc>
        <w:tc>
          <w:tcPr>
            <w:tcW w:w="2558" w:type="dxa"/>
          </w:tcPr>
          <w:p w14:paraId="08427963" w14:textId="77777777" w:rsidR="00865967" w:rsidRPr="00FC690C" w:rsidRDefault="00865967" w:rsidP="00865967">
            <w:pPr>
              <w:jc w:val="center"/>
              <w:rPr>
                <w:rFonts w:ascii="Calibri" w:hAnsi="Calibri" w:cs="Calibri"/>
                <w:b/>
                <w:bCs/>
                <w:color w:val="000000" w:themeColor="text1"/>
                <w:sz w:val="16"/>
                <w:szCs w:val="16"/>
                <w:lang w:val="en-US"/>
                <w:rPrChange w:id="741" w:author="Hussey, Ian (PSY)" w:date="2025-10-06T10:27:00Z" w16du:dateUtc="2025-10-06T08:27:00Z">
                  <w:rPr>
                    <w:rFonts w:ascii="Calibri" w:hAnsi="Calibri" w:cs="Calibri"/>
                    <w:b/>
                    <w:bCs/>
                    <w:color w:val="000000" w:themeColor="text1"/>
                    <w:sz w:val="16"/>
                    <w:szCs w:val="16"/>
                  </w:rPr>
                </w:rPrChange>
              </w:rPr>
            </w:pPr>
          </w:p>
          <w:p w14:paraId="79378D93" w14:textId="77777777" w:rsidR="00865967" w:rsidRPr="00FC690C" w:rsidRDefault="00865967" w:rsidP="00865967">
            <w:pPr>
              <w:jc w:val="center"/>
              <w:rPr>
                <w:rFonts w:ascii="Calibri" w:hAnsi="Calibri" w:cs="Calibri"/>
                <w:b/>
                <w:bCs/>
                <w:color w:val="000000" w:themeColor="text1"/>
                <w:sz w:val="16"/>
                <w:szCs w:val="16"/>
                <w:lang w:val="en-US"/>
                <w:rPrChange w:id="742"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43" w:author="Hussey, Ian (PSY)" w:date="2025-10-06T10:27:00Z" w16du:dateUtc="2025-10-06T08:27:00Z">
                  <w:rPr>
                    <w:rFonts w:ascii="Calibri" w:hAnsi="Calibri" w:cs="Calibri"/>
                    <w:b/>
                    <w:bCs/>
                    <w:color w:val="000000" w:themeColor="text1"/>
                    <w:sz w:val="16"/>
                    <w:szCs w:val="16"/>
                  </w:rPr>
                </w:rPrChange>
              </w:rPr>
              <w:t>Physiology test</w:t>
            </w:r>
          </w:p>
          <w:p w14:paraId="099ECE84" w14:textId="3D7B63E4" w:rsidR="00865967" w:rsidRPr="00FC690C" w:rsidRDefault="00865967" w:rsidP="64DE1F8E">
            <w:pPr>
              <w:jc w:val="center"/>
              <w:rPr>
                <w:rFonts w:ascii="Calibri" w:hAnsi="Calibri" w:cs="Calibri"/>
                <w:color w:val="000000" w:themeColor="text1"/>
                <w:sz w:val="16"/>
                <w:szCs w:val="16"/>
                <w:lang w:val="en-US"/>
                <w:rPrChange w:id="744" w:author="Hussey, Ian (PSY)" w:date="2025-10-06T10:27:00Z" w16du:dateUtc="2025-10-06T08:27:00Z">
                  <w:rPr>
                    <w:rFonts w:ascii="Calibri" w:hAnsi="Calibri" w:cs="Calibri"/>
                    <w:color w:val="000000" w:themeColor="text1"/>
                    <w:sz w:val="16"/>
                    <w:szCs w:val="16"/>
                  </w:rPr>
                </w:rPrChange>
              </w:rPr>
            </w:pPr>
          </w:p>
          <w:p w14:paraId="2C6544C4" w14:textId="77777777" w:rsidR="00865967" w:rsidRPr="00FC690C" w:rsidRDefault="00865967" w:rsidP="00865967">
            <w:pPr>
              <w:jc w:val="center"/>
              <w:rPr>
                <w:rFonts w:ascii="Calibri" w:hAnsi="Calibri" w:cs="Calibri"/>
                <w:i/>
                <w:iCs/>
                <w:color w:val="000000" w:themeColor="text1"/>
                <w:sz w:val="16"/>
                <w:szCs w:val="16"/>
                <w:lang w:val="en-US"/>
                <w:rPrChange w:id="745"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46" w:author="Hussey, Ian (PSY)" w:date="2025-10-06T10:27:00Z" w16du:dateUtc="2025-10-06T08:27:00Z">
                  <w:rPr>
                    <w:rFonts w:ascii="Calibri" w:hAnsi="Calibri" w:cs="Calibri"/>
                    <w:i/>
                    <w:iCs/>
                    <w:color w:val="000000" w:themeColor="text1"/>
                    <w:sz w:val="16"/>
                    <w:szCs w:val="16"/>
                  </w:rPr>
                </w:rPrChange>
              </w:rPr>
              <w:t>Beighton Score to assess joint hypermobility syndrome</w:t>
            </w:r>
          </w:p>
        </w:tc>
      </w:tr>
      <w:tr w:rsidR="00B95508" w:rsidRPr="00FC690C" w14:paraId="1A2ED6C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915CAB9" w14:textId="77777777" w:rsidR="00865967" w:rsidRPr="00FC690C" w:rsidRDefault="00865967" w:rsidP="00865967">
            <w:pPr>
              <w:jc w:val="center"/>
              <w:rPr>
                <w:rFonts w:ascii="Calibri" w:hAnsi="Calibri" w:cs="Calibri"/>
                <w:b/>
                <w:bCs/>
                <w:color w:val="000000" w:themeColor="text1"/>
                <w:sz w:val="16"/>
                <w:szCs w:val="16"/>
                <w:lang w:val="en-US"/>
                <w:rPrChange w:id="747" w:author="Hussey, Ian (PSY)" w:date="2025-10-06T10:27:00Z" w16du:dateUtc="2025-10-06T08:27:00Z">
                  <w:rPr>
                    <w:rFonts w:ascii="Calibri" w:hAnsi="Calibri" w:cs="Calibri"/>
                    <w:b/>
                    <w:bCs/>
                    <w:color w:val="000000" w:themeColor="text1"/>
                    <w:sz w:val="16"/>
                    <w:szCs w:val="16"/>
                  </w:rPr>
                </w:rPrChange>
              </w:rPr>
            </w:pPr>
          </w:p>
        </w:tc>
        <w:tc>
          <w:tcPr>
            <w:tcW w:w="2595" w:type="dxa"/>
            <w:shd w:val="clear" w:color="auto" w:fill="F2F2F2" w:themeFill="background1" w:themeFillShade="F2"/>
          </w:tcPr>
          <w:p w14:paraId="740ED07A" w14:textId="77777777" w:rsidR="00865967" w:rsidRPr="00FC690C" w:rsidRDefault="00865967" w:rsidP="00865967">
            <w:pPr>
              <w:jc w:val="center"/>
              <w:rPr>
                <w:rFonts w:ascii="Calibri" w:hAnsi="Calibri" w:cs="Calibri"/>
                <w:b/>
                <w:bCs/>
                <w:color w:val="000000" w:themeColor="text1"/>
                <w:sz w:val="16"/>
                <w:szCs w:val="16"/>
                <w:lang w:val="en-US"/>
                <w:rPrChange w:id="748" w:author="Hussey, Ian (PSY)" w:date="2025-10-06T10:27:00Z" w16du:dateUtc="2025-10-06T08:27:00Z">
                  <w:rPr>
                    <w:rFonts w:ascii="Calibri" w:hAnsi="Calibri" w:cs="Calibri"/>
                    <w:b/>
                    <w:bCs/>
                    <w:color w:val="000000" w:themeColor="text1"/>
                    <w:sz w:val="16"/>
                    <w:szCs w:val="16"/>
                  </w:rPr>
                </w:rPrChange>
              </w:rPr>
            </w:pPr>
          </w:p>
          <w:p w14:paraId="7760DE24" w14:textId="77777777" w:rsidR="00865967" w:rsidRPr="00FC690C" w:rsidRDefault="00865967" w:rsidP="00865967">
            <w:pPr>
              <w:jc w:val="center"/>
              <w:rPr>
                <w:rFonts w:ascii="Calibri" w:hAnsi="Calibri" w:cs="Calibri"/>
                <w:b/>
                <w:bCs/>
                <w:color w:val="000000" w:themeColor="text1"/>
                <w:sz w:val="16"/>
                <w:szCs w:val="16"/>
                <w:lang w:val="en-US"/>
                <w:rPrChange w:id="749"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50" w:author="Hussey, Ian (PSY)" w:date="2025-10-06T10:27:00Z" w16du:dateUtc="2025-10-06T08:27:00Z">
                  <w:rPr>
                    <w:rFonts w:ascii="Calibri" w:hAnsi="Calibri" w:cs="Calibri"/>
                    <w:b/>
                    <w:bCs/>
                    <w:color w:val="000000" w:themeColor="text1"/>
                    <w:sz w:val="16"/>
                    <w:szCs w:val="16"/>
                  </w:rPr>
                </w:rPrChange>
              </w:rPr>
              <w:t>Behavioral measure</w:t>
            </w:r>
          </w:p>
          <w:p w14:paraId="095A41B4" w14:textId="092A87D8" w:rsidR="00865967" w:rsidRPr="00FC690C" w:rsidRDefault="00865967" w:rsidP="05F8700A">
            <w:pPr>
              <w:jc w:val="center"/>
              <w:rPr>
                <w:rFonts w:ascii="Calibri" w:hAnsi="Calibri" w:cs="Calibri"/>
                <w:color w:val="000000" w:themeColor="text1"/>
                <w:sz w:val="16"/>
                <w:szCs w:val="16"/>
                <w:lang w:val="en-US"/>
                <w:rPrChange w:id="751" w:author="Hussey, Ian (PSY)" w:date="2025-10-06T10:27:00Z" w16du:dateUtc="2025-10-06T08:27:00Z">
                  <w:rPr>
                    <w:rFonts w:ascii="Calibri" w:hAnsi="Calibri" w:cs="Calibri"/>
                    <w:color w:val="000000" w:themeColor="text1"/>
                    <w:sz w:val="16"/>
                    <w:szCs w:val="16"/>
                  </w:rPr>
                </w:rPrChange>
              </w:rPr>
            </w:pPr>
          </w:p>
          <w:p w14:paraId="66975913" w14:textId="77777777" w:rsidR="00865967" w:rsidRPr="00FC690C" w:rsidRDefault="00865967" w:rsidP="00865967">
            <w:pPr>
              <w:jc w:val="center"/>
              <w:rPr>
                <w:rFonts w:ascii="Calibri" w:hAnsi="Calibri" w:cs="Calibri"/>
                <w:color w:val="000000" w:themeColor="text1"/>
                <w:sz w:val="16"/>
                <w:szCs w:val="16"/>
                <w:lang w:val="en-US"/>
                <w:rPrChange w:id="752" w:author="Hussey, Ian (PSY)" w:date="2025-10-06T10:27:00Z" w16du:dateUtc="2025-10-06T08:27:00Z">
                  <w:rPr>
                    <w:rFonts w:ascii="Calibri" w:hAnsi="Calibri" w:cs="Calibri"/>
                    <w:color w:val="000000" w:themeColor="text1"/>
                    <w:sz w:val="16"/>
                    <w:szCs w:val="16"/>
                  </w:rPr>
                </w:rPrChange>
              </w:rPr>
            </w:pPr>
            <w:r w:rsidRPr="00FC690C">
              <w:rPr>
                <w:rFonts w:ascii="Calibri" w:hAnsi="Calibri" w:cs="Calibri"/>
                <w:color w:val="000000" w:themeColor="text1"/>
                <w:sz w:val="16"/>
                <w:szCs w:val="16"/>
                <w:lang w:val="en-US"/>
                <w:rPrChange w:id="753" w:author="Hussey, Ian (PSY)" w:date="2025-10-06T10:27:00Z" w16du:dateUtc="2025-10-06T08:27:00Z">
                  <w:rPr>
                    <w:rFonts w:ascii="Calibri" w:hAnsi="Calibri" w:cs="Calibri"/>
                    <w:color w:val="000000" w:themeColor="text1"/>
                    <w:sz w:val="16"/>
                    <w:szCs w:val="16"/>
                  </w:rPr>
                </w:rPrChange>
              </w:rPr>
              <w:t>(non-self-report; frequency, duration or latency of overt behaviors)</w:t>
            </w:r>
          </w:p>
        </w:tc>
        <w:tc>
          <w:tcPr>
            <w:tcW w:w="2544" w:type="dxa"/>
          </w:tcPr>
          <w:p w14:paraId="57412111" w14:textId="77777777" w:rsidR="00865967" w:rsidRPr="00FC690C" w:rsidRDefault="00865967" w:rsidP="00865967">
            <w:pPr>
              <w:jc w:val="center"/>
              <w:rPr>
                <w:rFonts w:ascii="Calibri" w:hAnsi="Calibri" w:cs="Calibri"/>
                <w:b/>
                <w:bCs/>
                <w:color w:val="000000" w:themeColor="text1"/>
                <w:sz w:val="16"/>
                <w:szCs w:val="16"/>
                <w:lang w:val="en-US"/>
                <w:rPrChange w:id="754" w:author="Hussey, Ian (PSY)" w:date="2025-10-06T10:27:00Z" w16du:dateUtc="2025-10-06T08:27:00Z">
                  <w:rPr>
                    <w:rFonts w:ascii="Calibri" w:hAnsi="Calibri" w:cs="Calibri"/>
                    <w:b/>
                    <w:bCs/>
                    <w:color w:val="000000" w:themeColor="text1"/>
                    <w:sz w:val="16"/>
                    <w:szCs w:val="16"/>
                  </w:rPr>
                </w:rPrChange>
              </w:rPr>
            </w:pPr>
            <w:commentRangeStart w:id="755"/>
          </w:p>
          <w:p w14:paraId="789E69FB" w14:textId="77777777" w:rsidR="00865967" w:rsidRPr="00FC690C" w:rsidRDefault="00865967" w:rsidP="00865967">
            <w:pPr>
              <w:jc w:val="center"/>
              <w:rPr>
                <w:rFonts w:ascii="Calibri" w:hAnsi="Calibri" w:cs="Calibri"/>
                <w:b/>
                <w:bCs/>
                <w:color w:val="000000" w:themeColor="text1"/>
                <w:sz w:val="16"/>
                <w:szCs w:val="16"/>
                <w:lang w:val="en-US"/>
                <w:rPrChange w:id="756"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57" w:author="Hussey, Ian (PSY)" w:date="2025-10-06T10:27:00Z" w16du:dateUtc="2025-10-06T08:27:00Z">
                  <w:rPr>
                    <w:rFonts w:ascii="Calibri" w:hAnsi="Calibri" w:cs="Calibri"/>
                    <w:b/>
                    <w:bCs/>
                    <w:color w:val="000000" w:themeColor="text1"/>
                    <w:sz w:val="16"/>
                    <w:szCs w:val="16"/>
                  </w:rPr>
                </w:rPrChange>
              </w:rPr>
              <w:t>Behavioral measure of subjective experience</w:t>
            </w:r>
            <w:del w:id="758" w:author="Hussey, Ian (PSY)" w:date="2025-10-06T10:12:00Z" w16du:dateUtc="2025-10-06T08:12:00Z">
              <w:r w:rsidRPr="00FC690C" w:rsidDel="00113DDE">
                <w:rPr>
                  <w:rFonts w:ascii="Calibri" w:hAnsi="Calibri" w:cs="Calibri"/>
                  <w:color w:val="000000" w:themeColor="text1"/>
                  <w:sz w:val="16"/>
                  <w:szCs w:val="16"/>
                  <w:lang w:val="en-US"/>
                  <w:rPrChange w:id="759" w:author="Hussey, Ian (PSY)" w:date="2025-10-06T10:27:00Z" w16du:dateUtc="2025-10-06T08:27:00Z">
                    <w:rPr>
                      <w:rFonts w:ascii="Calibri" w:hAnsi="Calibri" w:cs="Calibri"/>
                      <w:color w:val="000000" w:themeColor="text1"/>
                      <w:sz w:val="16"/>
                      <w:szCs w:val="16"/>
                      <w:highlight w:val="blue"/>
                    </w:rPr>
                  </w:rPrChange>
                </w:rPr>
                <w:delText>***</w:delText>
              </w:r>
            </w:del>
          </w:p>
          <w:p w14:paraId="7054B618" w14:textId="77777777" w:rsidR="00865967" w:rsidRPr="00FC690C" w:rsidRDefault="00865967" w:rsidP="00865967">
            <w:pPr>
              <w:jc w:val="center"/>
              <w:rPr>
                <w:rFonts w:ascii="Calibri" w:hAnsi="Calibri" w:cs="Calibri"/>
                <w:color w:val="000000" w:themeColor="text1"/>
                <w:sz w:val="16"/>
                <w:szCs w:val="16"/>
                <w:lang w:val="en-US"/>
                <w:rPrChange w:id="760" w:author="Hussey, Ian (PSY)" w:date="2025-10-06T10:27:00Z" w16du:dateUtc="2025-10-06T08:27:00Z">
                  <w:rPr>
                    <w:rFonts w:ascii="Calibri" w:hAnsi="Calibri" w:cs="Calibri"/>
                    <w:color w:val="000000" w:themeColor="text1"/>
                    <w:sz w:val="16"/>
                    <w:szCs w:val="16"/>
                  </w:rPr>
                </w:rPrChange>
              </w:rPr>
            </w:pPr>
          </w:p>
          <w:p w14:paraId="7CDAB6EB" w14:textId="77777777" w:rsidR="00865967" w:rsidRPr="00FC690C" w:rsidRDefault="00865967" w:rsidP="00865967">
            <w:pPr>
              <w:jc w:val="center"/>
              <w:rPr>
                <w:rFonts w:ascii="Calibri" w:hAnsi="Calibri" w:cs="Calibri"/>
                <w:i/>
                <w:iCs/>
                <w:color w:val="000000" w:themeColor="text1"/>
                <w:sz w:val="16"/>
                <w:szCs w:val="16"/>
                <w:lang w:val="en-US"/>
                <w:rPrChange w:id="761"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62" w:author="Hussey, Ian (PSY)" w:date="2025-10-06T10:27:00Z" w16du:dateUtc="2025-10-06T08:27:00Z">
                  <w:rPr>
                    <w:rFonts w:ascii="Calibri" w:hAnsi="Calibri" w:cs="Calibri"/>
                    <w:i/>
                    <w:iCs/>
                    <w:color w:val="000000" w:themeColor="text1"/>
                    <w:sz w:val="16"/>
                    <w:szCs w:val="16"/>
                  </w:rPr>
                </w:rPrChange>
              </w:rPr>
              <w:t>Implicit racial bias</w:t>
            </w:r>
          </w:p>
        </w:tc>
        <w:tc>
          <w:tcPr>
            <w:tcW w:w="2544" w:type="dxa"/>
          </w:tcPr>
          <w:p w14:paraId="6DA84D7B" w14:textId="77777777" w:rsidR="00865967" w:rsidRPr="00FC690C" w:rsidRDefault="00865967" w:rsidP="00865967">
            <w:pPr>
              <w:jc w:val="center"/>
              <w:rPr>
                <w:rFonts w:ascii="Calibri" w:hAnsi="Calibri" w:cs="Calibri"/>
                <w:b/>
                <w:bCs/>
                <w:color w:val="000000" w:themeColor="text1"/>
                <w:sz w:val="16"/>
                <w:szCs w:val="16"/>
                <w:lang w:val="en-US"/>
                <w:rPrChange w:id="763" w:author="Hussey, Ian (PSY)" w:date="2025-10-06T10:27:00Z" w16du:dateUtc="2025-10-06T08:27:00Z">
                  <w:rPr>
                    <w:rFonts w:ascii="Calibri" w:hAnsi="Calibri" w:cs="Calibri"/>
                    <w:b/>
                    <w:bCs/>
                    <w:color w:val="000000" w:themeColor="text1"/>
                    <w:sz w:val="16"/>
                    <w:szCs w:val="16"/>
                  </w:rPr>
                </w:rPrChange>
              </w:rPr>
            </w:pPr>
          </w:p>
          <w:p w14:paraId="6CB1481D" w14:textId="77777777" w:rsidR="00865967" w:rsidRPr="00FC690C" w:rsidRDefault="00865967" w:rsidP="00865967">
            <w:pPr>
              <w:jc w:val="center"/>
              <w:rPr>
                <w:rFonts w:ascii="Calibri" w:hAnsi="Calibri" w:cs="Calibri"/>
                <w:b/>
                <w:bCs/>
                <w:color w:val="000000" w:themeColor="text1"/>
                <w:sz w:val="16"/>
                <w:szCs w:val="16"/>
                <w:lang w:val="en-US"/>
                <w:rPrChange w:id="764"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65" w:author="Hussey, Ian (PSY)" w:date="2025-10-06T10:27:00Z" w16du:dateUtc="2025-10-06T08:27:00Z">
                  <w:rPr>
                    <w:rFonts w:ascii="Calibri" w:hAnsi="Calibri" w:cs="Calibri"/>
                    <w:b/>
                    <w:bCs/>
                    <w:color w:val="000000" w:themeColor="text1"/>
                    <w:sz w:val="16"/>
                    <w:szCs w:val="16"/>
                  </w:rPr>
                </w:rPrChange>
              </w:rPr>
              <w:t xml:space="preserve">Behavioral measure of </w:t>
            </w:r>
            <w:r w:rsidRPr="00FC690C">
              <w:rPr>
                <w:rFonts w:ascii="Calibri" w:hAnsi="Calibri" w:cs="Calibri"/>
                <w:b/>
                <w:bCs/>
                <w:color w:val="000000" w:themeColor="text1"/>
                <w:sz w:val="16"/>
                <w:szCs w:val="16"/>
                <w:lang w:val="en-US"/>
                <w:rPrChange w:id="766" w:author="Hussey, Ian (PSY)" w:date="2025-10-06T10:27:00Z" w16du:dateUtc="2025-10-06T08:27:00Z">
                  <w:rPr>
                    <w:rFonts w:ascii="Calibri" w:hAnsi="Calibri" w:cs="Calibri"/>
                    <w:b/>
                    <w:bCs/>
                    <w:color w:val="000000" w:themeColor="text1"/>
                    <w:sz w:val="16"/>
                    <w:szCs w:val="16"/>
                    <w:highlight w:val="blue"/>
                  </w:rPr>
                </w:rPrChange>
              </w:rPr>
              <w:t>ability</w:t>
            </w:r>
            <w:del w:id="767" w:author="Hussey, Ian (PSY)" w:date="2025-10-06T10:12:00Z" w16du:dateUtc="2025-10-06T08:12:00Z">
              <w:r w:rsidRPr="00FC690C" w:rsidDel="00113DDE">
                <w:rPr>
                  <w:rFonts w:ascii="Calibri" w:hAnsi="Calibri" w:cs="Calibri"/>
                  <w:color w:val="000000" w:themeColor="text1"/>
                  <w:sz w:val="16"/>
                  <w:szCs w:val="16"/>
                  <w:lang w:val="en-US"/>
                  <w:rPrChange w:id="768" w:author="Hussey, Ian (PSY)" w:date="2025-10-06T10:27:00Z" w16du:dateUtc="2025-10-06T08:27:00Z">
                    <w:rPr>
                      <w:rFonts w:ascii="Calibri" w:hAnsi="Calibri" w:cs="Calibri"/>
                      <w:color w:val="000000" w:themeColor="text1"/>
                      <w:sz w:val="16"/>
                      <w:szCs w:val="16"/>
                      <w:highlight w:val="blue"/>
                    </w:rPr>
                  </w:rPrChange>
                </w:rPr>
                <w:delText>***</w:delText>
              </w:r>
            </w:del>
          </w:p>
          <w:p w14:paraId="6828780B" w14:textId="77777777" w:rsidR="00865967" w:rsidRPr="00FC690C" w:rsidRDefault="00865967" w:rsidP="00865967">
            <w:pPr>
              <w:jc w:val="center"/>
              <w:rPr>
                <w:rFonts w:ascii="Calibri" w:hAnsi="Calibri" w:cs="Calibri"/>
                <w:color w:val="000000" w:themeColor="text1"/>
                <w:sz w:val="16"/>
                <w:szCs w:val="16"/>
                <w:lang w:val="en-US"/>
                <w:rPrChange w:id="769" w:author="Hussey, Ian (PSY)" w:date="2025-10-06T10:27:00Z" w16du:dateUtc="2025-10-06T08:27:00Z">
                  <w:rPr>
                    <w:rFonts w:ascii="Calibri" w:hAnsi="Calibri" w:cs="Calibri"/>
                    <w:color w:val="000000" w:themeColor="text1"/>
                    <w:sz w:val="16"/>
                    <w:szCs w:val="16"/>
                  </w:rPr>
                </w:rPrChange>
              </w:rPr>
            </w:pPr>
          </w:p>
          <w:p w14:paraId="73923368" w14:textId="77777777" w:rsidR="00865967" w:rsidRPr="00FC690C" w:rsidRDefault="00865967" w:rsidP="00865967">
            <w:pPr>
              <w:jc w:val="center"/>
              <w:rPr>
                <w:rFonts w:ascii="Calibri" w:hAnsi="Calibri" w:cs="Calibri"/>
                <w:i/>
                <w:iCs/>
                <w:color w:val="000000" w:themeColor="text1"/>
                <w:sz w:val="16"/>
                <w:szCs w:val="16"/>
                <w:lang w:val="en-US"/>
                <w:rPrChange w:id="770"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71" w:author="Hussey, Ian (PSY)" w:date="2025-10-06T10:27:00Z" w16du:dateUtc="2025-10-06T08:27:00Z">
                  <w:rPr>
                    <w:rFonts w:ascii="Calibri" w:hAnsi="Calibri" w:cs="Calibri"/>
                    <w:i/>
                    <w:iCs/>
                    <w:color w:val="000000" w:themeColor="text1"/>
                    <w:sz w:val="16"/>
                    <w:szCs w:val="16"/>
                  </w:rPr>
                </w:rPrChange>
              </w:rPr>
              <w:t>Iowa Gambling Task</w:t>
            </w:r>
          </w:p>
        </w:tc>
        <w:tc>
          <w:tcPr>
            <w:tcW w:w="2544" w:type="dxa"/>
            <w:shd w:val="clear" w:color="auto" w:fill="D9D9D9" w:themeFill="background1" w:themeFillShade="D9"/>
          </w:tcPr>
          <w:p w14:paraId="4ACB0ED2" w14:textId="77777777" w:rsidR="00865967" w:rsidRPr="00FC690C" w:rsidRDefault="00865967" w:rsidP="00865967">
            <w:pPr>
              <w:jc w:val="center"/>
              <w:rPr>
                <w:rFonts w:ascii="Calibri" w:hAnsi="Calibri" w:cs="Calibri"/>
                <w:b/>
                <w:bCs/>
                <w:color w:val="000000" w:themeColor="text1"/>
                <w:sz w:val="16"/>
                <w:szCs w:val="16"/>
                <w:lang w:val="en-US"/>
                <w:rPrChange w:id="772" w:author="Hussey, Ian (PSY)" w:date="2025-10-06T10:27:00Z" w16du:dateUtc="2025-10-06T08:27:00Z">
                  <w:rPr>
                    <w:rFonts w:ascii="Calibri" w:hAnsi="Calibri" w:cs="Calibri"/>
                    <w:b/>
                    <w:bCs/>
                    <w:color w:val="000000" w:themeColor="text1"/>
                    <w:sz w:val="16"/>
                    <w:szCs w:val="16"/>
                  </w:rPr>
                </w:rPrChange>
              </w:rPr>
            </w:pPr>
          </w:p>
          <w:p w14:paraId="6B0479CF" w14:textId="77777777" w:rsidR="00865967" w:rsidRPr="00FC690C" w:rsidRDefault="00865967" w:rsidP="00865967">
            <w:pPr>
              <w:jc w:val="center"/>
              <w:rPr>
                <w:rFonts w:ascii="Calibri" w:hAnsi="Calibri" w:cs="Calibri"/>
                <w:b/>
                <w:bCs/>
                <w:color w:val="000000" w:themeColor="text1"/>
                <w:sz w:val="16"/>
                <w:szCs w:val="16"/>
                <w:lang w:val="en-US"/>
                <w:rPrChange w:id="773"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74" w:author="Hussey, Ian (PSY)" w:date="2025-10-06T10:27:00Z" w16du:dateUtc="2025-10-06T08:27:00Z">
                  <w:rPr>
                    <w:rFonts w:ascii="Calibri" w:hAnsi="Calibri" w:cs="Calibri"/>
                    <w:b/>
                    <w:bCs/>
                    <w:color w:val="000000" w:themeColor="text1"/>
                    <w:sz w:val="16"/>
                    <w:szCs w:val="16"/>
                  </w:rPr>
                </w:rPrChange>
              </w:rPr>
              <w:t xml:space="preserve">Behavioral measure of </w:t>
            </w:r>
            <w:r w:rsidRPr="00FC690C">
              <w:rPr>
                <w:rFonts w:ascii="Calibri" w:hAnsi="Calibri" w:cs="Calibri"/>
                <w:b/>
                <w:bCs/>
                <w:color w:val="000000" w:themeColor="text1"/>
                <w:sz w:val="16"/>
                <w:szCs w:val="16"/>
                <w:lang w:val="en-US"/>
                <w:rPrChange w:id="775" w:author="Hussey, Ian (PSY)" w:date="2025-10-06T10:27:00Z" w16du:dateUtc="2025-10-06T08:27:00Z">
                  <w:rPr>
                    <w:rFonts w:ascii="Calibri" w:hAnsi="Calibri" w:cs="Calibri"/>
                    <w:b/>
                    <w:bCs/>
                    <w:color w:val="000000" w:themeColor="text1"/>
                    <w:sz w:val="16"/>
                    <w:szCs w:val="16"/>
                    <w:highlight w:val="blue"/>
                  </w:rPr>
                </w:rPrChange>
              </w:rPr>
              <w:t>behavior</w:t>
            </w:r>
            <w:del w:id="776" w:author="Hussey, Ian (PSY)" w:date="2025-10-06T10:12:00Z" w16du:dateUtc="2025-10-06T08:12:00Z">
              <w:r w:rsidRPr="00FC690C" w:rsidDel="00113DDE">
                <w:rPr>
                  <w:rFonts w:ascii="Calibri" w:hAnsi="Calibri" w:cs="Calibri"/>
                  <w:b/>
                  <w:bCs/>
                  <w:color w:val="000000" w:themeColor="text1"/>
                  <w:sz w:val="16"/>
                  <w:szCs w:val="16"/>
                  <w:lang w:val="en-US"/>
                  <w:rPrChange w:id="777" w:author="Hussey, Ian (PSY)" w:date="2025-10-06T10:27:00Z" w16du:dateUtc="2025-10-06T08:27:00Z">
                    <w:rPr>
                      <w:rFonts w:ascii="Calibri" w:hAnsi="Calibri" w:cs="Calibri"/>
                      <w:b/>
                      <w:bCs/>
                      <w:color w:val="000000" w:themeColor="text1"/>
                      <w:sz w:val="16"/>
                      <w:szCs w:val="16"/>
                      <w:highlight w:val="blue"/>
                    </w:rPr>
                  </w:rPrChange>
                </w:rPr>
                <w:delText>****</w:delText>
              </w:r>
            </w:del>
          </w:p>
          <w:p w14:paraId="25C1ED24" w14:textId="77777777" w:rsidR="00865967" w:rsidRPr="00FC690C" w:rsidRDefault="00865967" w:rsidP="00865967">
            <w:pPr>
              <w:jc w:val="center"/>
              <w:rPr>
                <w:rFonts w:ascii="Calibri" w:hAnsi="Calibri" w:cs="Calibri"/>
                <w:color w:val="000000" w:themeColor="text1"/>
                <w:sz w:val="16"/>
                <w:szCs w:val="16"/>
                <w:lang w:val="en-US"/>
                <w:rPrChange w:id="778" w:author="Hussey, Ian (PSY)" w:date="2025-10-06T10:27:00Z" w16du:dateUtc="2025-10-06T08:27:00Z">
                  <w:rPr>
                    <w:rFonts w:ascii="Calibri" w:hAnsi="Calibri" w:cs="Calibri"/>
                    <w:color w:val="000000" w:themeColor="text1"/>
                    <w:sz w:val="16"/>
                    <w:szCs w:val="16"/>
                  </w:rPr>
                </w:rPrChange>
              </w:rPr>
            </w:pPr>
          </w:p>
          <w:p w14:paraId="1BB34A22" w14:textId="77777777" w:rsidR="00865967" w:rsidRPr="00FC690C" w:rsidRDefault="00865967" w:rsidP="00865967">
            <w:pPr>
              <w:jc w:val="center"/>
              <w:rPr>
                <w:rFonts w:ascii="Calibri" w:hAnsi="Calibri" w:cs="Calibri"/>
                <w:i/>
                <w:iCs/>
                <w:color w:val="000000" w:themeColor="text1"/>
                <w:sz w:val="16"/>
                <w:szCs w:val="16"/>
                <w:lang w:val="en-US"/>
                <w:rPrChange w:id="779"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80" w:author="Hussey, Ian (PSY)" w:date="2025-10-06T10:27:00Z" w16du:dateUtc="2025-10-06T08:27:00Z">
                  <w:rPr>
                    <w:rFonts w:ascii="Calibri" w:hAnsi="Calibri" w:cs="Calibri"/>
                    <w:i/>
                    <w:iCs/>
                    <w:color w:val="000000" w:themeColor="text1"/>
                    <w:sz w:val="16"/>
                    <w:szCs w:val="16"/>
                  </w:rPr>
                </w:rPrChange>
              </w:rPr>
              <w:t>Social media use via digital trace data, observational coding</w:t>
            </w:r>
          </w:p>
        </w:tc>
        <w:tc>
          <w:tcPr>
            <w:tcW w:w="2558" w:type="dxa"/>
          </w:tcPr>
          <w:p w14:paraId="482FBBD7" w14:textId="77777777" w:rsidR="00865967" w:rsidRPr="00FC690C" w:rsidRDefault="00865967" w:rsidP="00865967">
            <w:pPr>
              <w:jc w:val="center"/>
              <w:rPr>
                <w:rFonts w:ascii="Calibri" w:hAnsi="Calibri" w:cs="Calibri"/>
                <w:b/>
                <w:bCs/>
                <w:color w:val="000000" w:themeColor="text1"/>
                <w:sz w:val="16"/>
                <w:szCs w:val="16"/>
                <w:lang w:val="en-US"/>
                <w:rPrChange w:id="781" w:author="Hussey, Ian (PSY)" w:date="2025-10-06T10:27:00Z" w16du:dateUtc="2025-10-06T08:27:00Z">
                  <w:rPr>
                    <w:rFonts w:ascii="Calibri" w:hAnsi="Calibri" w:cs="Calibri"/>
                    <w:b/>
                    <w:bCs/>
                    <w:color w:val="000000" w:themeColor="text1"/>
                    <w:sz w:val="16"/>
                    <w:szCs w:val="16"/>
                  </w:rPr>
                </w:rPrChange>
              </w:rPr>
            </w:pPr>
          </w:p>
          <w:p w14:paraId="6A45F780" w14:textId="77777777" w:rsidR="00865967" w:rsidRPr="00FC690C" w:rsidRDefault="00865967" w:rsidP="00865967">
            <w:pPr>
              <w:jc w:val="center"/>
              <w:rPr>
                <w:rFonts w:ascii="Calibri" w:hAnsi="Calibri" w:cs="Calibri"/>
                <w:b/>
                <w:bCs/>
                <w:color w:val="000000" w:themeColor="text1"/>
                <w:sz w:val="16"/>
                <w:szCs w:val="16"/>
                <w:lang w:val="en-US"/>
                <w:rPrChange w:id="782"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83" w:author="Hussey, Ian (PSY)" w:date="2025-10-06T10:27:00Z" w16du:dateUtc="2025-10-06T08:27:00Z">
                  <w:rPr>
                    <w:rFonts w:ascii="Calibri" w:hAnsi="Calibri" w:cs="Calibri"/>
                    <w:b/>
                    <w:bCs/>
                    <w:color w:val="000000" w:themeColor="text1"/>
                    <w:sz w:val="16"/>
                    <w:szCs w:val="16"/>
                  </w:rPr>
                </w:rPrChange>
              </w:rPr>
              <w:t>Behavioral measure of physiology</w:t>
            </w:r>
          </w:p>
          <w:p w14:paraId="1934E5E2" w14:textId="77777777" w:rsidR="00865967" w:rsidRPr="00FC690C" w:rsidRDefault="00865967" w:rsidP="00865967">
            <w:pPr>
              <w:jc w:val="center"/>
              <w:rPr>
                <w:rFonts w:ascii="Calibri" w:hAnsi="Calibri" w:cs="Calibri"/>
                <w:color w:val="000000" w:themeColor="text1"/>
                <w:sz w:val="16"/>
                <w:szCs w:val="16"/>
                <w:lang w:val="en-US"/>
                <w:rPrChange w:id="784" w:author="Hussey, Ian (PSY)" w:date="2025-10-06T10:27:00Z" w16du:dateUtc="2025-10-06T08:27:00Z">
                  <w:rPr>
                    <w:rFonts w:ascii="Calibri" w:hAnsi="Calibri" w:cs="Calibri"/>
                    <w:color w:val="000000" w:themeColor="text1"/>
                    <w:sz w:val="16"/>
                    <w:szCs w:val="16"/>
                  </w:rPr>
                </w:rPrChange>
              </w:rPr>
            </w:pPr>
          </w:p>
          <w:p w14:paraId="1D63D6A9" w14:textId="77777777" w:rsidR="00865967" w:rsidRPr="00FC690C" w:rsidRDefault="00865967" w:rsidP="00865967">
            <w:pPr>
              <w:jc w:val="center"/>
              <w:rPr>
                <w:rFonts w:ascii="Calibri" w:hAnsi="Calibri" w:cs="Calibri"/>
                <w:i/>
                <w:iCs/>
                <w:color w:val="000000" w:themeColor="text1"/>
                <w:sz w:val="16"/>
                <w:szCs w:val="16"/>
                <w:lang w:val="en-US"/>
                <w:rPrChange w:id="785"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786" w:author="Hussey, Ian (PSY)" w:date="2025-10-06T10:27:00Z" w16du:dateUtc="2025-10-06T08:27:00Z">
                  <w:rPr>
                    <w:rFonts w:ascii="Calibri" w:hAnsi="Calibri" w:cs="Calibri"/>
                    <w:i/>
                    <w:iCs/>
                    <w:color w:val="000000" w:themeColor="text1"/>
                    <w:sz w:val="16"/>
                    <w:szCs w:val="16"/>
                  </w:rPr>
                </w:rPrChange>
              </w:rPr>
              <w:t>Gait variability to measure the integrity of CNS timing and motor control systems</w:t>
            </w:r>
            <w:commentRangeEnd w:id="755"/>
            <w:r w:rsidR="00173BED" w:rsidRPr="00FC690C">
              <w:rPr>
                <w:rStyle w:val="CommentReference"/>
                <w:lang w:val="en-US"/>
                <w:rPrChange w:id="787" w:author="Hussey, Ian (PSY)" w:date="2025-10-06T10:27:00Z" w16du:dateUtc="2025-10-06T08:27:00Z">
                  <w:rPr>
                    <w:rStyle w:val="CommentReference"/>
                  </w:rPr>
                </w:rPrChange>
              </w:rPr>
              <w:commentReference w:id="755"/>
            </w:r>
          </w:p>
        </w:tc>
      </w:tr>
      <w:tr w:rsidR="00B95508" w:rsidRPr="00FC690C" w14:paraId="75B2982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1F271C7" w14:textId="77777777" w:rsidR="00865967" w:rsidRPr="00FC690C" w:rsidRDefault="00865967" w:rsidP="00865967">
            <w:pPr>
              <w:jc w:val="center"/>
              <w:rPr>
                <w:rFonts w:ascii="Calibri" w:hAnsi="Calibri" w:cs="Calibri"/>
                <w:b/>
                <w:bCs/>
                <w:color w:val="000000" w:themeColor="text1"/>
                <w:sz w:val="16"/>
                <w:szCs w:val="16"/>
                <w:lang w:val="en-US"/>
                <w:rPrChange w:id="788" w:author="Hussey, Ian (PSY)" w:date="2025-10-06T10:27:00Z" w16du:dateUtc="2025-10-06T08:27:00Z">
                  <w:rPr>
                    <w:rFonts w:ascii="Calibri" w:hAnsi="Calibri" w:cs="Calibri"/>
                    <w:b/>
                    <w:bCs/>
                    <w:color w:val="000000" w:themeColor="text1"/>
                    <w:sz w:val="16"/>
                    <w:szCs w:val="16"/>
                  </w:rPr>
                </w:rPrChange>
              </w:rPr>
            </w:pPr>
          </w:p>
        </w:tc>
        <w:tc>
          <w:tcPr>
            <w:tcW w:w="2595" w:type="dxa"/>
            <w:tcBorders>
              <w:bottom w:val="single" w:sz="12" w:space="0" w:color="000000" w:themeColor="text1"/>
            </w:tcBorders>
            <w:shd w:val="clear" w:color="auto" w:fill="F2F2F2" w:themeFill="background1" w:themeFillShade="F2"/>
          </w:tcPr>
          <w:p w14:paraId="1D039ED6" w14:textId="77777777" w:rsidR="00865967" w:rsidRPr="00FC690C" w:rsidRDefault="00865967" w:rsidP="00865967">
            <w:pPr>
              <w:jc w:val="center"/>
              <w:rPr>
                <w:rFonts w:ascii="Calibri" w:hAnsi="Calibri" w:cs="Calibri"/>
                <w:b/>
                <w:bCs/>
                <w:color w:val="000000" w:themeColor="text1"/>
                <w:sz w:val="16"/>
                <w:szCs w:val="16"/>
                <w:lang w:val="en-US"/>
                <w:rPrChange w:id="789" w:author="Hussey, Ian (PSY)" w:date="2025-10-06T10:27:00Z" w16du:dateUtc="2025-10-06T08:27:00Z">
                  <w:rPr>
                    <w:rFonts w:ascii="Calibri" w:hAnsi="Calibri" w:cs="Calibri"/>
                    <w:b/>
                    <w:bCs/>
                    <w:color w:val="000000" w:themeColor="text1"/>
                    <w:sz w:val="16"/>
                    <w:szCs w:val="16"/>
                  </w:rPr>
                </w:rPrChange>
              </w:rPr>
            </w:pPr>
          </w:p>
          <w:p w14:paraId="2EF12C6B" w14:textId="1BBFBFF6" w:rsidR="00865967" w:rsidRPr="00FC690C" w:rsidRDefault="00865967" w:rsidP="00865967">
            <w:pPr>
              <w:jc w:val="center"/>
              <w:rPr>
                <w:rFonts w:ascii="Calibri" w:hAnsi="Calibri" w:cs="Calibri"/>
                <w:b/>
                <w:bCs/>
                <w:color w:val="000000" w:themeColor="text1"/>
                <w:sz w:val="16"/>
                <w:szCs w:val="16"/>
                <w:lang w:val="en-US"/>
                <w:rPrChange w:id="790"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91" w:author="Hussey, Ian (PSY)" w:date="2025-10-06T10:27:00Z" w16du:dateUtc="2025-10-06T08:27:00Z">
                  <w:rPr>
                    <w:rFonts w:ascii="Calibri" w:hAnsi="Calibri" w:cs="Calibri"/>
                    <w:b/>
                    <w:bCs/>
                    <w:color w:val="000000" w:themeColor="text1"/>
                    <w:sz w:val="16"/>
                    <w:szCs w:val="16"/>
                  </w:rPr>
                </w:rPrChange>
              </w:rPr>
              <w:t>Neuro/bio/physiological measure</w:t>
            </w:r>
          </w:p>
        </w:tc>
        <w:tc>
          <w:tcPr>
            <w:tcW w:w="2544" w:type="dxa"/>
            <w:tcBorders>
              <w:bottom w:val="single" w:sz="12" w:space="0" w:color="000000" w:themeColor="text1"/>
            </w:tcBorders>
          </w:tcPr>
          <w:p w14:paraId="7541D2F2" w14:textId="77777777" w:rsidR="00865967" w:rsidRPr="00FC690C" w:rsidRDefault="00865967" w:rsidP="00865967">
            <w:pPr>
              <w:jc w:val="center"/>
              <w:rPr>
                <w:rFonts w:ascii="Calibri" w:hAnsi="Calibri" w:cs="Calibri"/>
                <w:b/>
                <w:bCs/>
                <w:color w:val="000000" w:themeColor="text1"/>
                <w:sz w:val="16"/>
                <w:szCs w:val="16"/>
                <w:lang w:val="en-US"/>
                <w:rPrChange w:id="792" w:author="Hussey, Ian (PSY)" w:date="2025-10-06T10:27:00Z" w16du:dateUtc="2025-10-06T08:27:00Z">
                  <w:rPr>
                    <w:rFonts w:ascii="Calibri" w:hAnsi="Calibri" w:cs="Calibri"/>
                    <w:b/>
                    <w:bCs/>
                    <w:color w:val="000000" w:themeColor="text1"/>
                    <w:sz w:val="16"/>
                    <w:szCs w:val="16"/>
                  </w:rPr>
                </w:rPrChange>
              </w:rPr>
            </w:pPr>
          </w:p>
          <w:p w14:paraId="79467217" w14:textId="77777777" w:rsidR="00865967" w:rsidRPr="00FC690C" w:rsidRDefault="00865967" w:rsidP="00865967">
            <w:pPr>
              <w:jc w:val="center"/>
              <w:rPr>
                <w:rFonts w:ascii="Calibri" w:hAnsi="Calibri" w:cs="Calibri"/>
                <w:b/>
                <w:bCs/>
                <w:color w:val="000000" w:themeColor="text1"/>
                <w:sz w:val="16"/>
                <w:szCs w:val="16"/>
                <w:lang w:val="en-US"/>
                <w:rPrChange w:id="793"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794" w:author="Hussey, Ian (PSY)" w:date="2025-10-06T10:27:00Z" w16du:dateUtc="2025-10-06T08:27:00Z">
                  <w:rPr>
                    <w:rFonts w:ascii="Calibri" w:hAnsi="Calibri" w:cs="Calibri"/>
                    <w:b/>
                    <w:bCs/>
                    <w:color w:val="000000" w:themeColor="text1"/>
                    <w:sz w:val="16"/>
                    <w:szCs w:val="16"/>
                  </w:rPr>
                </w:rPrChange>
              </w:rPr>
              <w:t>Neuro/bio/physiological measure of subjective experience</w:t>
            </w:r>
          </w:p>
          <w:p w14:paraId="1E93D704" w14:textId="77777777" w:rsidR="00865967" w:rsidRPr="00FC690C" w:rsidRDefault="00865967" w:rsidP="00865967">
            <w:pPr>
              <w:jc w:val="center"/>
              <w:rPr>
                <w:rFonts w:ascii="Calibri" w:hAnsi="Calibri" w:cs="Calibri"/>
                <w:i/>
                <w:iCs/>
                <w:color w:val="000000" w:themeColor="text1"/>
                <w:sz w:val="16"/>
                <w:szCs w:val="16"/>
                <w:lang w:val="en-US"/>
                <w:rPrChange w:id="795"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color w:val="000000" w:themeColor="text1"/>
                <w:sz w:val="16"/>
                <w:szCs w:val="16"/>
                <w:lang w:val="en-US"/>
                <w:rPrChange w:id="796" w:author="Hussey, Ian (PSY)" w:date="2025-10-06T10:27:00Z" w16du:dateUtc="2025-10-06T08:27:00Z">
                  <w:rPr>
                    <w:rFonts w:ascii="Calibri" w:hAnsi="Calibri" w:cs="Calibri"/>
                    <w:color w:val="000000" w:themeColor="text1"/>
                    <w:sz w:val="16"/>
                    <w:szCs w:val="16"/>
                  </w:rPr>
                </w:rPrChange>
              </w:rPr>
              <w:br/>
            </w:r>
            <w:r w:rsidRPr="00FC690C">
              <w:rPr>
                <w:rFonts w:ascii="Calibri" w:hAnsi="Calibri" w:cs="Calibri"/>
                <w:i/>
                <w:iCs/>
                <w:color w:val="000000" w:themeColor="text1"/>
                <w:sz w:val="16"/>
                <w:szCs w:val="16"/>
                <w:lang w:val="en-US"/>
                <w:rPrChange w:id="797" w:author="Hussey, Ian (PSY)" w:date="2025-10-06T10:27:00Z" w16du:dateUtc="2025-10-06T08:27:00Z">
                  <w:rPr>
                    <w:rFonts w:ascii="Calibri" w:hAnsi="Calibri" w:cs="Calibri"/>
                    <w:i/>
                    <w:iCs/>
                    <w:color w:val="000000" w:themeColor="text1"/>
                    <w:sz w:val="16"/>
                    <w:szCs w:val="16"/>
                  </w:rPr>
                </w:rPrChange>
              </w:rPr>
              <w:t>GSR as a measure of fear</w:t>
            </w:r>
          </w:p>
        </w:tc>
        <w:tc>
          <w:tcPr>
            <w:tcW w:w="2544" w:type="dxa"/>
            <w:tcBorders>
              <w:bottom w:val="single" w:sz="12" w:space="0" w:color="000000" w:themeColor="text1"/>
            </w:tcBorders>
          </w:tcPr>
          <w:p w14:paraId="28AC7545" w14:textId="77777777" w:rsidR="00865967" w:rsidRPr="00FC690C" w:rsidRDefault="00865967" w:rsidP="00865967">
            <w:pPr>
              <w:jc w:val="center"/>
              <w:rPr>
                <w:rFonts w:ascii="Calibri" w:hAnsi="Calibri" w:cs="Calibri"/>
                <w:b/>
                <w:bCs/>
                <w:color w:val="000000" w:themeColor="text1"/>
                <w:sz w:val="16"/>
                <w:szCs w:val="16"/>
                <w:lang w:val="en-US"/>
                <w:rPrChange w:id="798" w:author="Hussey, Ian (PSY)" w:date="2025-10-06T10:27:00Z" w16du:dateUtc="2025-10-06T08:27:00Z">
                  <w:rPr>
                    <w:rFonts w:ascii="Calibri" w:hAnsi="Calibri" w:cs="Calibri"/>
                    <w:b/>
                    <w:bCs/>
                    <w:color w:val="000000" w:themeColor="text1"/>
                    <w:sz w:val="16"/>
                    <w:szCs w:val="16"/>
                  </w:rPr>
                </w:rPrChange>
              </w:rPr>
            </w:pPr>
          </w:p>
          <w:p w14:paraId="7B1B901C" w14:textId="77777777" w:rsidR="00865967" w:rsidRPr="00FC690C" w:rsidRDefault="64DE1F8E" w:rsidP="00865967">
            <w:pPr>
              <w:jc w:val="center"/>
              <w:rPr>
                <w:rFonts w:ascii="Calibri" w:hAnsi="Calibri" w:cs="Calibri"/>
                <w:color w:val="000000" w:themeColor="text1"/>
                <w:sz w:val="16"/>
                <w:szCs w:val="16"/>
                <w:lang w:val="en-US"/>
                <w:rPrChange w:id="799" w:author="Hussey, Ian (PSY)" w:date="2025-10-06T10:27:00Z" w16du:dateUtc="2025-10-06T08:27:00Z">
                  <w:rPr>
                    <w:rFonts w:ascii="Calibri" w:hAnsi="Calibri" w:cs="Calibri"/>
                    <w:color w:val="000000" w:themeColor="text1"/>
                    <w:sz w:val="16"/>
                    <w:szCs w:val="16"/>
                  </w:rPr>
                </w:rPrChange>
              </w:rPr>
            </w:pPr>
            <w:r w:rsidRPr="00FC690C">
              <w:rPr>
                <w:rFonts w:ascii="Calibri" w:hAnsi="Calibri" w:cs="Calibri"/>
                <w:b/>
                <w:bCs/>
                <w:color w:val="000000" w:themeColor="text1"/>
                <w:sz w:val="16"/>
                <w:szCs w:val="16"/>
                <w:lang w:val="en-US"/>
                <w:rPrChange w:id="800" w:author="Hussey, Ian (PSY)" w:date="2025-10-06T10:27:00Z" w16du:dateUtc="2025-10-06T08:27:00Z">
                  <w:rPr>
                    <w:rFonts w:ascii="Calibri" w:hAnsi="Calibri" w:cs="Calibri"/>
                    <w:b/>
                    <w:bCs/>
                    <w:color w:val="000000" w:themeColor="text1"/>
                    <w:sz w:val="16"/>
                    <w:szCs w:val="16"/>
                  </w:rPr>
                </w:rPrChange>
              </w:rPr>
              <w:t>Neuro/bio/physiological measure of ability</w:t>
            </w:r>
          </w:p>
          <w:p w14:paraId="6EF6F76A" w14:textId="77777777" w:rsidR="00865967" w:rsidRPr="00FC690C" w:rsidRDefault="00865967" w:rsidP="00865967">
            <w:pPr>
              <w:jc w:val="center"/>
              <w:rPr>
                <w:rFonts w:ascii="Calibri" w:hAnsi="Calibri" w:cs="Calibri"/>
                <w:i/>
                <w:iCs/>
                <w:color w:val="000000" w:themeColor="text1"/>
                <w:sz w:val="16"/>
                <w:szCs w:val="16"/>
                <w:lang w:val="en-US"/>
                <w:rPrChange w:id="801" w:author="Hussey, Ian (PSY)" w:date="2025-10-06T10:27:00Z" w16du:dateUtc="2025-10-06T08:27:00Z">
                  <w:rPr>
                    <w:rFonts w:ascii="Calibri" w:hAnsi="Calibri" w:cs="Calibri"/>
                    <w:i/>
                    <w:iCs/>
                    <w:color w:val="000000" w:themeColor="text1"/>
                    <w:sz w:val="16"/>
                    <w:szCs w:val="16"/>
                  </w:rPr>
                </w:rPrChange>
              </w:rPr>
            </w:pPr>
          </w:p>
          <w:p w14:paraId="137E89A2" w14:textId="77777777" w:rsidR="00865967" w:rsidRPr="00FC690C" w:rsidRDefault="00865967" w:rsidP="00865967">
            <w:pPr>
              <w:jc w:val="center"/>
              <w:rPr>
                <w:rFonts w:ascii="Calibri" w:hAnsi="Calibri" w:cs="Calibri"/>
                <w:i/>
                <w:iCs/>
                <w:color w:val="000000" w:themeColor="text1"/>
                <w:sz w:val="16"/>
                <w:szCs w:val="16"/>
                <w:lang w:val="en-US"/>
                <w:rPrChange w:id="802"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803" w:author="Hussey, Ian (PSY)" w:date="2025-10-06T10:27:00Z" w16du:dateUtc="2025-10-06T08:27:00Z">
                  <w:rPr>
                    <w:rFonts w:ascii="Calibri" w:hAnsi="Calibri" w:cs="Calibri"/>
                    <w:i/>
                    <w:iCs/>
                    <w:color w:val="000000" w:themeColor="text1"/>
                    <w:sz w:val="16"/>
                    <w:szCs w:val="16"/>
                  </w:rPr>
                </w:rPrChange>
              </w:rPr>
              <w:t>Cognitive Control Capacity measured via fMRI</w:t>
            </w:r>
          </w:p>
        </w:tc>
        <w:tc>
          <w:tcPr>
            <w:tcW w:w="2544" w:type="dxa"/>
            <w:tcBorders>
              <w:bottom w:val="single" w:sz="12" w:space="0" w:color="000000" w:themeColor="text1"/>
            </w:tcBorders>
          </w:tcPr>
          <w:p w14:paraId="7872C385" w14:textId="77777777" w:rsidR="00865967" w:rsidRPr="00FC690C" w:rsidRDefault="00865967" w:rsidP="00865967">
            <w:pPr>
              <w:jc w:val="center"/>
              <w:rPr>
                <w:rFonts w:ascii="Calibri" w:hAnsi="Calibri" w:cs="Calibri"/>
                <w:b/>
                <w:bCs/>
                <w:color w:val="000000" w:themeColor="text1"/>
                <w:sz w:val="16"/>
                <w:szCs w:val="16"/>
                <w:lang w:val="en-US"/>
                <w:rPrChange w:id="804" w:author="Hussey, Ian (PSY)" w:date="2025-10-06T10:27:00Z" w16du:dateUtc="2025-10-06T08:27:00Z">
                  <w:rPr>
                    <w:rFonts w:ascii="Calibri" w:hAnsi="Calibri" w:cs="Calibri"/>
                    <w:b/>
                    <w:bCs/>
                    <w:color w:val="000000" w:themeColor="text1"/>
                    <w:sz w:val="16"/>
                    <w:szCs w:val="16"/>
                  </w:rPr>
                </w:rPrChange>
              </w:rPr>
            </w:pPr>
          </w:p>
          <w:p w14:paraId="65C3C3F1" w14:textId="77777777" w:rsidR="00865967" w:rsidRPr="00FC690C" w:rsidRDefault="64DE1F8E" w:rsidP="00865967">
            <w:pPr>
              <w:jc w:val="center"/>
              <w:rPr>
                <w:rFonts w:ascii="Calibri" w:hAnsi="Calibri" w:cs="Calibri"/>
                <w:b/>
                <w:bCs/>
                <w:color w:val="000000" w:themeColor="text1"/>
                <w:sz w:val="16"/>
                <w:szCs w:val="16"/>
                <w:lang w:val="en-US"/>
                <w:rPrChange w:id="805" w:author="Hussey, Ian (PSY)" w:date="2025-10-06T10:27:00Z" w16du:dateUtc="2025-10-06T08:27:00Z">
                  <w:rPr>
                    <w:rFonts w:ascii="Calibri" w:hAnsi="Calibri" w:cs="Calibri"/>
                    <w:b/>
                    <w:bCs/>
                    <w:color w:val="000000" w:themeColor="text1"/>
                    <w:sz w:val="16"/>
                    <w:szCs w:val="16"/>
                  </w:rPr>
                </w:rPrChange>
              </w:rPr>
            </w:pPr>
            <w:r w:rsidRPr="00FC690C">
              <w:rPr>
                <w:rFonts w:ascii="Calibri" w:hAnsi="Calibri" w:cs="Calibri"/>
                <w:b/>
                <w:bCs/>
                <w:color w:val="000000" w:themeColor="text1"/>
                <w:sz w:val="16"/>
                <w:szCs w:val="16"/>
                <w:lang w:val="en-US"/>
                <w:rPrChange w:id="806" w:author="Hussey, Ian (PSY)" w:date="2025-10-06T10:27:00Z" w16du:dateUtc="2025-10-06T08:27:00Z">
                  <w:rPr>
                    <w:rFonts w:ascii="Calibri" w:hAnsi="Calibri" w:cs="Calibri"/>
                    <w:b/>
                    <w:bCs/>
                    <w:color w:val="000000" w:themeColor="text1"/>
                    <w:sz w:val="16"/>
                    <w:szCs w:val="16"/>
                  </w:rPr>
                </w:rPrChange>
              </w:rPr>
              <w:t>Neuro/bio/physiological measure of behavior</w:t>
            </w:r>
          </w:p>
          <w:p w14:paraId="30D7E357" w14:textId="77777777" w:rsidR="00865967" w:rsidRPr="00FC690C" w:rsidRDefault="00865967" w:rsidP="00865967">
            <w:pPr>
              <w:jc w:val="center"/>
              <w:rPr>
                <w:rFonts w:ascii="Calibri" w:hAnsi="Calibri" w:cs="Calibri"/>
                <w:i/>
                <w:iCs/>
                <w:color w:val="000000" w:themeColor="text1"/>
                <w:sz w:val="16"/>
                <w:szCs w:val="16"/>
                <w:lang w:val="en-US"/>
                <w:rPrChange w:id="807" w:author="Hussey, Ian (PSY)" w:date="2025-10-06T10:27:00Z" w16du:dateUtc="2025-10-06T08:27:00Z">
                  <w:rPr>
                    <w:rFonts w:ascii="Calibri" w:hAnsi="Calibri" w:cs="Calibri"/>
                    <w:i/>
                    <w:iCs/>
                    <w:color w:val="000000" w:themeColor="text1"/>
                    <w:sz w:val="16"/>
                    <w:szCs w:val="16"/>
                  </w:rPr>
                </w:rPrChange>
              </w:rPr>
            </w:pPr>
          </w:p>
          <w:p w14:paraId="65393EB8" w14:textId="77777777" w:rsidR="00865967" w:rsidRPr="00FC690C" w:rsidRDefault="00865967" w:rsidP="00865967">
            <w:pPr>
              <w:jc w:val="center"/>
              <w:rPr>
                <w:rFonts w:ascii="Calibri" w:hAnsi="Calibri" w:cs="Calibri"/>
                <w:i/>
                <w:iCs/>
                <w:color w:val="000000" w:themeColor="text1"/>
                <w:sz w:val="16"/>
                <w:szCs w:val="16"/>
                <w:lang w:val="en-US"/>
                <w:rPrChange w:id="808"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809" w:author="Hussey, Ian (PSY)" w:date="2025-10-06T10:27:00Z" w16du:dateUtc="2025-10-06T08:27:00Z">
                  <w:rPr>
                    <w:rFonts w:ascii="Calibri" w:hAnsi="Calibri" w:cs="Calibri"/>
                    <w:i/>
                    <w:iCs/>
                    <w:color w:val="000000" w:themeColor="text1"/>
                    <w:sz w:val="16"/>
                    <w:szCs w:val="16"/>
                  </w:rPr>
                </w:rPrChange>
              </w:rPr>
              <w:t>EKG to measure sleep duration,</w:t>
            </w:r>
          </w:p>
          <w:p w14:paraId="37A26D96" w14:textId="47BCDA2B" w:rsidR="00865967" w:rsidRPr="00FC690C" w:rsidRDefault="1B511046" w:rsidP="1B511046">
            <w:pPr>
              <w:jc w:val="center"/>
              <w:rPr>
                <w:rFonts w:ascii="Calibri" w:hAnsi="Calibri" w:cs="Calibri"/>
                <w:i/>
                <w:iCs/>
                <w:color w:val="000000" w:themeColor="text1"/>
                <w:sz w:val="16"/>
                <w:szCs w:val="16"/>
                <w:lang w:val="en-US"/>
                <w:rPrChange w:id="810"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811" w:author="Hussey, Ian (PSY)" w:date="2025-10-06T10:27:00Z" w16du:dateUtc="2025-10-06T08:27:00Z">
                  <w:rPr>
                    <w:rFonts w:ascii="Calibri" w:hAnsi="Calibri" w:cs="Calibri"/>
                    <w:i/>
                    <w:iCs/>
                    <w:color w:val="000000" w:themeColor="text1"/>
                    <w:sz w:val="16"/>
                    <w:szCs w:val="16"/>
                  </w:rPr>
                </w:rPrChange>
              </w:rPr>
              <w:t>urinalysis to measure drug consumption</w:t>
            </w:r>
          </w:p>
          <w:p w14:paraId="602808EF" w14:textId="655370CC" w:rsidR="00865967" w:rsidRPr="00FC690C" w:rsidRDefault="00865967" w:rsidP="1B511046">
            <w:pPr>
              <w:jc w:val="center"/>
              <w:rPr>
                <w:rFonts w:ascii="Calibri" w:hAnsi="Calibri" w:cs="Calibri"/>
                <w:i/>
                <w:iCs/>
                <w:color w:val="000000" w:themeColor="text1"/>
                <w:sz w:val="16"/>
                <w:szCs w:val="16"/>
                <w:lang w:val="en-US"/>
                <w:rPrChange w:id="812" w:author="Hussey, Ian (PSY)" w:date="2025-10-06T10:27:00Z" w16du:dateUtc="2025-10-06T08:27:00Z">
                  <w:rPr>
                    <w:rFonts w:ascii="Calibri" w:hAnsi="Calibri" w:cs="Calibri"/>
                    <w:i/>
                    <w:iCs/>
                    <w:color w:val="000000" w:themeColor="text1"/>
                    <w:sz w:val="16"/>
                    <w:szCs w:val="16"/>
                  </w:rPr>
                </w:rPrChange>
              </w:rPr>
            </w:pPr>
          </w:p>
        </w:tc>
        <w:tc>
          <w:tcPr>
            <w:tcW w:w="2558" w:type="dxa"/>
            <w:tcBorders>
              <w:bottom w:val="single" w:sz="12" w:space="0" w:color="000000" w:themeColor="text1"/>
            </w:tcBorders>
            <w:shd w:val="clear" w:color="auto" w:fill="D9D9D9" w:themeFill="background1" w:themeFillShade="D9"/>
          </w:tcPr>
          <w:p w14:paraId="7AEBAED5" w14:textId="77777777" w:rsidR="00865967" w:rsidRPr="00FC690C" w:rsidRDefault="00865967" w:rsidP="00865967">
            <w:pPr>
              <w:jc w:val="center"/>
              <w:rPr>
                <w:rFonts w:ascii="Calibri" w:hAnsi="Calibri" w:cs="Calibri"/>
                <w:b/>
                <w:bCs/>
                <w:color w:val="000000" w:themeColor="text1"/>
                <w:sz w:val="16"/>
                <w:szCs w:val="16"/>
                <w:lang w:val="en-US"/>
                <w:rPrChange w:id="813" w:author="Hussey, Ian (PSY)" w:date="2025-10-06T10:27:00Z" w16du:dateUtc="2025-10-06T08:27:00Z">
                  <w:rPr>
                    <w:rFonts w:ascii="Calibri" w:hAnsi="Calibri" w:cs="Calibri"/>
                    <w:b/>
                    <w:bCs/>
                    <w:color w:val="000000" w:themeColor="text1"/>
                    <w:sz w:val="16"/>
                    <w:szCs w:val="16"/>
                  </w:rPr>
                </w:rPrChange>
              </w:rPr>
            </w:pPr>
          </w:p>
          <w:p w14:paraId="3E9F24CE" w14:textId="77777777" w:rsidR="00865967" w:rsidRPr="00FC690C" w:rsidRDefault="00865967" w:rsidP="00046297">
            <w:pPr>
              <w:shd w:val="clear" w:color="auto" w:fill="D9D9D9" w:themeFill="background1" w:themeFillShade="D9"/>
              <w:jc w:val="center"/>
              <w:rPr>
                <w:rFonts w:ascii="Calibri" w:hAnsi="Calibri" w:cs="Calibri"/>
                <w:color w:val="000000" w:themeColor="text1"/>
                <w:sz w:val="16"/>
                <w:szCs w:val="16"/>
                <w:lang w:val="en-US"/>
                <w:rPrChange w:id="814" w:author="Hussey, Ian (PSY)" w:date="2025-10-06T10:27:00Z" w16du:dateUtc="2025-10-06T08:27:00Z">
                  <w:rPr>
                    <w:rFonts w:ascii="Calibri" w:hAnsi="Calibri" w:cs="Calibri"/>
                    <w:color w:val="000000" w:themeColor="text1"/>
                    <w:sz w:val="16"/>
                    <w:szCs w:val="16"/>
                  </w:rPr>
                </w:rPrChange>
              </w:rPr>
            </w:pPr>
            <w:r w:rsidRPr="00FC690C">
              <w:rPr>
                <w:rFonts w:ascii="Calibri" w:hAnsi="Calibri" w:cs="Calibri"/>
                <w:b/>
                <w:bCs/>
                <w:color w:val="000000" w:themeColor="text1"/>
                <w:sz w:val="16"/>
                <w:szCs w:val="16"/>
                <w:lang w:val="en-US"/>
                <w:rPrChange w:id="815" w:author="Hussey, Ian (PSY)" w:date="2025-10-06T10:27:00Z" w16du:dateUtc="2025-10-06T08:27:00Z">
                  <w:rPr>
                    <w:rFonts w:ascii="Calibri" w:hAnsi="Calibri" w:cs="Calibri"/>
                    <w:b/>
                    <w:bCs/>
                    <w:color w:val="000000" w:themeColor="text1"/>
                    <w:sz w:val="16"/>
                    <w:szCs w:val="16"/>
                  </w:rPr>
                </w:rPrChange>
              </w:rPr>
              <w:t>Neuro/bio/physiological measure of neuro/bio/physiology</w:t>
            </w:r>
          </w:p>
          <w:p w14:paraId="7A53BD63" w14:textId="77777777" w:rsidR="00865967" w:rsidRPr="00FC690C" w:rsidRDefault="00865967" w:rsidP="00046297">
            <w:pPr>
              <w:shd w:val="clear" w:color="auto" w:fill="D9D9D9" w:themeFill="background1" w:themeFillShade="D9"/>
              <w:jc w:val="center"/>
              <w:rPr>
                <w:rFonts w:ascii="Calibri" w:hAnsi="Calibri" w:cs="Calibri"/>
                <w:color w:val="000000" w:themeColor="text1"/>
                <w:sz w:val="16"/>
                <w:szCs w:val="16"/>
                <w:lang w:val="en-US"/>
                <w:rPrChange w:id="816" w:author="Hussey, Ian (PSY)" w:date="2025-10-06T10:27:00Z" w16du:dateUtc="2025-10-06T08:27:00Z">
                  <w:rPr>
                    <w:rFonts w:ascii="Calibri" w:hAnsi="Calibri" w:cs="Calibri"/>
                    <w:color w:val="000000" w:themeColor="text1"/>
                    <w:sz w:val="16"/>
                    <w:szCs w:val="16"/>
                  </w:rPr>
                </w:rPrChange>
              </w:rPr>
            </w:pPr>
          </w:p>
          <w:p w14:paraId="799574E6" w14:textId="77777777" w:rsidR="00865967" w:rsidRPr="00FC690C" w:rsidRDefault="00865967" w:rsidP="00046297">
            <w:pPr>
              <w:shd w:val="clear" w:color="auto" w:fill="D9D9D9" w:themeFill="background1" w:themeFillShade="D9"/>
              <w:jc w:val="center"/>
              <w:rPr>
                <w:rFonts w:ascii="Calibri" w:hAnsi="Calibri" w:cs="Calibri"/>
                <w:i/>
                <w:iCs/>
                <w:color w:val="000000" w:themeColor="text1"/>
                <w:sz w:val="16"/>
                <w:szCs w:val="16"/>
                <w:lang w:val="en-US"/>
                <w:rPrChange w:id="817"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i/>
                <w:iCs/>
                <w:color w:val="000000" w:themeColor="text1"/>
                <w:sz w:val="16"/>
                <w:szCs w:val="16"/>
                <w:lang w:val="en-US"/>
                <w:rPrChange w:id="818" w:author="Hussey, Ian (PSY)" w:date="2025-10-06T10:27:00Z" w16du:dateUtc="2025-10-06T08:27:00Z">
                  <w:rPr>
                    <w:rFonts w:ascii="Calibri" w:hAnsi="Calibri" w:cs="Calibri"/>
                    <w:i/>
                    <w:iCs/>
                    <w:color w:val="000000" w:themeColor="text1"/>
                    <w:sz w:val="16"/>
                    <w:szCs w:val="16"/>
                  </w:rPr>
                </w:rPrChange>
              </w:rPr>
              <w:t>Structural MRI, Salivatory immunoassays to measure menstrual cycle phase</w:t>
            </w:r>
          </w:p>
        </w:tc>
      </w:tr>
    </w:tbl>
    <w:p w14:paraId="662CAD69" w14:textId="5EE34DA9" w:rsidR="0091376E" w:rsidRPr="00FC690C" w:rsidRDefault="006A7242" w:rsidP="1B511046">
      <w:pPr>
        <w:rPr>
          <w:rFonts w:ascii="Calibri" w:hAnsi="Calibri" w:cs="Calibri"/>
          <w:i/>
          <w:iCs/>
          <w:color w:val="000000" w:themeColor="text1"/>
          <w:sz w:val="16"/>
          <w:szCs w:val="16"/>
          <w:lang w:val="en-US"/>
          <w:rPrChange w:id="819" w:author="Hussey, Ian (PSY)" w:date="2025-10-06T10:27:00Z" w16du:dateUtc="2025-10-06T08:27:00Z">
            <w:rPr>
              <w:rFonts w:ascii="Calibri" w:hAnsi="Calibri" w:cs="Calibri"/>
              <w:i/>
              <w:iCs/>
              <w:color w:val="000000" w:themeColor="text1"/>
              <w:sz w:val="16"/>
              <w:szCs w:val="16"/>
            </w:rPr>
          </w:rPrChange>
        </w:rPr>
      </w:pPr>
      <w:r w:rsidRPr="00FC690C">
        <w:rPr>
          <w:rFonts w:ascii="Calibri" w:hAnsi="Calibri" w:cs="Calibri"/>
          <w:noProof/>
          <w:lang w:val="en-US"/>
          <w:rPrChange w:id="820" w:author="Hussey, Ian (PSY)" w:date="2025-10-06T10:27:00Z" w16du:dateUtc="2025-10-06T08:27:00Z">
            <w:rPr>
              <w:rFonts w:ascii="Calibri" w:hAnsi="Calibri" w:cs="Calibri"/>
              <w:noProof/>
            </w:rPr>
          </w:rPrChange>
        </w:rPr>
        <mc:AlternateContent>
          <mc:Choice Requires="wps">
            <w:drawing>
              <wp:inline distT="0" distB="0" distL="114300" distR="114300" wp14:anchorId="373E96C0" wp14:editId="65AE96B8">
                <wp:extent cx="9073662" cy="307731"/>
                <wp:effectExtent l="0" t="0" r="0" b="0"/>
                <wp:docPr id="308243488" name="Textfeld 1"/>
                <wp:cNvGraphicFramePr/>
                <a:graphic xmlns:a="http://schemas.openxmlformats.org/drawingml/2006/main">
                  <a:graphicData uri="http://schemas.microsoft.com/office/word/2010/wordprocessingShape">
                    <wps:wsp>
                      <wps:cNvSpPr txBox="1"/>
                      <wps:spPr>
                        <a:xfrm>
                          <a:off x="0" y="0"/>
                          <a:ext cx="9073662" cy="307731"/>
                        </a:xfrm>
                        <a:prstGeom prst="rect">
                          <a:avLst/>
                        </a:prstGeom>
                        <a:solidFill>
                          <a:prstClr val="white"/>
                        </a:solidFill>
                        <a:ln>
                          <a:noFill/>
                        </a:ln>
                      </wps:spPr>
                      <wps:txbx>
                        <w:txbxContent>
                          <w:p w14:paraId="6FE94EFD" w14:textId="17EF0873" w:rsidR="00865967" w:rsidRPr="00176340" w:rsidRDefault="00865967" w:rsidP="00865967">
                            <w:pPr>
                              <w:rPr>
                                <w:rFonts w:ascii="Calibri" w:eastAsia="Helvetica Neue" w:hAnsi="Calibri" w:cs="Calibri"/>
                                <w:noProof/>
                                <w:lang w:val="en-GB"/>
                              </w:rPr>
                            </w:pPr>
                            <w:bookmarkStart w:id="821"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821"/>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373E96C0" id="_x0000_t202" coordsize="21600,21600" o:spt="202" path="m,l,21600r21600,l21600,xe">
                <v:stroke joinstyle="miter"/>
                <v:path gradientshapeok="t" o:connecttype="rect"/>
              </v:shapetype>
              <v:shape id="Textfeld 1" o:spid="_x0000_s1026" type="#_x0000_t202" style="width:714.4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" stroked="f">
                <v:textbox inset="0,0,0,0">
                  <w:txbxContent>
                    <w:p w14:paraId="6FE94EFD" w14:textId="17EF0873" w:rsidR="00865967" w:rsidRPr="00176340" w:rsidRDefault="00865967" w:rsidP="00865967">
                      <w:pPr>
                        <w:rPr>
                          <w:rFonts w:ascii="Calibri" w:eastAsia="Helvetica Neue" w:hAnsi="Calibri" w:cs="Calibri"/>
                          <w:noProof/>
                          <w:lang w:val="en-GB"/>
                        </w:rPr>
                      </w:pPr>
                      <w:bookmarkStart w:id="784"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784"/>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v:textbox>
                <w10:anchorlock/>
              </v:shape>
            </w:pict>
          </mc:Fallback>
        </mc:AlternateContent>
      </w:r>
    </w:p>
    <w:p w14:paraId="6A5ECCF1" w14:textId="2185E084" w:rsidR="00865967" w:rsidRPr="00FC690C" w:rsidRDefault="00865967" w:rsidP="00865967">
      <w:pPr>
        <w:rPr>
          <w:rFonts w:ascii="Calibri" w:hAnsi="Calibri" w:cs="Calibri"/>
          <w:lang w:val="en-US"/>
          <w:rPrChange w:id="822" w:author="Hussey, Ian (PSY)" w:date="2025-10-06T10:27:00Z" w16du:dateUtc="2025-10-06T08:27:00Z">
            <w:rPr>
              <w:rFonts w:ascii="Calibri" w:hAnsi="Calibri" w:cs="Calibri"/>
            </w:rPr>
          </w:rPrChange>
        </w:rPr>
        <w:sectPr w:rsidR="00865967" w:rsidRPr="00FC690C" w:rsidSect="00050815">
          <w:footerReference w:type="default" r:id="rId13"/>
          <w:pgSz w:w="16838" w:h="11906" w:orient="landscape"/>
          <w:pgMar w:top="1417" w:right="1417" w:bottom="1417" w:left="1134" w:header="708" w:footer="708" w:gutter="0"/>
          <w:cols w:space="720"/>
          <w:docGrid w:linePitch="299"/>
        </w:sectPr>
      </w:pPr>
    </w:p>
    <w:p w14:paraId="68296EE0" w14:textId="77777777" w:rsidR="00C14081" w:rsidRPr="00FC690C" w:rsidRDefault="00C14081" w:rsidP="00B151C9">
      <w:pPr>
        <w:pStyle w:val="Heading2"/>
        <w:rPr>
          <w:rFonts w:ascii="Calibri" w:hAnsi="Calibri" w:cs="Calibri"/>
          <w:color w:val="000000" w:themeColor="text1"/>
          <w:lang w:val="en-US"/>
          <w:rPrChange w:id="823" w:author="Hussey, Ian (PSY)" w:date="2025-10-06T10:27:00Z" w16du:dateUtc="2025-10-06T08:27:00Z">
            <w:rPr>
              <w:rFonts w:ascii="Calibri" w:hAnsi="Calibri" w:cs="Calibri"/>
              <w:color w:val="000000" w:themeColor="text1"/>
            </w:rPr>
          </w:rPrChange>
        </w:rPr>
      </w:pPr>
      <w:bookmarkStart w:id="824" w:name="_Toc208510418"/>
      <w:bookmarkStart w:id="825" w:name="_Toc210640625"/>
      <w:r w:rsidRPr="00FC690C">
        <w:rPr>
          <w:rFonts w:ascii="Calibri" w:hAnsi="Calibri" w:cs="Calibri"/>
          <w:color w:val="000000" w:themeColor="text1"/>
          <w:lang w:val="en-US"/>
          <w:rPrChange w:id="826" w:author="Hussey, Ian (PSY)" w:date="2025-10-06T10:27:00Z" w16du:dateUtc="2025-10-06T08:27:00Z">
            <w:rPr>
              <w:rFonts w:ascii="Calibri" w:hAnsi="Calibri" w:cs="Calibri"/>
              <w:color w:val="000000" w:themeColor="text1"/>
            </w:rPr>
          </w:rPrChange>
        </w:rPr>
        <w:lastRenderedPageBreak/>
        <w:t xml:space="preserve">First dimension - </w:t>
      </w:r>
      <w:r w:rsidRPr="00FC690C">
        <w:rPr>
          <w:rFonts w:ascii="Calibri" w:hAnsi="Calibri" w:cs="Calibri"/>
          <w:b/>
          <w:bCs/>
          <w:color w:val="000000" w:themeColor="text1"/>
          <w:lang w:val="en-US"/>
          <w:rPrChange w:id="827" w:author="Hussey, Ian (PSY)" w:date="2025-10-06T10:27:00Z" w16du:dateUtc="2025-10-06T08:27:00Z">
            <w:rPr>
              <w:rFonts w:ascii="Calibri" w:hAnsi="Calibri" w:cs="Calibri"/>
              <w:color w:val="000000" w:themeColor="text1"/>
            </w:rPr>
          </w:rPrChange>
        </w:rPr>
        <w:t>How</w:t>
      </w:r>
      <w:r w:rsidRPr="00FC690C">
        <w:rPr>
          <w:rFonts w:ascii="Calibri" w:hAnsi="Calibri" w:cs="Calibri"/>
          <w:color w:val="000000" w:themeColor="text1"/>
          <w:lang w:val="en-US"/>
          <w:rPrChange w:id="828" w:author="Hussey, Ian (PSY)" w:date="2025-10-06T10:27:00Z" w16du:dateUtc="2025-10-06T08:27:00Z">
            <w:rPr>
              <w:rFonts w:ascii="Calibri" w:hAnsi="Calibri" w:cs="Calibri"/>
              <w:color w:val="000000" w:themeColor="text1"/>
            </w:rPr>
          </w:rPrChange>
        </w:rPr>
        <w:t xml:space="preserve"> is it being measured</w:t>
      </w:r>
      <w:bookmarkEnd w:id="824"/>
      <w:bookmarkEnd w:id="825"/>
    </w:p>
    <w:p w14:paraId="188F7766" w14:textId="77777777" w:rsidR="00C14081" w:rsidRPr="00FC690C" w:rsidRDefault="1B511046" w:rsidP="00B151C9">
      <w:pPr>
        <w:pStyle w:val="Heading3"/>
        <w:rPr>
          <w:rFonts w:ascii="Calibri" w:hAnsi="Calibri" w:cs="Calibri"/>
          <w:color w:val="000000" w:themeColor="text1"/>
          <w:lang w:val="en-US"/>
          <w:rPrChange w:id="829" w:author="Hussey, Ian (PSY)" w:date="2025-10-06T10:27:00Z" w16du:dateUtc="2025-10-06T08:27:00Z">
            <w:rPr>
              <w:rFonts w:ascii="Calibri" w:hAnsi="Calibri" w:cs="Calibri"/>
              <w:color w:val="000000" w:themeColor="text1"/>
            </w:rPr>
          </w:rPrChange>
        </w:rPr>
      </w:pPr>
      <w:bookmarkStart w:id="830" w:name="_Toc208510419"/>
      <w:bookmarkStart w:id="831" w:name="_Toc210640626"/>
      <w:r w:rsidRPr="00FC690C">
        <w:rPr>
          <w:rFonts w:ascii="Calibri" w:hAnsi="Calibri" w:cs="Calibri"/>
          <w:color w:val="000000" w:themeColor="text1"/>
          <w:lang w:val="en-US"/>
          <w:rPrChange w:id="832" w:author="Hussey, Ian (PSY)" w:date="2025-10-06T10:27:00Z" w16du:dateUtc="2025-10-06T08:27:00Z">
            <w:rPr>
              <w:rFonts w:ascii="Calibri" w:hAnsi="Calibri" w:cs="Calibri"/>
              <w:color w:val="000000" w:themeColor="text1"/>
            </w:rPr>
          </w:rPrChange>
        </w:rPr>
        <w:t xml:space="preserve">Self-report (and </w:t>
      </w:r>
      <w:proofErr w:type="gramStart"/>
      <w:r w:rsidRPr="00FC690C">
        <w:rPr>
          <w:rFonts w:ascii="Calibri" w:hAnsi="Calibri" w:cs="Calibri"/>
          <w:color w:val="000000" w:themeColor="text1"/>
          <w:lang w:val="en-US"/>
          <w:rPrChange w:id="833" w:author="Hussey, Ian (PSY)" w:date="2025-10-06T10:27:00Z" w16du:dateUtc="2025-10-06T08:27:00Z">
            <w:rPr>
              <w:rFonts w:ascii="Calibri" w:hAnsi="Calibri" w:cs="Calibri"/>
              <w:color w:val="000000" w:themeColor="text1"/>
            </w:rPr>
          </w:rPrChange>
        </w:rPr>
        <w:t>other-reports</w:t>
      </w:r>
      <w:proofErr w:type="gramEnd"/>
      <w:r w:rsidRPr="00FC690C">
        <w:rPr>
          <w:rFonts w:ascii="Calibri" w:hAnsi="Calibri" w:cs="Calibri"/>
          <w:color w:val="000000" w:themeColor="text1"/>
          <w:lang w:val="en-US"/>
          <w:rPrChange w:id="834" w:author="Hussey, Ian (PSY)" w:date="2025-10-06T10:27:00Z" w16du:dateUtc="2025-10-06T08:27:00Z">
            <w:rPr>
              <w:rFonts w:ascii="Calibri" w:hAnsi="Calibri" w:cs="Calibri"/>
              <w:color w:val="000000" w:themeColor="text1"/>
            </w:rPr>
          </w:rPrChange>
        </w:rPr>
        <w:t>)</w:t>
      </w:r>
      <w:bookmarkEnd w:id="830"/>
      <w:bookmarkEnd w:id="831"/>
    </w:p>
    <w:tbl>
      <w:tblPr>
        <w:tblStyle w:val="TableGrid"/>
        <w:tblpPr w:leftFromText="141" w:rightFromText="141" w:vertAnchor="text" w:horzAnchor="margin" w:tblpY="190"/>
        <w:tblW w:w="9068" w:type="dxa"/>
        <w:tblLook w:val="04A0" w:firstRow="1" w:lastRow="0" w:firstColumn="1" w:lastColumn="0" w:noHBand="0" w:noVBand="1"/>
      </w:tblPr>
      <w:tblGrid>
        <w:gridCol w:w="2265"/>
        <w:gridCol w:w="2266"/>
        <w:gridCol w:w="2265"/>
        <w:gridCol w:w="2272"/>
      </w:tblGrid>
      <w:tr w:rsidR="00B95508" w:rsidRPr="00FC690C" w14:paraId="191363FE" w14:textId="77777777" w:rsidTr="1B511046">
        <w:trPr>
          <w:trHeight w:val="489"/>
        </w:trPr>
        <w:tc>
          <w:tcPr>
            <w:tcW w:w="9068" w:type="dxa"/>
            <w:gridSpan w:val="4"/>
            <w:vAlign w:val="center"/>
          </w:tcPr>
          <w:p w14:paraId="52E43D60" w14:textId="77777777" w:rsidR="00C14081" w:rsidRPr="00FC690C" w:rsidRDefault="00C14081" w:rsidP="00257F46">
            <w:pPr>
              <w:spacing w:line="276" w:lineRule="auto"/>
              <w:jc w:val="center"/>
              <w:rPr>
                <w:rFonts w:ascii="Calibri" w:hAnsi="Calibri" w:cs="Calibri"/>
                <w:b/>
                <w:bCs/>
                <w:color w:val="000000" w:themeColor="text1"/>
                <w:lang w:val="en-US"/>
                <w:rPrChange w:id="835" w:author="Hussey, Ian (PSY)" w:date="2025-10-06T10:27:00Z" w16du:dateUtc="2025-10-06T08:27:00Z">
                  <w:rPr>
                    <w:rFonts w:ascii="Calibri" w:hAnsi="Calibri" w:cs="Calibri"/>
                    <w:b/>
                    <w:bCs/>
                    <w:color w:val="000000" w:themeColor="text1"/>
                  </w:rPr>
                </w:rPrChange>
              </w:rPr>
            </w:pPr>
            <w:r w:rsidRPr="00FC690C">
              <w:rPr>
                <w:rFonts w:ascii="Calibri" w:hAnsi="Calibri" w:cs="Calibri"/>
                <w:b/>
                <w:bCs/>
                <w:color w:val="000000" w:themeColor="text1"/>
                <w:sz w:val="20"/>
                <w:szCs w:val="20"/>
                <w:lang w:val="en-US"/>
                <w:rPrChange w:id="836" w:author="Hussey, Ian (PSY)" w:date="2025-10-06T10:27:00Z" w16du:dateUtc="2025-10-06T08:27:00Z">
                  <w:rPr>
                    <w:rFonts w:ascii="Calibri" w:hAnsi="Calibri" w:cs="Calibri"/>
                    <w:b/>
                    <w:bCs/>
                    <w:color w:val="000000" w:themeColor="text1"/>
                    <w:sz w:val="20"/>
                    <w:szCs w:val="20"/>
                  </w:rPr>
                </w:rPrChange>
              </w:rPr>
              <w:t>How it is being measured</w:t>
            </w:r>
          </w:p>
        </w:tc>
      </w:tr>
      <w:tr w:rsidR="00B95508" w:rsidRPr="00FC690C" w14:paraId="2F7D901D" w14:textId="77777777" w:rsidTr="1B511046">
        <w:trPr>
          <w:trHeight w:val="1103"/>
        </w:trPr>
        <w:tc>
          <w:tcPr>
            <w:tcW w:w="2265" w:type="dxa"/>
            <w:shd w:val="clear" w:color="auto" w:fill="D9D9D9" w:themeFill="background1" w:themeFillShade="D9"/>
            <w:vAlign w:val="center"/>
          </w:tcPr>
          <w:p w14:paraId="18FEFB83" w14:textId="13A845BD" w:rsidR="00C14081" w:rsidRPr="00FC690C" w:rsidRDefault="1B511046" w:rsidP="1B511046">
            <w:pPr>
              <w:spacing w:line="276" w:lineRule="auto"/>
              <w:jc w:val="center"/>
              <w:rPr>
                <w:rFonts w:ascii="Calibri" w:hAnsi="Calibri" w:cs="Calibri"/>
                <w:b/>
                <w:bCs/>
                <w:color w:val="000000" w:themeColor="text1"/>
                <w:sz w:val="18"/>
                <w:szCs w:val="18"/>
                <w:lang w:val="en-US"/>
                <w:rPrChange w:id="837"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838" w:author="Hussey, Ian (PSY)" w:date="2025-10-06T10:27:00Z" w16du:dateUtc="2025-10-06T08:27:00Z">
                  <w:rPr>
                    <w:rFonts w:ascii="Calibri" w:hAnsi="Calibri" w:cs="Calibri"/>
                    <w:b/>
                    <w:bCs/>
                    <w:color w:val="000000" w:themeColor="text1"/>
                    <w:sz w:val="18"/>
                    <w:szCs w:val="18"/>
                  </w:rPr>
                </w:rPrChange>
              </w:rPr>
              <w:t>Self-report</w:t>
            </w:r>
          </w:p>
          <w:p w14:paraId="0903A09E" w14:textId="6867F037" w:rsidR="00C14081" w:rsidRPr="00FC690C" w:rsidRDefault="1B511046" w:rsidP="00257F46">
            <w:pPr>
              <w:spacing w:line="276" w:lineRule="auto"/>
              <w:jc w:val="center"/>
              <w:rPr>
                <w:rFonts w:ascii="Calibri" w:hAnsi="Calibri" w:cs="Calibri"/>
                <w:color w:val="000000" w:themeColor="text1"/>
                <w:sz w:val="18"/>
                <w:szCs w:val="18"/>
                <w:lang w:val="en-US"/>
                <w:rPrChange w:id="839"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840" w:author="Hussey, Ian (PSY)" w:date="2025-10-06T10:27:00Z" w16du:dateUtc="2025-10-06T08:27:00Z">
                  <w:rPr>
                    <w:rFonts w:ascii="Calibri" w:hAnsi="Calibri" w:cs="Calibri"/>
                    <w:color w:val="000000" w:themeColor="text1"/>
                    <w:sz w:val="18"/>
                    <w:szCs w:val="18"/>
                  </w:rPr>
                </w:rPrChange>
              </w:rPr>
              <w:t xml:space="preserve">(and </w:t>
            </w:r>
            <w:proofErr w:type="gramStart"/>
            <w:r w:rsidRPr="00FC690C">
              <w:rPr>
                <w:rFonts w:ascii="Calibri" w:hAnsi="Calibri" w:cs="Calibri"/>
                <w:color w:val="000000" w:themeColor="text1"/>
                <w:sz w:val="18"/>
                <w:szCs w:val="18"/>
                <w:lang w:val="en-US"/>
                <w:rPrChange w:id="841" w:author="Hussey, Ian (PSY)" w:date="2025-10-06T10:27:00Z" w16du:dateUtc="2025-10-06T08:27:00Z">
                  <w:rPr>
                    <w:rFonts w:ascii="Calibri" w:hAnsi="Calibri" w:cs="Calibri"/>
                    <w:color w:val="000000" w:themeColor="text1"/>
                    <w:sz w:val="18"/>
                    <w:szCs w:val="18"/>
                  </w:rPr>
                </w:rPrChange>
              </w:rPr>
              <w:t>other-report</w:t>
            </w:r>
            <w:proofErr w:type="gramEnd"/>
            <w:r w:rsidRPr="00FC690C">
              <w:rPr>
                <w:rFonts w:ascii="Calibri" w:hAnsi="Calibri" w:cs="Calibri"/>
                <w:color w:val="000000" w:themeColor="text1"/>
                <w:sz w:val="18"/>
                <w:szCs w:val="18"/>
                <w:lang w:val="en-US"/>
                <w:rPrChange w:id="842" w:author="Hussey, Ian (PSY)" w:date="2025-10-06T10:27:00Z" w16du:dateUtc="2025-10-06T08:27:00Z">
                  <w:rPr>
                    <w:rFonts w:ascii="Calibri" w:hAnsi="Calibri" w:cs="Calibri"/>
                    <w:color w:val="000000" w:themeColor="text1"/>
                    <w:sz w:val="18"/>
                    <w:szCs w:val="18"/>
                  </w:rPr>
                </w:rPrChange>
              </w:rPr>
              <w:t>)</w:t>
            </w:r>
          </w:p>
        </w:tc>
        <w:tc>
          <w:tcPr>
            <w:tcW w:w="2266" w:type="dxa"/>
            <w:vAlign w:val="center"/>
          </w:tcPr>
          <w:p w14:paraId="51027556"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843"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844" w:author="Hussey, Ian (PSY)" w:date="2025-10-06T10:27:00Z" w16du:dateUtc="2025-10-06T08:27:00Z">
                  <w:rPr>
                    <w:rFonts w:ascii="Calibri" w:hAnsi="Calibri" w:cs="Calibri"/>
                    <w:b/>
                    <w:bCs/>
                    <w:color w:val="000000" w:themeColor="text1"/>
                    <w:sz w:val="18"/>
                    <w:szCs w:val="18"/>
                  </w:rPr>
                </w:rPrChange>
              </w:rPr>
              <w:t>Test</w:t>
            </w:r>
          </w:p>
          <w:p w14:paraId="665C3EFA" w14:textId="77777777" w:rsidR="00C14081" w:rsidRPr="00FC690C" w:rsidRDefault="00C14081" w:rsidP="00257F46">
            <w:pPr>
              <w:spacing w:line="276" w:lineRule="auto"/>
              <w:jc w:val="center"/>
              <w:rPr>
                <w:rFonts w:ascii="Calibri" w:hAnsi="Calibri" w:cs="Calibri"/>
                <w:color w:val="000000" w:themeColor="text1"/>
                <w:sz w:val="18"/>
                <w:szCs w:val="18"/>
                <w:lang w:val="en-US"/>
                <w:rPrChange w:id="845"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846" w:author="Hussey, Ian (PSY)" w:date="2025-10-06T10:27:00Z" w16du:dateUtc="2025-10-06T08:27:00Z">
                  <w:rPr>
                    <w:rFonts w:ascii="Calibri" w:hAnsi="Calibri" w:cs="Calibri"/>
                    <w:color w:val="000000" w:themeColor="text1"/>
                    <w:sz w:val="18"/>
                    <w:szCs w:val="18"/>
                  </w:rPr>
                </w:rPrChange>
              </w:rPr>
              <w:t>(has correct answers)</w:t>
            </w:r>
          </w:p>
        </w:tc>
        <w:tc>
          <w:tcPr>
            <w:tcW w:w="2265" w:type="dxa"/>
            <w:vAlign w:val="center"/>
          </w:tcPr>
          <w:p w14:paraId="340EC30D"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847"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848" w:author="Hussey, Ian (PSY)" w:date="2025-10-06T10:27:00Z" w16du:dateUtc="2025-10-06T08:27:00Z">
                  <w:rPr>
                    <w:rFonts w:ascii="Calibri" w:hAnsi="Calibri" w:cs="Calibri"/>
                    <w:b/>
                    <w:bCs/>
                    <w:color w:val="000000" w:themeColor="text1"/>
                    <w:sz w:val="18"/>
                    <w:szCs w:val="18"/>
                  </w:rPr>
                </w:rPrChange>
              </w:rPr>
              <w:t>Behavioral measure</w:t>
            </w:r>
          </w:p>
          <w:p w14:paraId="634A6924" w14:textId="7BC4A949" w:rsidR="00C14081" w:rsidRPr="00FC690C" w:rsidRDefault="1B511046" w:rsidP="00257F46">
            <w:pPr>
              <w:spacing w:line="276" w:lineRule="auto"/>
              <w:jc w:val="center"/>
              <w:rPr>
                <w:rFonts w:ascii="Calibri" w:hAnsi="Calibri" w:cs="Calibri"/>
                <w:color w:val="000000" w:themeColor="text1"/>
                <w:sz w:val="18"/>
                <w:szCs w:val="18"/>
                <w:lang w:val="en-US"/>
                <w:rPrChange w:id="849"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850" w:author="Hussey, Ian (PSY)" w:date="2025-10-06T10:27:00Z" w16du:dateUtc="2025-10-06T08:27:00Z">
                  <w:rPr>
                    <w:rFonts w:ascii="Calibri" w:hAnsi="Calibri" w:cs="Calibri"/>
                    <w:color w:val="000000" w:themeColor="text1"/>
                    <w:sz w:val="18"/>
                    <w:szCs w:val="18"/>
                  </w:rPr>
                </w:rPrChange>
              </w:rPr>
              <w:t>(non-self-report, frequency, duration or latency of overt behaviors)</w:t>
            </w:r>
          </w:p>
        </w:tc>
        <w:tc>
          <w:tcPr>
            <w:tcW w:w="2270" w:type="dxa"/>
            <w:vAlign w:val="center"/>
          </w:tcPr>
          <w:p w14:paraId="2986B294"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851"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852" w:author="Hussey, Ian (PSY)" w:date="2025-10-06T10:27:00Z" w16du:dateUtc="2025-10-06T08:27:00Z">
                  <w:rPr>
                    <w:rFonts w:ascii="Calibri" w:hAnsi="Calibri" w:cs="Calibri"/>
                    <w:b/>
                    <w:bCs/>
                    <w:color w:val="000000" w:themeColor="text1"/>
                    <w:sz w:val="18"/>
                    <w:szCs w:val="18"/>
                  </w:rPr>
                </w:rPrChange>
              </w:rPr>
              <w:t>Neuro/bio/physiological measure</w:t>
            </w:r>
          </w:p>
        </w:tc>
      </w:tr>
    </w:tbl>
    <w:p w14:paraId="7F0E72C9" w14:textId="77777777" w:rsidR="00C14081" w:rsidRPr="00FC690C" w:rsidRDefault="00C14081" w:rsidP="00C14081">
      <w:pPr>
        <w:spacing w:line="276" w:lineRule="auto"/>
        <w:rPr>
          <w:rFonts w:ascii="Calibri" w:hAnsi="Calibri" w:cs="Calibri"/>
          <w:color w:val="000000" w:themeColor="text1"/>
          <w:lang w:val="en-US"/>
          <w:rPrChange w:id="853" w:author="Hussey, Ian (PSY)" w:date="2025-10-06T10:27:00Z" w16du:dateUtc="2025-10-06T08:27:00Z">
            <w:rPr>
              <w:rFonts w:ascii="Calibri" w:hAnsi="Calibri" w:cs="Calibri"/>
              <w:color w:val="000000" w:themeColor="text1"/>
            </w:rPr>
          </w:rPrChange>
        </w:rPr>
      </w:pPr>
    </w:p>
    <w:p w14:paraId="367CBE44" w14:textId="7EEB05B6" w:rsidR="05F8700A" w:rsidRPr="00FC690C" w:rsidRDefault="1B511046" w:rsidP="00AD5EEA">
      <w:pPr>
        <w:spacing w:line="276" w:lineRule="auto"/>
        <w:jc w:val="both"/>
        <w:rPr>
          <w:ins w:id="854" w:author="Hussey, Ian (PSY)" w:date="2025-10-06T09:14:00Z" w16du:dateUtc="2025-10-06T07:14:00Z"/>
          <w:rFonts w:ascii="Calibri" w:hAnsi="Calibri" w:cs="Calibri"/>
          <w:color w:val="000000" w:themeColor="text1"/>
          <w:lang w:val="en-US"/>
          <w:rPrChange w:id="855" w:author="Hussey, Ian (PSY)" w:date="2025-10-06T10:27:00Z" w16du:dateUtc="2025-10-06T08:27:00Z">
            <w:rPr>
              <w:ins w:id="856" w:author="Hussey, Ian (PSY)" w:date="2025-10-06T09:14:00Z" w16du:dateUtc="2025-10-06T07:14:00Z"/>
              <w:rFonts w:ascii="Calibri" w:hAnsi="Calibri" w:cs="Calibri"/>
              <w:color w:val="000000" w:themeColor="text1"/>
            </w:rPr>
          </w:rPrChange>
        </w:rPr>
      </w:pPr>
      <w:r w:rsidRPr="00FC690C">
        <w:rPr>
          <w:rFonts w:ascii="Calibri" w:hAnsi="Calibri" w:cs="Calibri"/>
          <w:color w:val="000000" w:themeColor="text1"/>
          <w:lang w:val="en-US"/>
          <w:rPrChange w:id="857" w:author="Hussey, Ian (PSY)" w:date="2025-10-06T10:27:00Z" w16du:dateUtc="2025-10-06T08:27:00Z">
            <w:rPr>
              <w:rFonts w:ascii="Calibri" w:hAnsi="Calibri" w:cs="Calibri"/>
              <w:color w:val="000000" w:themeColor="text1"/>
            </w:rPr>
          </w:rPrChange>
        </w:rPr>
        <w:t>Questionnaires, ratings, surveys</w:t>
      </w:r>
      <w:ins w:id="858" w:author="Hussey, Ian (PSY)" w:date="2025-10-06T09:09:00Z" w16du:dateUtc="2025-10-06T07:09:00Z">
        <w:r w:rsidR="00AA2E23" w:rsidRPr="00FC690C">
          <w:rPr>
            <w:rFonts w:ascii="Calibri" w:hAnsi="Calibri" w:cs="Calibri"/>
            <w:color w:val="000000" w:themeColor="text1"/>
            <w:lang w:val="en-US"/>
            <w:rPrChange w:id="859" w:author="Hussey, Ian (PSY)" w:date="2025-10-06T10:27:00Z" w16du:dateUtc="2025-10-06T08:27:00Z">
              <w:rPr>
                <w:rFonts w:ascii="Calibri" w:hAnsi="Calibri" w:cs="Calibri"/>
                <w:color w:val="000000" w:themeColor="text1"/>
              </w:rPr>
            </w:rPrChange>
          </w:rPr>
          <w:t xml:space="preserve">, </w:t>
        </w:r>
        <w:proofErr w:type="spellStart"/>
        <w:r w:rsidR="00AA2E23" w:rsidRPr="00FC690C">
          <w:rPr>
            <w:rFonts w:ascii="Calibri" w:hAnsi="Calibri" w:cs="Calibri"/>
            <w:color w:val="000000" w:themeColor="text1"/>
            <w:lang w:val="en-US"/>
            <w:rPrChange w:id="860" w:author="Hussey, Ian (PSY)" w:date="2025-10-06T10:27:00Z" w16du:dateUtc="2025-10-06T08:27:00Z">
              <w:rPr>
                <w:rFonts w:ascii="Calibri" w:hAnsi="Calibri" w:cs="Calibri"/>
                <w:color w:val="000000" w:themeColor="text1"/>
              </w:rPr>
            </w:rPrChange>
          </w:rPr>
          <w:t>clincian</w:t>
        </w:r>
      </w:ins>
      <w:proofErr w:type="spellEnd"/>
      <w:ins w:id="861" w:author="Hussey, Ian (PSY)" w:date="2025-10-06T09:13:00Z" w16du:dateUtc="2025-10-06T07:13:00Z">
        <w:r w:rsidR="00AA2E23" w:rsidRPr="00FC690C">
          <w:rPr>
            <w:rFonts w:ascii="Calibri" w:hAnsi="Calibri" w:cs="Calibri"/>
            <w:color w:val="000000" w:themeColor="text1"/>
            <w:lang w:val="en-US"/>
            <w:rPrChange w:id="862" w:author="Hussey, Ian (PSY)" w:date="2025-10-06T10:27:00Z" w16du:dateUtc="2025-10-06T08:27:00Z">
              <w:rPr>
                <w:rFonts w:ascii="Calibri" w:hAnsi="Calibri" w:cs="Calibri"/>
                <w:color w:val="000000" w:themeColor="text1"/>
              </w:rPr>
            </w:rPrChange>
          </w:rPr>
          <w:t>-</w:t>
        </w:r>
      </w:ins>
      <w:ins w:id="863" w:author="Hussey, Ian (PSY)" w:date="2025-10-06T09:09:00Z" w16du:dateUtc="2025-10-06T07:09:00Z">
        <w:r w:rsidR="00AA2E23" w:rsidRPr="00FC690C">
          <w:rPr>
            <w:rFonts w:ascii="Calibri" w:hAnsi="Calibri" w:cs="Calibri"/>
            <w:color w:val="000000" w:themeColor="text1"/>
            <w:lang w:val="en-US"/>
            <w:rPrChange w:id="864" w:author="Hussey, Ian (PSY)" w:date="2025-10-06T10:27:00Z" w16du:dateUtc="2025-10-06T08:27:00Z">
              <w:rPr>
                <w:rFonts w:ascii="Calibri" w:hAnsi="Calibri" w:cs="Calibri"/>
                <w:color w:val="000000" w:themeColor="text1"/>
              </w:rPr>
            </w:rPrChange>
          </w:rPr>
          <w:t>ratings, other-reports by friends and family,</w:t>
        </w:r>
      </w:ins>
      <w:r w:rsidRPr="00FC690C">
        <w:rPr>
          <w:rFonts w:ascii="Calibri" w:hAnsi="Calibri" w:cs="Calibri"/>
          <w:color w:val="000000" w:themeColor="text1"/>
          <w:lang w:val="en-US"/>
          <w:rPrChange w:id="865" w:author="Hussey, Ian (PSY)" w:date="2025-10-06T10:27:00Z" w16du:dateUtc="2025-10-06T08:27:00Z">
            <w:rPr>
              <w:rFonts w:ascii="Calibri" w:hAnsi="Calibri" w:cs="Calibri"/>
              <w:color w:val="000000" w:themeColor="text1"/>
            </w:rPr>
          </w:rPrChange>
        </w:rPr>
        <w:t xml:space="preserve"> etc. belong to this category. Usually, this will be participants consciously revealing information, either about themselves or others. This can be attitudes, beliefs, evaluation</w:t>
      </w:r>
      <w:ins w:id="866" w:author="Hussey, Ian (PSY)" w:date="2025-10-06T09:10:00Z" w16du:dateUtc="2025-10-06T07:10:00Z">
        <w:r w:rsidR="00AA2E23" w:rsidRPr="00FC690C">
          <w:rPr>
            <w:rFonts w:ascii="Calibri" w:hAnsi="Calibri" w:cs="Calibri"/>
            <w:color w:val="000000" w:themeColor="text1"/>
            <w:lang w:val="en-US"/>
            <w:rPrChange w:id="867" w:author="Hussey, Ian (PSY)" w:date="2025-10-06T10:27:00Z" w16du:dateUtc="2025-10-06T08:27:00Z">
              <w:rPr>
                <w:rFonts w:ascii="Calibri" w:hAnsi="Calibri" w:cs="Calibri"/>
                <w:color w:val="000000" w:themeColor="text1"/>
              </w:rPr>
            </w:rPrChange>
          </w:rPr>
          <w:t>s</w:t>
        </w:r>
      </w:ins>
      <w:r w:rsidRPr="00FC690C">
        <w:rPr>
          <w:rFonts w:ascii="Calibri" w:hAnsi="Calibri" w:cs="Calibri"/>
          <w:color w:val="000000" w:themeColor="text1"/>
          <w:lang w:val="en-US"/>
          <w:rPrChange w:id="868" w:author="Hussey, Ian (PSY)" w:date="2025-10-06T10:27:00Z" w16du:dateUtc="2025-10-06T08:27:00Z">
            <w:rPr>
              <w:rFonts w:ascii="Calibri" w:hAnsi="Calibri" w:cs="Calibri"/>
              <w:color w:val="000000" w:themeColor="text1"/>
            </w:rPr>
          </w:rPrChange>
        </w:rPr>
        <w:t xml:space="preserve"> as well as </w:t>
      </w:r>
      <w:ins w:id="869" w:author="Hussey, Ian (PSY)" w:date="2025-10-06T09:10:00Z" w16du:dateUtc="2025-10-06T07:10:00Z">
        <w:r w:rsidR="00AA2E23" w:rsidRPr="00FC690C">
          <w:rPr>
            <w:rFonts w:ascii="Calibri" w:hAnsi="Calibri" w:cs="Calibri"/>
            <w:color w:val="000000" w:themeColor="text1"/>
            <w:lang w:val="en-US"/>
            <w:rPrChange w:id="870" w:author="Hussey, Ian (PSY)" w:date="2025-10-06T10:27:00Z" w16du:dateUtc="2025-10-06T08:27:00Z">
              <w:rPr>
                <w:rFonts w:ascii="Calibri" w:hAnsi="Calibri" w:cs="Calibri"/>
                <w:color w:val="000000" w:themeColor="text1"/>
              </w:rPr>
            </w:rPrChange>
          </w:rPr>
          <w:t xml:space="preserve">self-reports about </w:t>
        </w:r>
      </w:ins>
      <w:r w:rsidRPr="00FC690C">
        <w:rPr>
          <w:rFonts w:ascii="Calibri" w:hAnsi="Calibri" w:cs="Calibri"/>
          <w:color w:val="000000" w:themeColor="text1"/>
          <w:lang w:val="en-US"/>
          <w:rPrChange w:id="871" w:author="Hussey, Ian (PSY)" w:date="2025-10-06T10:27:00Z" w16du:dateUtc="2025-10-06T08:27:00Z">
            <w:rPr>
              <w:rFonts w:ascii="Calibri" w:hAnsi="Calibri" w:cs="Calibri"/>
              <w:color w:val="000000" w:themeColor="text1"/>
            </w:rPr>
          </w:rPrChange>
        </w:rPr>
        <w:t>past behavior (such as “I often wake up tired”</w:t>
      </w:r>
      <w:ins w:id="872" w:author="Hussey, Ian (PSY)" w:date="2025-10-06T09:10:00Z" w16du:dateUtc="2025-10-06T07:10:00Z">
        <w:r w:rsidR="00AA2E23" w:rsidRPr="00FC690C">
          <w:rPr>
            <w:rFonts w:ascii="Calibri" w:hAnsi="Calibri" w:cs="Calibri"/>
            <w:color w:val="000000" w:themeColor="text1"/>
            <w:lang w:val="en-US"/>
            <w:rPrChange w:id="873" w:author="Hussey, Ian (PSY)" w:date="2025-10-06T10:27:00Z" w16du:dateUtc="2025-10-06T08:27:00Z">
              <w:rPr>
                <w:rFonts w:ascii="Calibri" w:hAnsi="Calibri" w:cs="Calibri"/>
                <w:color w:val="000000" w:themeColor="text1"/>
              </w:rPr>
            </w:rPrChange>
          </w:rPr>
          <w:t xml:space="preserve"> or “I social media X hours a day”</w:t>
        </w:r>
      </w:ins>
      <w:r w:rsidRPr="00FC690C">
        <w:rPr>
          <w:rFonts w:ascii="Calibri" w:hAnsi="Calibri" w:cs="Calibri"/>
          <w:color w:val="000000" w:themeColor="text1"/>
          <w:lang w:val="en-US"/>
          <w:rPrChange w:id="874" w:author="Hussey, Ian (PSY)" w:date="2025-10-06T10:27:00Z" w16du:dateUtc="2025-10-06T08:27:00Z">
            <w:rPr>
              <w:rFonts w:ascii="Calibri" w:hAnsi="Calibri" w:cs="Calibri"/>
              <w:color w:val="000000" w:themeColor="text1"/>
            </w:rPr>
          </w:rPrChange>
        </w:rPr>
        <w:t>)</w:t>
      </w:r>
      <w:ins w:id="875" w:author="Hussey, Ian (PSY)" w:date="2025-10-06T09:10:00Z" w16du:dateUtc="2025-10-06T07:10:00Z">
        <w:r w:rsidR="00AA2E23" w:rsidRPr="00FC690C">
          <w:rPr>
            <w:rFonts w:ascii="Calibri" w:hAnsi="Calibri" w:cs="Calibri"/>
            <w:color w:val="000000" w:themeColor="text1"/>
            <w:lang w:val="en-US"/>
            <w:rPrChange w:id="876" w:author="Hussey, Ian (PSY)" w:date="2025-10-06T10:27:00Z" w16du:dateUtc="2025-10-06T08:27:00Z">
              <w:rPr>
                <w:rFonts w:ascii="Calibri" w:hAnsi="Calibri" w:cs="Calibri"/>
                <w:color w:val="000000" w:themeColor="text1"/>
              </w:rPr>
            </w:rPrChange>
          </w:rPr>
          <w:t xml:space="preserve">, self-reports about </w:t>
        </w:r>
      </w:ins>
      <w:ins w:id="877" w:author="Hussey, Ian (PSY)" w:date="2025-10-06T09:11:00Z" w16du:dateUtc="2025-10-06T07:11:00Z">
        <w:r w:rsidR="00AA2E23" w:rsidRPr="00FC690C">
          <w:rPr>
            <w:rFonts w:ascii="Calibri" w:hAnsi="Calibri" w:cs="Calibri"/>
            <w:color w:val="000000" w:themeColor="text1"/>
            <w:lang w:val="en-US"/>
            <w:rPrChange w:id="878" w:author="Hussey, Ian (PSY)" w:date="2025-10-06T10:27:00Z" w16du:dateUtc="2025-10-06T08:27:00Z">
              <w:rPr>
                <w:rFonts w:ascii="Calibri" w:hAnsi="Calibri" w:cs="Calibri"/>
                <w:color w:val="000000" w:themeColor="text1"/>
              </w:rPr>
            </w:rPrChange>
          </w:rPr>
          <w:t xml:space="preserve">ability (“my IQ is 105”), self-reports about </w:t>
        </w:r>
        <w:proofErr w:type="spellStart"/>
        <w:r w:rsidR="00AA2E23" w:rsidRPr="00FC690C">
          <w:rPr>
            <w:rFonts w:ascii="Calibri" w:hAnsi="Calibri" w:cs="Calibri"/>
            <w:color w:val="000000" w:themeColor="text1"/>
            <w:lang w:val="en-US"/>
            <w:rPrChange w:id="879" w:author="Hussey, Ian (PSY)" w:date="2025-10-06T10:27:00Z" w16du:dateUtc="2025-10-06T08:27:00Z">
              <w:rPr>
                <w:rFonts w:ascii="Calibri" w:hAnsi="Calibri" w:cs="Calibri"/>
                <w:color w:val="000000" w:themeColor="text1"/>
              </w:rPr>
            </w:rPrChange>
          </w:rPr>
          <w:t>about</w:t>
        </w:r>
        <w:proofErr w:type="spellEnd"/>
        <w:r w:rsidR="00AA2E23" w:rsidRPr="00FC690C">
          <w:rPr>
            <w:rFonts w:ascii="Calibri" w:hAnsi="Calibri" w:cs="Calibri"/>
            <w:color w:val="000000" w:themeColor="text1"/>
            <w:lang w:val="en-US"/>
            <w:rPrChange w:id="880" w:author="Hussey, Ian (PSY)" w:date="2025-10-06T10:27:00Z" w16du:dateUtc="2025-10-06T08:27:00Z">
              <w:rPr>
                <w:rFonts w:ascii="Calibri" w:hAnsi="Calibri" w:cs="Calibri"/>
                <w:color w:val="000000" w:themeColor="text1"/>
              </w:rPr>
            </w:rPrChange>
          </w:rPr>
          <w:t xml:space="preserve"> neuro/bio/physiological variables (“I am 183cm tall”, “</w:t>
        </w:r>
      </w:ins>
      <w:ins w:id="881" w:author="Hussey, Ian (PSY)" w:date="2025-10-06T09:12:00Z" w16du:dateUtc="2025-10-06T07:12:00Z">
        <w:r w:rsidR="00AA2E23" w:rsidRPr="00FC690C">
          <w:rPr>
            <w:rFonts w:ascii="Calibri" w:hAnsi="Calibri" w:cs="Calibri"/>
            <w:color w:val="000000" w:themeColor="text1"/>
            <w:lang w:val="en-US"/>
            <w:rPrChange w:id="882" w:author="Hussey, Ian (PSY)" w:date="2025-10-06T10:27:00Z" w16du:dateUtc="2025-10-06T08:27:00Z">
              <w:rPr>
                <w:rFonts w:ascii="Calibri" w:hAnsi="Calibri" w:cs="Calibri"/>
                <w:color w:val="000000" w:themeColor="text1"/>
              </w:rPr>
            </w:rPrChange>
          </w:rPr>
          <w:t>I have previously been diagnosed with stroke”)</w:t>
        </w:r>
      </w:ins>
      <w:r w:rsidRPr="00FC690C">
        <w:rPr>
          <w:rFonts w:ascii="Calibri" w:hAnsi="Calibri" w:cs="Calibri"/>
          <w:color w:val="000000" w:themeColor="text1"/>
          <w:lang w:val="en-US"/>
          <w:rPrChange w:id="883" w:author="Hussey, Ian (PSY)" w:date="2025-10-06T10:27:00Z" w16du:dateUtc="2025-10-06T08:27:00Z">
            <w:rPr>
              <w:rFonts w:ascii="Calibri" w:hAnsi="Calibri" w:cs="Calibri"/>
              <w:color w:val="000000" w:themeColor="text1"/>
            </w:rPr>
          </w:rPrChange>
        </w:rPr>
        <w:t xml:space="preserve">. We use the phrase self-report because it is more common but note that categories in this </w:t>
      </w:r>
      <w:r w:rsidRPr="00FC690C">
        <w:rPr>
          <w:rFonts w:ascii="Calibri" w:hAnsi="Calibri" w:cs="Calibri"/>
          <w:b/>
          <w:bCs/>
          <w:color w:val="000000" w:themeColor="text1"/>
          <w:lang w:val="en-US"/>
          <w:rPrChange w:id="884" w:author="Hussey, Ian (PSY)" w:date="2025-10-06T10:27:00Z" w16du:dateUtc="2025-10-06T08:27:00Z">
            <w:rPr>
              <w:rFonts w:ascii="Calibri" w:hAnsi="Calibri" w:cs="Calibri"/>
              <w:b/>
              <w:bCs/>
              <w:color w:val="000000" w:themeColor="text1"/>
            </w:rPr>
          </w:rPrChange>
        </w:rPr>
        <w:t xml:space="preserve">row also include other-reports </w:t>
      </w:r>
      <w:r w:rsidRPr="00FC690C">
        <w:rPr>
          <w:rFonts w:ascii="Calibri" w:hAnsi="Calibri" w:cs="Calibri"/>
          <w:color w:val="000000" w:themeColor="text1"/>
          <w:lang w:val="en-US"/>
          <w:rPrChange w:id="885" w:author="Hussey, Ian (PSY)" w:date="2025-10-06T10:27:00Z" w16du:dateUtc="2025-10-06T08:27:00Z">
            <w:rPr>
              <w:rFonts w:ascii="Calibri" w:hAnsi="Calibri" w:cs="Calibri"/>
              <w:color w:val="000000" w:themeColor="text1"/>
            </w:rPr>
          </w:rPrChange>
        </w:rPr>
        <w:t>(e.g., a parent reporting about their child</w:t>
      </w:r>
      <w:ins w:id="886" w:author="Hussey, Ian (PSY)" w:date="2025-10-06T09:12:00Z" w16du:dateUtc="2025-10-06T07:12:00Z">
        <w:r w:rsidR="00AA2E23" w:rsidRPr="00FC690C">
          <w:rPr>
            <w:rFonts w:ascii="Calibri" w:hAnsi="Calibri" w:cs="Calibri"/>
            <w:color w:val="000000" w:themeColor="text1"/>
            <w:lang w:val="en-US"/>
            <w:rPrChange w:id="887" w:author="Hussey, Ian (PSY)" w:date="2025-10-06T10:27:00Z" w16du:dateUtc="2025-10-06T08:27:00Z">
              <w:rPr>
                <w:rFonts w:ascii="Calibri" w:hAnsi="Calibri" w:cs="Calibri"/>
                <w:color w:val="000000" w:themeColor="text1"/>
              </w:rPr>
            </w:rPrChange>
          </w:rPr>
          <w:t xml:space="preserve">, a </w:t>
        </w:r>
      </w:ins>
      <w:proofErr w:type="spellStart"/>
      <w:ins w:id="888" w:author="Hussey, Ian (PSY)" w:date="2025-10-06T09:13:00Z" w16du:dateUtc="2025-10-06T07:13:00Z">
        <w:r w:rsidR="00AA2E23" w:rsidRPr="00FC690C">
          <w:rPr>
            <w:rFonts w:ascii="Calibri" w:hAnsi="Calibri" w:cs="Calibri"/>
            <w:color w:val="000000" w:themeColor="text1"/>
            <w:lang w:val="en-US"/>
            <w:rPrChange w:id="889" w:author="Hussey, Ian (PSY)" w:date="2025-10-06T10:27:00Z" w16du:dateUtc="2025-10-06T08:27:00Z">
              <w:rPr>
                <w:rFonts w:ascii="Calibri" w:hAnsi="Calibri" w:cs="Calibri"/>
                <w:color w:val="000000" w:themeColor="text1"/>
              </w:rPr>
            </w:rPrChange>
          </w:rPr>
          <w:t>clinican</w:t>
        </w:r>
        <w:proofErr w:type="spellEnd"/>
        <w:r w:rsidR="00AA2E23" w:rsidRPr="00FC690C">
          <w:rPr>
            <w:rFonts w:ascii="Calibri" w:hAnsi="Calibri" w:cs="Calibri"/>
            <w:color w:val="000000" w:themeColor="text1"/>
            <w:lang w:val="en-US"/>
            <w:rPrChange w:id="890" w:author="Hussey, Ian (PSY)" w:date="2025-10-06T10:27:00Z" w16du:dateUtc="2025-10-06T08:27:00Z">
              <w:rPr>
                <w:rFonts w:ascii="Calibri" w:hAnsi="Calibri" w:cs="Calibri"/>
                <w:color w:val="000000" w:themeColor="text1"/>
              </w:rPr>
            </w:rPrChange>
          </w:rPr>
          <w:t>-</w:t>
        </w:r>
      </w:ins>
      <w:ins w:id="891" w:author="Hussey, Ian (PSY)" w:date="2025-10-06T09:12:00Z" w16du:dateUtc="2025-10-06T07:12:00Z">
        <w:r w:rsidR="00AA2E23" w:rsidRPr="00FC690C">
          <w:rPr>
            <w:rFonts w:ascii="Calibri" w:hAnsi="Calibri" w:cs="Calibri"/>
            <w:color w:val="000000" w:themeColor="text1"/>
            <w:lang w:val="en-US"/>
            <w:rPrChange w:id="892" w:author="Hussey, Ian (PSY)" w:date="2025-10-06T10:27:00Z" w16du:dateUtc="2025-10-06T08:27:00Z">
              <w:rPr>
                <w:rFonts w:ascii="Calibri" w:hAnsi="Calibri" w:cs="Calibri"/>
                <w:color w:val="000000" w:themeColor="text1"/>
              </w:rPr>
            </w:rPrChange>
          </w:rPr>
          <w:t xml:space="preserve">rating scale, </w:t>
        </w:r>
        <w:proofErr w:type="spellStart"/>
        <w:r w:rsidR="00AA2E23" w:rsidRPr="00FC690C">
          <w:rPr>
            <w:rFonts w:ascii="Calibri" w:hAnsi="Calibri" w:cs="Calibri"/>
            <w:color w:val="000000" w:themeColor="text1"/>
            <w:lang w:val="en-US"/>
            <w:rPrChange w:id="893" w:author="Hussey, Ian (PSY)" w:date="2025-10-06T10:27:00Z" w16du:dateUtc="2025-10-06T08:27:00Z">
              <w:rPr>
                <w:rFonts w:ascii="Calibri" w:hAnsi="Calibri" w:cs="Calibri"/>
                <w:color w:val="000000" w:themeColor="text1"/>
              </w:rPr>
            </w:rPrChange>
          </w:rPr>
          <w:t>etc</w:t>
        </w:r>
      </w:ins>
      <w:proofErr w:type="spellEnd"/>
      <w:r w:rsidRPr="00FC690C">
        <w:rPr>
          <w:rFonts w:ascii="Calibri" w:hAnsi="Calibri" w:cs="Calibri"/>
          <w:color w:val="000000" w:themeColor="text1"/>
          <w:lang w:val="en-US"/>
          <w:rPrChange w:id="894" w:author="Hussey, Ian (PSY)" w:date="2025-10-06T10:27:00Z" w16du:dateUtc="2025-10-06T08:27:00Z">
            <w:rPr>
              <w:rFonts w:ascii="Calibri" w:hAnsi="Calibri" w:cs="Calibri"/>
              <w:color w:val="000000" w:themeColor="text1"/>
            </w:rPr>
          </w:rPrChange>
        </w:rPr>
        <w:t xml:space="preserve">). </w:t>
      </w:r>
    </w:p>
    <w:p w14:paraId="49EDB0D6" w14:textId="4B42487F" w:rsidR="00AA2E23" w:rsidRPr="00FC690C" w:rsidDel="00AA2E23" w:rsidRDefault="00AA2E23" w:rsidP="00AD5EEA">
      <w:pPr>
        <w:spacing w:line="276" w:lineRule="auto"/>
        <w:jc w:val="both"/>
        <w:rPr>
          <w:del w:id="895" w:author="Hussey, Ian (PSY)" w:date="2025-10-06T09:14:00Z" w16du:dateUtc="2025-10-06T07:14:00Z"/>
          <w:rFonts w:ascii="Calibri" w:hAnsi="Calibri" w:cs="Calibri"/>
          <w:color w:val="000000" w:themeColor="text1"/>
          <w:lang w:val="en-US"/>
          <w:rPrChange w:id="896" w:author="Hussey, Ian (PSY)" w:date="2025-10-06T10:27:00Z" w16du:dateUtc="2025-10-06T08:27:00Z">
            <w:rPr>
              <w:del w:id="897" w:author="Hussey, Ian (PSY)" w:date="2025-10-06T09:14:00Z" w16du:dateUtc="2025-10-06T07:14:00Z"/>
              <w:rFonts w:ascii="Calibri" w:hAnsi="Calibri" w:cs="Calibri"/>
              <w:color w:val="000000" w:themeColor="text1"/>
            </w:rPr>
          </w:rPrChange>
        </w:rPr>
      </w:pPr>
    </w:p>
    <w:p w14:paraId="56B192E4" w14:textId="4E64A23D" w:rsidR="05F8700A" w:rsidRPr="00FC690C" w:rsidDel="00AA2E23" w:rsidRDefault="05F8700A" w:rsidP="00AD5EEA">
      <w:pPr>
        <w:spacing w:line="276" w:lineRule="auto"/>
        <w:jc w:val="both"/>
        <w:rPr>
          <w:del w:id="898" w:author="Hussey, Ian (PSY)" w:date="2025-10-06T09:14:00Z" w16du:dateUtc="2025-10-06T07:14:00Z"/>
          <w:rFonts w:ascii="Calibri" w:hAnsi="Calibri" w:cs="Calibri"/>
          <w:b/>
          <w:bCs/>
          <w:color w:val="000000" w:themeColor="text1"/>
          <w:lang w:val="en-US"/>
          <w:rPrChange w:id="899" w:author="Hussey, Ian (PSY)" w:date="2025-10-06T10:27:00Z" w16du:dateUtc="2025-10-06T08:27:00Z">
            <w:rPr>
              <w:del w:id="900" w:author="Hussey, Ian (PSY)" w:date="2025-10-06T09:14:00Z" w16du:dateUtc="2025-10-06T07:14:00Z"/>
              <w:rFonts w:ascii="Calibri" w:hAnsi="Calibri" w:cs="Calibri"/>
              <w:b/>
              <w:bCs/>
              <w:color w:val="000000" w:themeColor="text1"/>
            </w:rPr>
          </w:rPrChange>
        </w:rPr>
      </w:pPr>
      <w:del w:id="901" w:author="Hussey, Ian (PSY)" w:date="2025-10-06T09:14:00Z" w16du:dateUtc="2025-10-06T07:14:00Z">
        <w:r w:rsidRPr="00FC690C" w:rsidDel="00AA2E23">
          <w:rPr>
            <w:rFonts w:ascii="Calibri" w:hAnsi="Calibri" w:cs="Calibri"/>
            <w:b/>
            <w:bCs/>
            <w:color w:val="000000" w:themeColor="text1"/>
            <w:lang w:val="en-US"/>
            <w:rPrChange w:id="902" w:author="Hussey, Ian (PSY)" w:date="2025-10-06T10:27:00Z" w16du:dateUtc="2025-10-06T08:27:00Z">
              <w:rPr>
                <w:rFonts w:ascii="Calibri" w:hAnsi="Calibri" w:cs="Calibri"/>
                <w:b/>
                <w:bCs/>
                <w:color w:val="000000" w:themeColor="text1"/>
              </w:rPr>
            </w:rPrChange>
          </w:rPr>
          <w:delText>Deciding Factor:</w:delText>
        </w:r>
        <w:r w:rsidRPr="00FC690C" w:rsidDel="00AA2E23">
          <w:rPr>
            <w:rFonts w:ascii="Calibri" w:hAnsi="Calibri" w:cs="Calibri"/>
            <w:color w:val="000000" w:themeColor="text1"/>
            <w:lang w:val="en-US"/>
            <w:rPrChange w:id="903" w:author="Hussey, Ian (PSY)" w:date="2025-10-06T10:27:00Z" w16du:dateUtc="2025-10-06T08:27:00Z">
              <w:rPr>
                <w:rFonts w:ascii="Calibri" w:hAnsi="Calibri" w:cs="Calibri"/>
                <w:color w:val="000000" w:themeColor="text1"/>
              </w:rPr>
            </w:rPrChange>
          </w:rPr>
          <w:delText xml:space="preserve"> </w:delText>
        </w:r>
      </w:del>
      <w:del w:id="904" w:author="Hussey, Ian (PSY)" w:date="2025-10-06T09:13:00Z" w16du:dateUtc="2025-10-06T07:13:00Z">
        <w:r w:rsidRPr="00FC690C" w:rsidDel="00AA2E23">
          <w:rPr>
            <w:rFonts w:ascii="Calibri" w:hAnsi="Calibri" w:cs="Calibri"/>
            <w:color w:val="000000" w:themeColor="text1"/>
            <w:lang w:val="en-US"/>
            <w:rPrChange w:id="905" w:author="Hussey, Ian (PSY)" w:date="2025-10-06T10:27:00Z" w16du:dateUtc="2025-10-06T08:27:00Z">
              <w:rPr>
                <w:rFonts w:ascii="Calibri" w:hAnsi="Calibri" w:cs="Calibri"/>
                <w:color w:val="000000" w:themeColor="text1"/>
              </w:rPr>
            </w:rPrChange>
          </w:rPr>
          <w:delText>Is the collected data disclosed by a participant?</w:delText>
        </w:r>
      </w:del>
    </w:p>
    <w:p w14:paraId="6C740616" w14:textId="77777777" w:rsidR="00AA2E23" w:rsidRPr="00FC690C" w:rsidRDefault="00AA2E23" w:rsidP="00AD5EEA">
      <w:pPr>
        <w:spacing w:line="276" w:lineRule="auto"/>
        <w:jc w:val="both"/>
        <w:rPr>
          <w:ins w:id="906" w:author="Hussey, Ian (PSY)" w:date="2025-10-06T09:14:00Z" w16du:dateUtc="2025-10-06T07:14:00Z"/>
          <w:rFonts w:ascii="Calibri" w:hAnsi="Calibri" w:cs="Calibri"/>
          <w:color w:val="000000" w:themeColor="text1"/>
          <w:lang w:val="en-US"/>
          <w:rPrChange w:id="907" w:author="Hussey, Ian (PSY)" w:date="2025-10-06T10:27:00Z" w16du:dateUtc="2025-10-06T08:27:00Z">
            <w:rPr>
              <w:ins w:id="908" w:author="Hussey, Ian (PSY)" w:date="2025-10-06T09:14:00Z" w16du:dateUtc="2025-10-06T07:14:00Z"/>
              <w:rFonts w:ascii="Calibri" w:hAnsi="Calibri" w:cs="Calibri"/>
              <w:color w:val="000000" w:themeColor="text1"/>
            </w:rPr>
          </w:rPrChange>
        </w:rPr>
      </w:pPr>
    </w:p>
    <w:p w14:paraId="2674321B" w14:textId="77777777" w:rsidR="00C14081" w:rsidRPr="00FC690C" w:rsidRDefault="00C14081" w:rsidP="00AD5EEA">
      <w:pPr>
        <w:spacing w:line="276" w:lineRule="auto"/>
        <w:jc w:val="both"/>
        <w:rPr>
          <w:rFonts w:ascii="Calibri" w:hAnsi="Calibri" w:cs="Calibri"/>
          <w:b/>
          <w:color w:val="000000" w:themeColor="text1"/>
          <w:lang w:val="en-US"/>
          <w:rPrChange w:id="909" w:author="Hussey, Ian (PSY)" w:date="2025-10-06T10:27:00Z" w16du:dateUtc="2025-10-06T08:27:00Z">
            <w:rPr>
              <w:rFonts w:ascii="Calibri" w:hAnsi="Calibri" w:cs="Calibri"/>
              <w:b/>
              <w:color w:val="000000" w:themeColor="text1"/>
            </w:rPr>
          </w:rPrChange>
        </w:rPr>
      </w:pPr>
      <w:r w:rsidRPr="00FC690C">
        <w:rPr>
          <w:rFonts w:ascii="Calibri" w:hAnsi="Calibri" w:cs="Calibri"/>
          <w:b/>
          <w:color w:val="000000" w:themeColor="text1"/>
          <w:lang w:val="en-US"/>
          <w:rPrChange w:id="910" w:author="Hussey, Ian (PSY)" w:date="2025-10-06T10:27:00Z" w16du:dateUtc="2025-10-06T08:27:00Z">
            <w:rPr>
              <w:rFonts w:ascii="Calibri" w:hAnsi="Calibri" w:cs="Calibri"/>
              <w:b/>
              <w:color w:val="000000" w:themeColor="text1"/>
            </w:rPr>
          </w:rPrChange>
        </w:rPr>
        <w:t>Keywords to look out for</w:t>
      </w:r>
    </w:p>
    <w:p w14:paraId="52B2EEFA" w14:textId="77777777" w:rsidR="00C14081" w:rsidRPr="00FC690C" w:rsidRDefault="00C14081" w:rsidP="00AD5EEA">
      <w:pPr>
        <w:numPr>
          <w:ilvl w:val="0"/>
          <w:numId w:val="12"/>
        </w:numPr>
        <w:spacing w:line="276" w:lineRule="auto"/>
        <w:jc w:val="both"/>
        <w:rPr>
          <w:rFonts w:ascii="Calibri" w:hAnsi="Calibri" w:cs="Calibri"/>
          <w:color w:val="000000" w:themeColor="text1"/>
          <w:lang w:val="en-US"/>
          <w:rPrChange w:id="911"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912" w:author="Hussey, Ian (PSY)" w:date="2025-10-06T10:27:00Z" w16du:dateUtc="2025-10-06T08:27:00Z">
            <w:rPr>
              <w:rFonts w:ascii="Calibri" w:hAnsi="Calibri" w:cs="Calibri"/>
              <w:color w:val="000000" w:themeColor="text1"/>
            </w:rPr>
          </w:rPrChange>
        </w:rPr>
        <w:t>“Attitudes”; “beliefs”; “perceived” / “perception”; “evaluated” / “evaluation”</w:t>
      </w:r>
    </w:p>
    <w:p w14:paraId="09A0FB99" w14:textId="77777777" w:rsidR="00FC690C" w:rsidRPr="00FC690C" w:rsidRDefault="00C14081" w:rsidP="00FC690C">
      <w:pPr>
        <w:numPr>
          <w:ilvl w:val="0"/>
          <w:numId w:val="12"/>
        </w:numPr>
        <w:spacing w:after="120" w:line="276" w:lineRule="auto"/>
        <w:jc w:val="both"/>
        <w:rPr>
          <w:ins w:id="913" w:author="Hussey, Ian (PSY)" w:date="2025-10-06T10:23:00Z" w16du:dateUtc="2025-10-06T08:23:00Z"/>
          <w:rFonts w:ascii="Calibri" w:hAnsi="Calibri" w:cs="Calibri"/>
          <w:color w:val="000000" w:themeColor="text1"/>
          <w:lang w:val="en-US"/>
          <w:rPrChange w:id="914" w:author="Hussey, Ian (PSY)" w:date="2025-10-06T10:27:00Z" w16du:dateUtc="2025-10-06T08:27:00Z">
            <w:rPr>
              <w:ins w:id="915" w:author="Hussey, Ian (PSY)" w:date="2025-10-06T10:23:00Z" w16du:dateUtc="2025-10-06T08:23:00Z"/>
              <w:rFonts w:ascii="Calibri" w:hAnsi="Calibri" w:cs="Calibri"/>
              <w:color w:val="000000" w:themeColor="text1"/>
            </w:rPr>
          </w:rPrChange>
        </w:rPr>
      </w:pPr>
      <w:r w:rsidRPr="00FC690C">
        <w:rPr>
          <w:rFonts w:ascii="Calibri" w:hAnsi="Calibri" w:cs="Calibri"/>
          <w:color w:val="000000" w:themeColor="text1"/>
          <w:sz w:val="14"/>
          <w:szCs w:val="14"/>
          <w:lang w:val="en-US"/>
          <w:rPrChange w:id="916" w:author="Hussey, Ian (PSY)" w:date="2025-10-06T10:27:00Z" w16du:dateUtc="2025-10-06T08:27:00Z">
            <w:rPr>
              <w:rFonts w:ascii="Calibri" w:hAnsi="Calibri" w:cs="Calibri"/>
              <w:color w:val="000000" w:themeColor="text1"/>
              <w:sz w:val="14"/>
              <w:szCs w:val="14"/>
            </w:rPr>
          </w:rPrChange>
        </w:rPr>
        <w:t xml:space="preserve"> </w:t>
      </w:r>
      <w:r w:rsidRPr="00FC690C">
        <w:rPr>
          <w:rFonts w:ascii="Calibri" w:hAnsi="Calibri" w:cs="Calibri"/>
          <w:color w:val="000000" w:themeColor="text1"/>
          <w:lang w:val="en-US"/>
          <w:rPrChange w:id="917" w:author="Hussey, Ian (PSY)" w:date="2025-10-06T10:27:00Z" w16du:dateUtc="2025-10-06T08:27:00Z">
            <w:rPr>
              <w:rFonts w:ascii="Calibri" w:hAnsi="Calibri" w:cs="Calibri"/>
              <w:color w:val="000000" w:themeColor="text1"/>
            </w:rPr>
          </w:rPrChange>
        </w:rPr>
        <w:t>“I often…” / “I usually…” / “How often do you…”</w:t>
      </w:r>
    </w:p>
    <w:p w14:paraId="57F50AA1" w14:textId="054FFFF3" w:rsidR="00FC690C" w:rsidRPr="00FC690C" w:rsidRDefault="00FC690C" w:rsidP="00FC690C">
      <w:pPr>
        <w:numPr>
          <w:ilvl w:val="0"/>
          <w:numId w:val="12"/>
        </w:numPr>
        <w:spacing w:after="120" w:line="276" w:lineRule="auto"/>
        <w:jc w:val="both"/>
        <w:rPr>
          <w:rFonts w:ascii="Calibri" w:hAnsi="Calibri" w:cs="Calibri"/>
          <w:color w:val="000000" w:themeColor="text1"/>
          <w:lang w:val="en-US"/>
          <w:rPrChange w:id="918" w:author="Hussey, Ian (PSY)" w:date="2025-10-06T10:27:00Z" w16du:dateUtc="2025-10-06T08:27:00Z">
            <w:rPr>
              <w:rFonts w:ascii="Calibri" w:hAnsi="Calibri" w:cs="Calibri"/>
              <w:color w:val="000000" w:themeColor="text1"/>
            </w:rPr>
          </w:rPrChange>
        </w:rPr>
      </w:pPr>
      <w:ins w:id="919" w:author="Hussey, Ian (PSY)" w:date="2025-10-06T10:12:00Z" w16du:dateUtc="2025-10-06T08:12:00Z">
        <w:r w:rsidRPr="00FC690C">
          <w:rPr>
            <w:rFonts w:ascii="Calibri" w:hAnsi="Calibri" w:cs="Calibri"/>
            <w:color w:val="000000" w:themeColor="text1"/>
            <w:lang w:val="en-US"/>
            <w:rPrChange w:id="920" w:author="Hussey, Ian (PSY)" w:date="2025-10-06T10:27:00Z" w16du:dateUtc="2025-10-06T08:27:00Z">
              <w:rPr>
                <w:rFonts w:ascii="Calibri" w:hAnsi="Calibri" w:cs="Calibri"/>
                <w:color w:val="000000" w:themeColor="text1"/>
              </w:rPr>
            </w:rPrChange>
          </w:rPr>
          <w:t>“Intentions”</w:t>
        </w:r>
      </w:ins>
      <w:ins w:id="921" w:author="Hussey, Ian (PSY)" w:date="2025-10-06T10:23:00Z" w16du:dateUtc="2025-10-06T08:23:00Z">
        <w:r w:rsidRPr="00FC690C">
          <w:rPr>
            <w:rFonts w:ascii="Calibri" w:hAnsi="Calibri" w:cs="Calibri"/>
            <w:color w:val="000000" w:themeColor="text1"/>
            <w:lang w:val="en-US"/>
            <w:rPrChange w:id="922" w:author="Hussey, Ian (PSY)" w:date="2025-10-06T10:27:00Z" w16du:dateUtc="2025-10-06T08:27:00Z">
              <w:rPr>
                <w:rFonts w:ascii="Calibri" w:hAnsi="Calibri" w:cs="Calibri"/>
                <w:color w:val="000000" w:themeColor="text1"/>
              </w:rPr>
            </w:rPrChange>
          </w:rPr>
          <w:t>. N</w:t>
        </w:r>
      </w:ins>
      <w:ins w:id="923" w:author="Hussey, Ian (PSY)" w:date="2025-10-06T10:13:00Z" w16du:dateUtc="2025-10-06T08:13:00Z">
        <w:r w:rsidRPr="00FC690C">
          <w:rPr>
            <w:rFonts w:ascii="Calibri" w:hAnsi="Calibri" w:cs="Calibri"/>
            <w:color w:val="000000" w:themeColor="text1"/>
            <w:lang w:val="en-US"/>
            <w:rPrChange w:id="924" w:author="Hussey, Ian (PSY)" w:date="2025-10-06T10:27:00Z" w16du:dateUtc="2025-10-06T08:27:00Z">
              <w:rPr>
                <w:rFonts w:ascii="Calibri" w:hAnsi="Calibri" w:cs="Calibri"/>
                <w:color w:val="000000" w:themeColor="text1"/>
              </w:rPr>
            </w:rPrChange>
          </w:rPr>
          <w:t xml:space="preserve">ote that individuals’ intentions about how they expect or plan to behave in the future are still subjective experiences; no behavior has </w:t>
        </w:r>
      </w:ins>
      <w:ins w:id="925" w:author="Hussey, Ian (PSY)" w:date="2025-10-06T10:23:00Z" w16du:dateUtc="2025-10-06T08:23:00Z">
        <w:r w:rsidRPr="00FC690C">
          <w:rPr>
            <w:rFonts w:ascii="Calibri" w:hAnsi="Calibri" w:cs="Calibri"/>
            <w:color w:val="000000" w:themeColor="text1"/>
            <w:lang w:val="en-US"/>
            <w:rPrChange w:id="926" w:author="Hussey, Ian (PSY)" w:date="2025-10-06T10:27:00Z" w16du:dateUtc="2025-10-06T08:27:00Z">
              <w:rPr>
                <w:rFonts w:ascii="Calibri" w:hAnsi="Calibri" w:cs="Calibri"/>
                <w:color w:val="000000" w:themeColor="text1"/>
              </w:rPr>
            </w:rPrChange>
          </w:rPr>
          <w:t xml:space="preserve">yet </w:t>
        </w:r>
      </w:ins>
      <w:proofErr w:type="spellStart"/>
      <w:ins w:id="927" w:author="Hussey, Ian (PSY)" w:date="2025-10-06T10:13:00Z" w16du:dateUtc="2025-10-06T08:13:00Z">
        <w:r w:rsidRPr="00FC690C">
          <w:rPr>
            <w:rFonts w:ascii="Calibri" w:hAnsi="Calibri" w:cs="Calibri"/>
            <w:color w:val="000000" w:themeColor="text1"/>
            <w:lang w:val="en-US"/>
            <w:rPrChange w:id="928" w:author="Hussey, Ian (PSY)" w:date="2025-10-06T10:27:00Z" w16du:dateUtc="2025-10-06T08:27:00Z">
              <w:rPr>
                <w:rFonts w:ascii="Calibri" w:hAnsi="Calibri" w:cs="Calibri"/>
                <w:color w:val="000000" w:themeColor="text1"/>
              </w:rPr>
            </w:rPrChange>
          </w:rPr>
          <w:t>occured</w:t>
        </w:r>
      </w:ins>
      <w:proofErr w:type="spellEnd"/>
    </w:p>
    <w:p w14:paraId="67BFA16F" w14:textId="77777777" w:rsidR="00C14081" w:rsidRPr="00FC690C" w:rsidRDefault="00C14081" w:rsidP="00AD5EEA">
      <w:pPr>
        <w:spacing w:after="120" w:line="276" w:lineRule="auto"/>
        <w:jc w:val="both"/>
        <w:rPr>
          <w:rFonts w:ascii="Calibri" w:hAnsi="Calibri" w:cs="Calibri"/>
          <w:b/>
          <w:color w:val="000000" w:themeColor="text1"/>
          <w:lang w:val="en-US"/>
          <w:rPrChange w:id="929" w:author="Hussey, Ian (PSY)" w:date="2025-10-06T10:27:00Z" w16du:dateUtc="2025-10-06T08:27:00Z">
            <w:rPr>
              <w:rFonts w:ascii="Calibri" w:hAnsi="Calibri" w:cs="Calibri"/>
              <w:b/>
              <w:color w:val="000000" w:themeColor="text1"/>
            </w:rPr>
          </w:rPrChange>
        </w:rPr>
      </w:pPr>
      <w:r w:rsidRPr="00FC690C">
        <w:rPr>
          <w:rFonts w:ascii="Calibri" w:hAnsi="Calibri" w:cs="Calibri"/>
          <w:b/>
          <w:color w:val="000000" w:themeColor="text1"/>
          <w:lang w:val="en-US"/>
          <w:rPrChange w:id="930" w:author="Hussey, Ian (PSY)" w:date="2025-10-06T10:27:00Z" w16du:dateUtc="2025-10-06T08:27:00Z">
            <w:rPr>
              <w:rFonts w:ascii="Calibri" w:hAnsi="Calibri" w:cs="Calibri"/>
              <w:b/>
              <w:color w:val="000000" w:themeColor="text1"/>
            </w:rPr>
          </w:rPrChange>
        </w:rPr>
        <w:t>Examples</w:t>
      </w:r>
    </w:p>
    <w:p w14:paraId="11743E3A" w14:textId="301E4880" w:rsidR="00FC690C" w:rsidRPr="00DB6FE9" w:rsidRDefault="00FC690C" w:rsidP="00FC690C">
      <w:pPr>
        <w:numPr>
          <w:ilvl w:val="0"/>
          <w:numId w:val="4"/>
        </w:numPr>
        <w:spacing w:line="276" w:lineRule="auto"/>
        <w:jc w:val="both"/>
        <w:rPr>
          <w:ins w:id="931" w:author="Hussey, Ian (PSY)" w:date="2025-10-06T10:31:00Z" w16du:dateUtc="2025-10-06T08:31:00Z"/>
          <w:rFonts w:ascii="Calibri" w:eastAsia="Aptos" w:hAnsi="Calibri" w:cs="Calibri"/>
          <w:color w:val="000000" w:themeColor="text1"/>
          <w:lang w:val="en-US"/>
        </w:rPr>
      </w:pPr>
      <w:ins w:id="932" w:author="Hussey, Ian (PSY)" w:date="2025-10-06T10:31:00Z" w16du:dateUtc="2025-10-06T08:31:00Z">
        <w:r>
          <w:rPr>
            <w:rFonts w:ascii="Calibri" w:eastAsia="Aptos" w:hAnsi="Calibri" w:cs="Calibri"/>
            <w:color w:val="000000" w:themeColor="text1"/>
            <w:lang w:val="en-US"/>
          </w:rPr>
          <w:t>Likert rating scales</w:t>
        </w:r>
      </w:ins>
    </w:p>
    <w:p w14:paraId="3DA11257" w14:textId="77777777" w:rsidR="00C14081" w:rsidRPr="00FC690C" w:rsidRDefault="00C14081" w:rsidP="00AD5EEA">
      <w:pPr>
        <w:numPr>
          <w:ilvl w:val="0"/>
          <w:numId w:val="4"/>
        </w:numPr>
        <w:spacing w:line="276" w:lineRule="auto"/>
        <w:jc w:val="both"/>
        <w:rPr>
          <w:rFonts w:ascii="Calibri" w:hAnsi="Calibri" w:cs="Calibri"/>
          <w:color w:val="000000" w:themeColor="text1"/>
          <w:lang w:val="en-US"/>
          <w:rPrChange w:id="933" w:author="Hussey, Ian (PSY)" w:date="2025-10-06T10:27:00Z" w16du:dateUtc="2025-10-06T08:27:00Z">
            <w:rPr>
              <w:rFonts w:ascii="Calibri" w:hAnsi="Calibri" w:cs="Calibri"/>
              <w:color w:val="000000" w:themeColor="text1"/>
            </w:rPr>
          </w:rPrChange>
        </w:rPr>
      </w:pPr>
      <w:r w:rsidRPr="00FC690C">
        <w:rPr>
          <w:rFonts w:ascii="Calibri" w:eastAsia="Aptos" w:hAnsi="Calibri" w:cs="Calibri"/>
          <w:color w:val="000000" w:themeColor="text1"/>
          <w:lang w:val="en-US"/>
          <w:rPrChange w:id="934" w:author="Hussey, Ian (PSY)" w:date="2025-10-06T10:27:00Z" w16du:dateUtc="2025-10-06T08:27:00Z">
            <w:rPr>
              <w:rFonts w:ascii="Calibri" w:eastAsia="Aptos" w:hAnsi="Calibri" w:cs="Calibri"/>
              <w:color w:val="000000" w:themeColor="text1"/>
            </w:rPr>
          </w:rPrChange>
        </w:rPr>
        <w:t>Spielberger’s State Anxiety Inventory (STAI)</w:t>
      </w:r>
    </w:p>
    <w:p w14:paraId="67496679" w14:textId="77777777" w:rsidR="00C14081" w:rsidRPr="00FC690C" w:rsidRDefault="00C14081" w:rsidP="00AD5EEA">
      <w:pPr>
        <w:numPr>
          <w:ilvl w:val="0"/>
          <w:numId w:val="4"/>
        </w:numPr>
        <w:spacing w:line="276" w:lineRule="auto"/>
        <w:jc w:val="both"/>
        <w:rPr>
          <w:rFonts w:ascii="Calibri" w:eastAsia="Aptos" w:hAnsi="Calibri" w:cs="Calibri"/>
          <w:color w:val="000000" w:themeColor="text1"/>
          <w:lang w:val="en-US"/>
          <w:rPrChange w:id="935" w:author="Hussey, Ian (PSY)" w:date="2025-10-06T10:27:00Z" w16du:dateUtc="2025-10-06T08:27:00Z">
            <w:rPr>
              <w:rFonts w:ascii="Calibri" w:eastAsia="Aptos" w:hAnsi="Calibri" w:cs="Calibri"/>
              <w:color w:val="000000" w:themeColor="text1"/>
            </w:rPr>
          </w:rPrChange>
        </w:rPr>
      </w:pPr>
      <w:r w:rsidRPr="00FC690C">
        <w:rPr>
          <w:rFonts w:ascii="Calibri" w:eastAsia="Aptos" w:hAnsi="Calibri" w:cs="Calibri"/>
          <w:color w:val="000000" w:themeColor="text1"/>
          <w:lang w:val="en-US"/>
          <w:rPrChange w:id="936" w:author="Hussey, Ian (PSY)" w:date="2025-10-06T10:27:00Z" w16du:dateUtc="2025-10-06T08:27:00Z">
            <w:rPr>
              <w:rFonts w:ascii="Calibri" w:eastAsia="Aptos" w:hAnsi="Calibri" w:cs="Calibri"/>
              <w:color w:val="000000" w:themeColor="text1"/>
            </w:rPr>
          </w:rPrChange>
        </w:rPr>
        <w:t>Multidimensional Scale of Perceived Social Support (MSPSS; Zimet et al., 1988)</w:t>
      </w:r>
    </w:p>
    <w:p w14:paraId="05ED2C1E" w14:textId="77777777" w:rsidR="00C14081" w:rsidRDefault="00C14081" w:rsidP="00AD5EEA">
      <w:pPr>
        <w:numPr>
          <w:ilvl w:val="0"/>
          <w:numId w:val="4"/>
        </w:numPr>
        <w:spacing w:line="276" w:lineRule="auto"/>
        <w:jc w:val="both"/>
        <w:rPr>
          <w:ins w:id="937" w:author="Hussey, Ian (PSY)" w:date="2025-10-06T10:29:00Z" w16du:dateUtc="2025-10-06T08:29:00Z"/>
          <w:rFonts w:ascii="Calibri" w:eastAsia="Aptos" w:hAnsi="Calibri" w:cs="Calibri"/>
          <w:color w:val="000000" w:themeColor="text1"/>
          <w:lang w:val="en-US"/>
        </w:rPr>
      </w:pPr>
      <w:r w:rsidRPr="00FC690C">
        <w:rPr>
          <w:rFonts w:ascii="Calibri" w:eastAsia="Aptos" w:hAnsi="Calibri" w:cs="Calibri"/>
          <w:color w:val="000000" w:themeColor="text1"/>
          <w:lang w:val="en-US"/>
          <w:rPrChange w:id="938" w:author="Hussey, Ian (PSY)" w:date="2025-10-06T10:27:00Z" w16du:dateUtc="2025-10-06T08:27:00Z">
            <w:rPr>
              <w:rFonts w:ascii="Calibri" w:eastAsia="Aptos" w:hAnsi="Calibri" w:cs="Calibri"/>
              <w:color w:val="000000" w:themeColor="text1"/>
            </w:rPr>
          </w:rPrChange>
        </w:rPr>
        <w:t>Satisfaction with Life Scale (SWLS; Diener et al., 1985)</w:t>
      </w:r>
    </w:p>
    <w:p w14:paraId="2E9D467C" w14:textId="00A1E9B2" w:rsidR="00FC690C" w:rsidRPr="00FC690C" w:rsidDel="00FC690C" w:rsidRDefault="00FC690C" w:rsidP="00AD5EEA">
      <w:pPr>
        <w:numPr>
          <w:ilvl w:val="0"/>
          <w:numId w:val="4"/>
        </w:numPr>
        <w:spacing w:line="276" w:lineRule="auto"/>
        <w:jc w:val="both"/>
        <w:rPr>
          <w:del w:id="939" w:author="Hussey, Ian (PSY)" w:date="2025-10-06T10:31:00Z" w16du:dateUtc="2025-10-06T08:31:00Z"/>
          <w:rFonts w:ascii="Calibri" w:eastAsia="Aptos" w:hAnsi="Calibri" w:cs="Calibri"/>
          <w:color w:val="000000" w:themeColor="text1"/>
          <w:lang w:val="en-US"/>
          <w:rPrChange w:id="940" w:author="Hussey, Ian (PSY)" w:date="2025-10-06T10:27:00Z" w16du:dateUtc="2025-10-06T08:27:00Z">
            <w:rPr>
              <w:del w:id="941" w:author="Hussey, Ian (PSY)" w:date="2025-10-06T10:31:00Z" w16du:dateUtc="2025-10-06T08:31:00Z"/>
              <w:rFonts w:ascii="Calibri" w:eastAsia="Aptos" w:hAnsi="Calibri" w:cs="Calibri"/>
              <w:color w:val="000000" w:themeColor="text1"/>
            </w:rPr>
          </w:rPrChange>
        </w:rPr>
      </w:pPr>
    </w:p>
    <w:p w14:paraId="76C22D8C" w14:textId="30F8476C" w:rsidR="00C14081" w:rsidRPr="00FC690C" w:rsidDel="00FC690C" w:rsidRDefault="00C14081" w:rsidP="00AD5EEA">
      <w:pPr>
        <w:numPr>
          <w:ilvl w:val="0"/>
          <w:numId w:val="4"/>
        </w:numPr>
        <w:spacing w:line="276" w:lineRule="auto"/>
        <w:jc w:val="both"/>
        <w:rPr>
          <w:del w:id="942" w:author="Hussey, Ian (PSY)" w:date="2025-10-06T10:29:00Z" w16du:dateUtc="2025-10-06T08:29:00Z"/>
          <w:rFonts w:ascii="Calibri" w:eastAsia="Aptos" w:hAnsi="Calibri" w:cs="Calibri"/>
          <w:color w:val="000000" w:themeColor="text1"/>
          <w:lang w:val="en-US"/>
          <w:rPrChange w:id="943" w:author="Hussey, Ian (PSY)" w:date="2025-10-06T10:27:00Z" w16du:dateUtc="2025-10-06T08:27:00Z">
            <w:rPr>
              <w:del w:id="944" w:author="Hussey, Ian (PSY)" w:date="2025-10-06T10:29:00Z" w16du:dateUtc="2025-10-06T08:29:00Z"/>
              <w:rFonts w:ascii="Calibri" w:eastAsia="Aptos" w:hAnsi="Calibri" w:cs="Calibri"/>
              <w:color w:val="000000" w:themeColor="text1"/>
            </w:rPr>
          </w:rPrChange>
        </w:rPr>
      </w:pPr>
      <w:del w:id="945" w:author="Hussey, Ian (PSY)" w:date="2025-10-06T10:29:00Z" w16du:dateUtc="2025-10-06T08:29:00Z">
        <w:r w:rsidRPr="00FC690C" w:rsidDel="00FC690C">
          <w:rPr>
            <w:rFonts w:ascii="Calibri" w:eastAsia="Arial" w:hAnsi="Calibri" w:cs="Calibri"/>
            <w:color w:val="000000" w:themeColor="text1"/>
            <w:lang w:val="en-US"/>
            <w:rPrChange w:id="946" w:author="Hussey, Ian (PSY)" w:date="2025-10-06T10:27:00Z" w16du:dateUtc="2025-10-06T08:27:00Z">
              <w:rPr>
                <w:rFonts w:ascii="Calibri" w:eastAsia="Arial" w:hAnsi="Calibri" w:cs="Calibri"/>
                <w:color w:val="000000" w:themeColor="text1"/>
              </w:rPr>
            </w:rPrChange>
          </w:rPr>
          <w:delText>Big Five Aspect Scale (BFAS; DeYoung et al., 2007)</w:delText>
        </w:r>
      </w:del>
    </w:p>
    <w:p w14:paraId="125A4BF9" w14:textId="7B89375D" w:rsidR="00C14081" w:rsidRPr="00FC690C" w:rsidDel="00FC690C" w:rsidRDefault="00C14081" w:rsidP="00AD5EEA">
      <w:pPr>
        <w:numPr>
          <w:ilvl w:val="0"/>
          <w:numId w:val="4"/>
        </w:numPr>
        <w:spacing w:line="276" w:lineRule="auto"/>
        <w:jc w:val="both"/>
        <w:rPr>
          <w:del w:id="947" w:author="Hussey, Ian (PSY)" w:date="2025-10-06T10:29:00Z" w16du:dateUtc="2025-10-06T08:29:00Z"/>
          <w:rFonts w:ascii="Calibri" w:eastAsia="Aptos" w:hAnsi="Calibri" w:cs="Calibri"/>
          <w:color w:val="000000" w:themeColor="text1"/>
          <w:lang w:val="en-US"/>
          <w:rPrChange w:id="948" w:author="Hussey, Ian (PSY)" w:date="2025-10-06T10:27:00Z" w16du:dateUtc="2025-10-06T08:27:00Z">
            <w:rPr>
              <w:del w:id="949" w:author="Hussey, Ian (PSY)" w:date="2025-10-06T10:29:00Z" w16du:dateUtc="2025-10-06T08:29:00Z"/>
              <w:rFonts w:ascii="Calibri" w:eastAsia="Aptos" w:hAnsi="Calibri" w:cs="Calibri"/>
              <w:color w:val="000000" w:themeColor="text1"/>
            </w:rPr>
          </w:rPrChange>
        </w:rPr>
      </w:pPr>
      <w:del w:id="950" w:author="Hussey, Ian (PSY)" w:date="2025-10-06T10:29:00Z" w16du:dateUtc="2025-10-06T08:29:00Z">
        <w:r w:rsidRPr="00FC690C" w:rsidDel="00FC690C">
          <w:rPr>
            <w:rFonts w:ascii="Calibri" w:eastAsia="Arial" w:hAnsi="Calibri" w:cs="Calibri"/>
            <w:color w:val="000000" w:themeColor="text1"/>
            <w:lang w:val="en-US"/>
            <w:rPrChange w:id="951" w:author="Hussey, Ian (PSY)" w:date="2025-10-06T10:27:00Z" w16du:dateUtc="2025-10-06T08:27:00Z">
              <w:rPr>
                <w:rFonts w:ascii="Calibri" w:eastAsia="Arial" w:hAnsi="Calibri" w:cs="Calibri"/>
                <w:color w:val="000000" w:themeColor="text1"/>
              </w:rPr>
            </w:rPrChange>
          </w:rPr>
          <w:delText>CAPS-5 (Boeschoten et al., 2018)</w:delText>
        </w:r>
      </w:del>
    </w:p>
    <w:p w14:paraId="7320ABB7" w14:textId="074BA8D2" w:rsidR="00FC690C" w:rsidRPr="00FC690C" w:rsidRDefault="1B511046" w:rsidP="00FC690C">
      <w:pPr>
        <w:numPr>
          <w:ilvl w:val="0"/>
          <w:numId w:val="4"/>
        </w:numPr>
        <w:spacing w:line="276" w:lineRule="auto"/>
        <w:jc w:val="both"/>
        <w:rPr>
          <w:ins w:id="952" w:author="Hussey, Ian (PSY)" w:date="2025-10-06T10:23:00Z" w16du:dateUtc="2025-10-06T08:23:00Z"/>
          <w:rFonts w:ascii="Calibri" w:eastAsia="Aptos" w:hAnsi="Calibri" w:cs="Calibri"/>
          <w:color w:val="000000" w:themeColor="text1"/>
          <w:lang w:val="en-US"/>
          <w:rPrChange w:id="953" w:author="Hussey, Ian (PSY)" w:date="2025-10-06T10:27:00Z" w16du:dateUtc="2025-10-06T08:27:00Z">
            <w:rPr>
              <w:ins w:id="954" w:author="Hussey, Ian (PSY)" w:date="2025-10-06T10:23:00Z" w16du:dateUtc="2025-10-06T08:23:00Z"/>
              <w:rFonts w:ascii="Calibri" w:eastAsia="Arial" w:hAnsi="Calibri" w:cs="Calibri"/>
              <w:color w:val="000000" w:themeColor="text1"/>
              <w:lang w:val="it-IT"/>
            </w:rPr>
          </w:rPrChange>
        </w:rPr>
      </w:pPr>
      <w:del w:id="955" w:author="Hussey, Ian (PSY)" w:date="2025-10-06T10:29:00Z" w16du:dateUtc="2025-10-06T08:29:00Z">
        <w:r w:rsidRPr="00FC690C" w:rsidDel="00FC690C">
          <w:rPr>
            <w:rFonts w:ascii="Calibri" w:eastAsia="Arial" w:hAnsi="Calibri" w:cs="Calibri"/>
            <w:color w:val="000000" w:themeColor="text1"/>
            <w:lang w:val="en-US"/>
            <w:rPrChange w:id="956" w:author="Hussey, Ian (PSY)" w:date="2025-10-06T10:27:00Z" w16du:dateUtc="2025-10-06T08:27:00Z">
              <w:rPr>
                <w:rFonts w:ascii="Calibri" w:eastAsia="Arial" w:hAnsi="Calibri" w:cs="Calibri"/>
                <w:color w:val="000000" w:themeColor="text1"/>
                <w:lang w:val="it-IT"/>
              </w:rPr>
            </w:rPrChange>
          </w:rPr>
          <w:delText>NEO inventories (NEO-PI-R, NEO-PI-3, NEO-FFI)</w:delText>
        </w:r>
      </w:del>
      <w:ins w:id="957" w:author="Hussey, Ian (PSY)" w:date="2025-10-06T10:25:00Z">
        <w:r w:rsidR="00FC690C" w:rsidRPr="00FC690C">
          <w:rPr>
            <w:rFonts w:eastAsia="Aptos"/>
            <w:color w:val="000000" w:themeColor="text1"/>
            <w:lang w:val="en-US"/>
            <w:rPrChange w:id="958" w:author="Hussey, Ian (PSY)" w:date="2025-10-06T10:27:00Z" w16du:dateUtc="2025-10-06T08:27:00Z">
              <w:rPr>
                <w:rStyle w:val="Hyperlink"/>
                <w:rFonts w:ascii="Calibri" w:eastAsia="Aptos" w:hAnsi="Calibri" w:cs="Calibri"/>
              </w:rPr>
            </w:rPrChange>
          </w:rPr>
          <w:t>Hamilton Depression Rating Scale (HDRS)</w:t>
        </w:r>
      </w:ins>
      <w:ins w:id="959" w:author="Hussey, Ian (PSY)" w:date="2025-10-06T10:25:00Z" w16du:dateUtc="2025-10-06T08:25:00Z">
        <w:r w:rsidR="00FC690C" w:rsidRPr="00FC690C">
          <w:rPr>
            <w:rFonts w:ascii="Calibri" w:eastAsia="Aptos" w:hAnsi="Calibri" w:cs="Calibri"/>
            <w:color w:val="000000" w:themeColor="text1"/>
            <w:lang w:val="en-US"/>
            <w:rPrChange w:id="960" w:author="Hussey, Ian (PSY)" w:date="2025-10-06T10:27:00Z" w16du:dateUtc="2025-10-06T08:27:00Z">
              <w:rPr>
                <w:rFonts w:ascii="Calibri" w:eastAsia="Aptos" w:hAnsi="Calibri" w:cs="Calibri"/>
                <w:color w:val="000000" w:themeColor="text1"/>
              </w:rPr>
            </w:rPrChange>
          </w:rPr>
          <w:t xml:space="preserve"> – </w:t>
        </w:r>
      </w:ins>
      <w:ins w:id="961" w:author="Hussey, Ian (PSY)" w:date="2025-10-06T10:30:00Z" w16du:dateUtc="2025-10-06T08:30:00Z">
        <w:r w:rsidR="00FC690C" w:rsidRPr="00FC690C">
          <w:rPr>
            <w:rFonts w:ascii="Calibri" w:eastAsia="Aptos" w:hAnsi="Calibri" w:cs="Calibri"/>
            <w:color w:val="000000" w:themeColor="text1"/>
            <w:lang w:val="en-US"/>
          </w:rPr>
          <w:t>clinician</w:t>
        </w:r>
      </w:ins>
      <w:ins w:id="962" w:author="Hussey, Ian (PSY)" w:date="2025-10-06T10:25:00Z" w16du:dateUtc="2025-10-06T08:25:00Z">
        <w:r w:rsidR="00FC690C" w:rsidRPr="00FC690C">
          <w:rPr>
            <w:rFonts w:ascii="Calibri" w:eastAsia="Aptos" w:hAnsi="Calibri" w:cs="Calibri"/>
            <w:color w:val="000000" w:themeColor="text1"/>
            <w:lang w:val="en-US"/>
            <w:rPrChange w:id="963" w:author="Hussey, Ian (PSY)" w:date="2025-10-06T10:27:00Z" w16du:dateUtc="2025-10-06T08:27:00Z">
              <w:rPr>
                <w:rFonts w:ascii="Calibri" w:eastAsia="Aptos" w:hAnsi="Calibri" w:cs="Calibri"/>
                <w:color w:val="000000" w:themeColor="text1"/>
              </w:rPr>
            </w:rPrChange>
          </w:rPr>
          <w:t>-rating scale about patient’s depression</w:t>
        </w:r>
      </w:ins>
    </w:p>
    <w:p w14:paraId="69F78D6D" w14:textId="11A15977" w:rsidR="00FC690C" w:rsidRPr="00FC690C" w:rsidRDefault="00FC690C" w:rsidP="00AD5EEA">
      <w:pPr>
        <w:numPr>
          <w:ilvl w:val="0"/>
          <w:numId w:val="4"/>
        </w:numPr>
        <w:spacing w:line="276" w:lineRule="auto"/>
        <w:jc w:val="both"/>
        <w:rPr>
          <w:ins w:id="964" w:author="Hussey, Ian (PSY)" w:date="2025-10-06T10:27:00Z" w16du:dateUtc="2025-10-06T08:27:00Z"/>
          <w:rFonts w:ascii="Calibri" w:eastAsia="Aptos" w:hAnsi="Calibri" w:cs="Calibri"/>
          <w:color w:val="000000" w:themeColor="text1"/>
          <w:lang w:val="en-US"/>
          <w:rPrChange w:id="965" w:author="Hussey, Ian (PSY)" w:date="2025-10-06T10:27:00Z" w16du:dateUtc="2025-10-06T08:27:00Z">
            <w:rPr>
              <w:ins w:id="966" w:author="Hussey, Ian (PSY)" w:date="2025-10-06T10:27:00Z" w16du:dateUtc="2025-10-06T08:27:00Z"/>
              <w:rFonts w:ascii="Calibri" w:eastAsia="Arial" w:hAnsi="Calibri" w:cs="Calibri"/>
              <w:color w:val="000000" w:themeColor="text1"/>
              <w:lang w:val="it-IT"/>
            </w:rPr>
          </w:rPrChange>
        </w:rPr>
      </w:pPr>
      <w:ins w:id="967" w:author="Hussey, Ian (PSY)" w:date="2025-10-06T10:23:00Z" w16du:dateUtc="2025-10-06T08:23:00Z">
        <w:r w:rsidRPr="00FC690C">
          <w:rPr>
            <w:rFonts w:ascii="Calibri" w:eastAsia="Arial" w:hAnsi="Calibri" w:cs="Calibri"/>
            <w:color w:val="000000" w:themeColor="text1"/>
            <w:lang w:val="en-US"/>
            <w:rPrChange w:id="968" w:author="Hussey, Ian (PSY)" w:date="2025-10-06T10:27:00Z" w16du:dateUtc="2025-10-06T08:27:00Z">
              <w:rPr>
                <w:rFonts w:ascii="Calibri" w:eastAsia="Arial" w:hAnsi="Calibri" w:cs="Calibri"/>
                <w:color w:val="000000" w:themeColor="text1"/>
                <w:lang w:val="it-IT"/>
              </w:rPr>
            </w:rPrChange>
          </w:rPr>
          <w:t>Voting intentions</w:t>
        </w:r>
      </w:ins>
    </w:p>
    <w:p w14:paraId="78ADC798" w14:textId="41EA4874" w:rsidR="00FC690C" w:rsidRPr="00FC690C" w:rsidRDefault="00FC690C" w:rsidP="00AD5EEA">
      <w:pPr>
        <w:numPr>
          <w:ilvl w:val="0"/>
          <w:numId w:val="4"/>
        </w:numPr>
        <w:spacing w:line="276" w:lineRule="auto"/>
        <w:jc w:val="both"/>
        <w:rPr>
          <w:ins w:id="969" w:author="Hussey, Ian (PSY)" w:date="2025-10-06T10:24:00Z" w16du:dateUtc="2025-10-06T08:24:00Z"/>
          <w:rFonts w:ascii="Calibri" w:eastAsia="Aptos" w:hAnsi="Calibri" w:cs="Calibri"/>
          <w:color w:val="000000" w:themeColor="text1"/>
          <w:lang w:val="en-US"/>
          <w:rPrChange w:id="970" w:author="Hussey, Ian (PSY)" w:date="2025-10-06T10:27:00Z" w16du:dateUtc="2025-10-06T08:27:00Z">
            <w:rPr>
              <w:ins w:id="971" w:author="Hussey, Ian (PSY)" w:date="2025-10-06T10:24:00Z" w16du:dateUtc="2025-10-06T08:24:00Z"/>
              <w:rFonts w:ascii="Calibri" w:eastAsia="Arial" w:hAnsi="Calibri" w:cs="Calibri"/>
              <w:color w:val="000000" w:themeColor="text1"/>
              <w:lang w:val="it-IT"/>
            </w:rPr>
          </w:rPrChange>
        </w:rPr>
      </w:pPr>
      <w:ins w:id="972" w:author="Hussey, Ian (PSY)" w:date="2025-10-06T10:27:00Z" w16du:dateUtc="2025-10-06T08:27:00Z">
        <w:r w:rsidRPr="00FC690C">
          <w:rPr>
            <w:rFonts w:ascii="Calibri" w:eastAsia="Arial" w:hAnsi="Calibri" w:cs="Calibri"/>
            <w:color w:val="000000" w:themeColor="text1"/>
            <w:lang w:val="en-US"/>
            <w:rPrChange w:id="973" w:author="Hussey, Ian (PSY)" w:date="2025-10-06T10:27:00Z" w16du:dateUtc="2025-10-06T08:27:00Z">
              <w:rPr>
                <w:rFonts w:ascii="Calibri" w:eastAsia="Arial" w:hAnsi="Calibri" w:cs="Calibri"/>
                <w:color w:val="000000" w:themeColor="text1"/>
                <w:lang w:val="it-IT"/>
              </w:rPr>
            </w:rPrChange>
          </w:rPr>
          <w:t xml:space="preserve">“How many political protests have you attended in the last year” (what is measured is a </w:t>
        </w:r>
        <w:proofErr w:type="spellStart"/>
        <w:r w:rsidRPr="00FC690C">
          <w:rPr>
            <w:rFonts w:ascii="Calibri" w:eastAsia="Arial" w:hAnsi="Calibri" w:cs="Calibri"/>
            <w:color w:val="000000" w:themeColor="text1"/>
            <w:lang w:val="en-US"/>
            <w:rPrChange w:id="974" w:author="Hussey, Ian (PSY)" w:date="2025-10-06T10:27:00Z" w16du:dateUtc="2025-10-06T08:27:00Z">
              <w:rPr>
                <w:rFonts w:ascii="Calibri" w:eastAsia="Arial" w:hAnsi="Calibri" w:cs="Calibri"/>
                <w:color w:val="000000" w:themeColor="text1"/>
                <w:lang w:val="it-IT"/>
              </w:rPr>
            </w:rPrChange>
          </w:rPr>
          <w:t>bheavior</w:t>
        </w:r>
        <w:proofErr w:type="spellEnd"/>
        <w:r w:rsidRPr="00FC690C">
          <w:rPr>
            <w:rFonts w:ascii="Calibri" w:eastAsia="Arial" w:hAnsi="Calibri" w:cs="Calibri"/>
            <w:color w:val="000000" w:themeColor="text1"/>
            <w:lang w:val="en-US"/>
            <w:rPrChange w:id="975" w:author="Hussey, Ian (PSY)" w:date="2025-10-06T10:27:00Z" w16du:dateUtc="2025-10-06T08:27:00Z">
              <w:rPr>
                <w:rFonts w:ascii="Calibri" w:eastAsia="Arial" w:hAnsi="Calibri" w:cs="Calibri"/>
                <w:color w:val="000000" w:themeColor="text1"/>
                <w:lang w:val="it-IT"/>
              </w:rPr>
            </w:rPrChange>
          </w:rPr>
          <w:t>, but how it is measured is a self-report)</w:t>
        </w:r>
      </w:ins>
    </w:p>
    <w:p w14:paraId="22C23C06" w14:textId="32429F3B" w:rsidR="00FC690C" w:rsidRPr="00FC690C" w:rsidRDefault="00FC690C" w:rsidP="00AD5EEA">
      <w:pPr>
        <w:numPr>
          <w:ilvl w:val="0"/>
          <w:numId w:val="4"/>
        </w:numPr>
        <w:spacing w:line="276" w:lineRule="auto"/>
        <w:jc w:val="both"/>
        <w:rPr>
          <w:rFonts w:ascii="Calibri" w:eastAsia="Aptos" w:hAnsi="Calibri" w:cs="Calibri"/>
          <w:color w:val="000000" w:themeColor="text1"/>
          <w:lang w:val="en-US"/>
          <w:rPrChange w:id="976" w:author="Hussey, Ian (PSY)" w:date="2025-10-06T10:27:00Z" w16du:dateUtc="2025-10-06T08:27:00Z">
            <w:rPr>
              <w:rFonts w:ascii="Calibri" w:eastAsia="Aptos" w:hAnsi="Calibri" w:cs="Calibri"/>
              <w:color w:val="000000" w:themeColor="text1"/>
              <w:lang w:val="it-IT"/>
            </w:rPr>
          </w:rPrChange>
        </w:rPr>
      </w:pPr>
      <w:ins w:id="977" w:author="Hussey, Ian (PSY)" w:date="2025-10-06T10:24:00Z" w16du:dateUtc="2025-10-06T08:24:00Z">
        <w:r w:rsidRPr="00FC690C">
          <w:rPr>
            <w:rFonts w:ascii="Calibri" w:eastAsia="Arial" w:hAnsi="Calibri" w:cs="Calibri"/>
            <w:color w:val="000000" w:themeColor="text1"/>
            <w:lang w:val="en-US"/>
            <w:rPrChange w:id="978" w:author="Hussey, Ian (PSY)" w:date="2025-10-06T10:27:00Z" w16du:dateUtc="2025-10-06T08:27:00Z">
              <w:rPr>
                <w:rFonts w:ascii="Calibri" w:eastAsia="Arial" w:hAnsi="Calibri" w:cs="Calibri"/>
                <w:color w:val="000000" w:themeColor="text1"/>
                <w:lang w:val="it-IT"/>
              </w:rPr>
            </w:rPrChange>
          </w:rPr>
          <w:t>Self-reported IQ (self-perception of IQ rather than a currently administered IQ test)</w:t>
        </w:r>
      </w:ins>
    </w:p>
    <w:p w14:paraId="56E1F3E7" w14:textId="77777777" w:rsidR="00C14081" w:rsidRPr="00FC690C" w:rsidRDefault="00C14081" w:rsidP="00AD5EEA">
      <w:pPr>
        <w:spacing w:line="276" w:lineRule="auto"/>
        <w:jc w:val="both"/>
        <w:rPr>
          <w:rFonts w:ascii="Calibri" w:hAnsi="Calibri" w:cs="Calibri"/>
          <w:color w:val="000000" w:themeColor="text1"/>
          <w:sz w:val="28"/>
          <w:szCs w:val="28"/>
          <w:u w:val="single"/>
          <w:lang w:val="en-US"/>
          <w:rPrChange w:id="979" w:author="Hussey, Ian (PSY)" w:date="2025-10-06T10:27:00Z" w16du:dateUtc="2025-10-06T08:27:00Z">
            <w:rPr>
              <w:rFonts w:ascii="Calibri" w:hAnsi="Calibri" w:cs="Calibri"/>
              <w:color w:val="000000" w:themeColor="text1"/>
              <w:sz w:val="28"/>
              <w:szCs w:val="28"/>
              <w:u w:val="single"/>
              <w:lang w:val="it-IT"/>
            </w:rPr>
          </w:rPrChange>
        </w:rPr>
      </w:pPr>
      <w:r w:rsidRPr="00FC690C">
        <w:rPr>
          <w:rFonts w:ascii="Calibri" w:hAnsi="Calibri" w:cs="Calibri"/>
          <w:color w:val="000000" w:themeColor="text1"/>
          <w:u w:val="single"/>
          <w:lang w:val="en-US"/>
          <w:rPrChange w:id="980" w:author="Hussey, Ian (PSY)" w:date="2025-10-06T10:27:00Z" w16du:dateUtc="2025-10-06T08:27:00Z">
            <w:rPr>
              <w:rFonts w:ascii="Calibri" w:hAnsi="Calibri" w:cs="Calibri"/>
              <w:color w:val="000000" w:themeColor="text1"/>
              <w:u w:val="single"/>
              <w:lang w:val="it-IT"/>
            </w:rPr>
          </w:rPrChange>
        </w:rPr>
        <w:br w:type="page"/>
      </w:r>
    </w:p>
    <w:p w14:paraId="3556D430" w14:textId="77777777" w:rsidR="00C14081" w:rsidRPr="00FC690C" w:rsidRDefault="00C14081" w:rsidP="00B151C9">
      <w:pPr>
        <w:pStyle w:val="Heading3"/>
        <w:rPr>
          <w:rFonts w:ascii="Calibri" w:hAnsi="Calibri" w:cs="Calibri"/>
          <w:color w:val="000000" w:themeColor="text1"/>
          <w:lang w:val="en-US"/>
          <w:rPrChange w:id="981" w:author="Hussey, Ian (PSY)" w:date="2025-10-06T10:27:00Z" w16du:dateUtc="2025-10-06T08:27:00Z">
            <w:rPr>
              <w:rFonts w:ascii="Calibri" w:hAnsi="Calibri" w:cs="Calibri"/>
              <w:color w:val="000000" w:themeColor="text1"/>
            </w:rPr>
          </w:rPrChange>
        </w:rPr>
      </w:pPr>
      <w:bookmarkStart w:id="982" w:name="_Toc208510420"/>
      <w:bookmarkStart w:id="983" w:name="_Toc210640627"/>
      <w:r w:rsidRPr="00FC690C">
        <w:rPr>
          <w:rFonts w:ascii="Calibri" w:hAnsi="Calibri" w:cs="Calibri"/>
          <w:color w:val="000000" w:themeColor="text1"/>
          <w:lang w:val="en-US"/>
          <w:rPrChange w:id="984" w:author="Hussey, Ian (PSY)" w:date="2025-10-06T10:27:00Z" w16du:dateUtc="2025-10-06T08:27:00Z">
            <w:rPr>
              <w:rFonts w:ascii="Calibri" w:hAnsi="Calibri" w:cs="Calibri"/>
              <w:color w:val="000000" w:themeColor="text1"/>
            </w:rPr>
          </w:rPrChange>
        </w:rPr>
        <w:lastRenderedPageBreak/>
        <w:t>Tests</w:t>
      </w:r>
      <w:bookmarkEnd w:id="982"/>
      <w:bookmarkEnd w:id="983"/>
    </w:p>
    <w:tbl>
      <w:tblPr>
        <w:tblStyle w:val="TableGrid"/>
        <w:tblpPr w:leftFromText="141" w:rightFromText="141" w:vertAnchor="text" w:horzAnchor="margin" w:tblpY="190"/>
        <w:tblW w:w="9441" w:type="dxa"/>
        <w:tblLook w:val="04A0" w:firstRow="1" w:lastRow="0" w:firstColumn="1" w:lastColumn="0" w:noHBand="0" w:noVBand="1"/>
      </w:tblPr>
      <w:tblGrid>
        <w:gridCol w:w="2359"/>
        <w:gridCol w:w="2360"/>
        <w:gridCol w:w="2359"/>
        <w:gridCol w:w="2363"/>
      </w:tblGrid>
      <w:tr w:rsidR="00B95508" w:rsidRPr="00FC690C" w14:paraId="112DD9ED" w14:textId="77777777" w:rsidTr="1B511046">
        <w:trPr>
          <w:trHeight w:val="425"/>
        </w:trPr>
        <w:tc>
          <w:tcPr>
            <w:tcW w:w="9441" w:type="dxa"/>
            <w:gridSpan w:val="4"/>
            <w:vAlign w:val="center"/>
          </w:tcPr>
          <w:p w14:paraId="5F170529" w14:textId="77777777" w:rsidR="00C14081" w:rsidRPr="00FC690C" w:rsidRDefault="00C14081" w:rsidP="00257F46">
            <w:pPr>
              <w:spacing w:line="276" w:lineRule="auto"/>
              <w:jc w:val="center"/>
              <w:rPr>
                <w:rFonts w:ascii="Calibri" w:hAnsi="Calibri" w:cs="Calibri"/>
                <w:b/>
                <w:bCs/>
                <w:color w:val="000000" w:themeColor="text1"/>
                <w:lang w:val="en-US"/>
                <w:rPrChange w:id="985" w:author="Hussey, Ian (PSY)" w:date="2025-10-06T10:27:00Z" w16du:dateUtc="2025-10-06T08:27:00Z">
                  <w:rPr>
                    <w:rFonts w:ascii="Calibri" w:hAnsi="Calibri" w:cs="Calibri"/>
                    <w:b/>
                    <w:bCs/>
                    <w:color w:val="000000" w:themeColor="text1"/>
                  </w:rPr>
                </w:rPrChange>
              </w:rPr>
            </w:pPr>
            <w:r w:rsidRPr="00FC690C">
              <w:rPr>
                <w:rFonts w:ascii="Calibri" w:hAnsi="Calibri" w:cs="Calibri"/>
                <w:b/>
                <w:bCs/>
                <w:color w:val="000000" w:themeColor="text1"/>
                <w:sz w:val="20"/>
                <w:szCs w:val="20"/>
                <w:lang w:val="en-US"/>
                <w:rPrChange w:id="986" w:author="Hussey, Ian (PSY)" w:date="2025-10-06T10:27:00Z" w16du:dateUtc="2025-10-06T08:27:00Z">
                  <w:rPr>
                    <w:rFonts w:ascii="Calibri" w:hAnsi="Calibri" w:cs="Calibri"/>
                    <w:b/>
                    <w:bCs/>
                    <w:color w:val="000000" w:themeColor="text1"/>
                    <w:sz w:val="20"/>
                    <w:szCs w:val="20"/>
                  </w:rPr>
                </w:rPrChange>
              </w:rPr>
              <w:t>How it is being measured</w:t>
            </w:r>
          </w:p>
        </w:tc>
      </w:tr>
      <w:tr w:rsidR="00B95508" w:rsidRPr="00FC690C" w14:paraId="0A5CFB9D" w14:textId="77777777" w:rsidTr="1B511046">
        <w:trPr>
          <w:trHeight w:val="958"/>
        </w:trPr>
        <w:tc>
          <w:tcPr>
            <w:tcW w:w="2359" w:type="dxa"/>
            <w:vAlign w:val="center"/>
          </w:tcPr>
          <w:p w14:paraId="3EDBC5D9"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987"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988" w:author="Hussey, Ian (PSY)" w:date="2025-10-06T10:27:00Z" w16du:dateUtc="2025-10-06T08:27:00Z">
                  <w:rPr>
                    <w:rFonts w:ascii="Calibri" w:hAnsi="Calibri" w:cs="Calibri"/>
                    <w:b/>
                    <w:bCs/>
                    <w:color w:val="000000" w:themeColor="text1"/>
                    <w:sz w:val="18"/>
                    <w:szCs w:val="18"/>
                  </w:rPr>
                </w:rPrChange>
              </w:rPr>
              <w:t>Self-report</w:t>
            </w:r>
          </w:p>
          <w:p w14:paraId="1041F55E" w14:textId="5F632C00" w:rsidR="00C14081" w:rsidRPr="00FC690C" w:rsidRDefault="1B511046" w:rsidP="00257F46">
            <w:pPr>
              <w:spacing w:line="276" w:lineRule="auto"/>
              <w:jc w:val="center"/>
              <w:rPr>
                <w:rFonts w:ascii="Calibri" w:hAnsi="Calibri" w:cs="Calibri"/>
                <w:color w:val="000000" w:themeColor="text1"/>
                <w:sz w:val="18"/>
                <w:szCs w:val="18"/>
                <w:lang w:val="en-US"/>
                <w:rPrChange w:id="989"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990" w:author="Hussey, Ian (PSY)" w:date="2025-10-06T10:27:00Z" w16du:dateUtc="2025-10-06T08:27:00Z">
                  <w:rPr>
                    <w:rFonts w:ascii="Calibri" w:hAnsi="Calibri" w:cs="Calibri"/>
                    <w:color w:val="000000" w:themeColor="text1"/>
                    <w:sz w:val="18"/>
                    <w:szCs w:val="18"/>
                  </w:rPr>
                </w:rPrChange>
              </w:rPr>
              <w:t xml:space="preserve">(and </w:t>
            </w:r>
            <w:proofErr w:type="gramStart"/>
            <w:r w:rsidRPr="00FC690C">
              <w:rPr>
                <w:rFonts w:ascii="Calibri" w:hAnsi="Calibri" w:cs="Calibri"/>
                <w:color w:val="000000" w:themeColor="text1"/>
                <w:sz w:val="18"/>
                <w:szCs w:val="18"/>
                <w:lang w:val="en-US"/>
                <w:rPrChange w:id="991" w:author="Hussey, Ian (PSY)" w:date="2025-10-06T10:27:00Z" w16du:dateUtc="2025-10-06T08:27:00Z">
                  <w:rPr>
                    <w:rFonts w:ascii="Calibri" w:hAnsi="Calibri" w:cs="Calibri"/>
                    <w:color w:val="000000" w:themeColor="text1"/>
                    <w:sz w:val="18"/>
                    <w:szCs w:val="18"/>
                  </w:rPr>
                </w:rPrChange>
              </w:rPr>
              <w:t>other-report</w:t>
            </w:r>
            <w:proofErr w:type="gramEnd"/>
            <w:r w:rsidRPr="00FC690C">
              <w:rPr>
                <w:rFonts w:ascii="Calibri" w:hAnsi="Calibri" w:cs="Calibri"/>
                <w:color w:val="000000" w:themeColor="text1"/>
                <w:sz w:val="18"/>
                <w:szCs w:val="18"/>
                <w:lang w:val="en-US"/>
                <w:rPrChange w:id="992" w:author="Hussey, Ian (PSY)" w:date="2025-10-06T10:27:00Z" w16du:dateUtc="2025-10-06T08:27:00Z">
                  <w:rPr>
                    <w:rFonts w:ascii="Calibri" w:hAnsi="Calibri" w:cs="Calibri"/>
                    <w:color w:val="000000" w:themeColor="text1"/>
                    <w:sz w:val="18"/>
                    <w:szCs w:val="18"/>
                  </w:rPr>
                </w:rPrChange>
              </w:rPr>
              <w:t>)</w:t>
            </w:r>
          </w:p>
        </w:tc>
        <w:tc>
          <w:tcPr>
            <w:tcW w:w="2360" w:type="dxa"/>
            <w:shd w:val="clear" w:color="auto" w:fill="D9D9D9" w:themeFill="background1" w:themeFillShade="D9"/>
            <w:vAlign w:val="center"/>
          </w:tcPr>
          <w:p w14:paraId="4021195F"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993"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994" w:author="Hussey, Ian (PSY)" w:date="2025-10-06T10:27:00Z" w16du:dateUtc="2025-10-06T08:27:00Z">
                  <w:rPr>
                    <w:rFonts w:ascii="Calibri" w:hAnsi="Calibri" w:cs="Calibri"/>
                    <w:b/>
                    <w:bCs/>
                    <w:color w:val="000000" w:themeColor="text1"/>
                    <w:sz w:val="18"/>
                    <w:szCs w:val="18"/>
                  </w:rPr>
                </w:rPrChange>
              </w:rPr>
              <w:t>Test</w:t>
            </w:r>
          </w:p>
          <w:p w14:paraId="50D71E2A" w14:textId="77777777" w:rsidR="00C14081" w:rsidRPr="00FC690C" w:rsidRDefault="00C14081" w:rsidP="00257F46">
            <w:pPr>
              <w:spacing w:line="276" w:lineRule="auto"/>
              <w:jc w:val="center"/>
              <w:rPr>
                <w:rFonts w:ascii="Calibri" w:hAnsi="Calibri" w:cs="Calibri"/>
                <w:color w:val="000000" w:themeColor="text1"/>
                <w:sz w:val="18"/>
                <w:szCs w:val="18"/>
                <w:lang w:val="en-US"/>
                <w:rPrChange w:id="995"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996" w:author="Hussey, Ian (PSY)" w:date="2025-10-06T10:27:00Z" w16du:dateUtc="2025-10-06T08:27:00Z">
                  <w:rPr>
                    <w:rFonts w:ascii="Calibri" w:hAnsi="Calibri" w:cs="Calibri"/>
                    <w:color w:val="000000" w:themeColor="text1"/>
                    <w:sz w:val="18"/>
                    <w:szCs w:val="18"/>
                  </w:rPr>
                </w:rPrChange>
              </w:rPr>
              <w:t>(has correct answers)</w:t>
            </w:r>
          </w:p>
        </w:tc>
        <w:tc>
          <w:tcPr>
            <w:tcW w:w="2359" w:type="dxa"/>
            <w:vAlign w:val="center"/>
          </w:tcPr>
          <w:p w14:paraId="67AD0420"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997" w:author="Hussey, Ian (PSY)" w:date="2025-10-06T10:27:00Z" w16du:dateUtc="2025-10-06T08:27:00Z">
                  <w:rPr>
                    <w:rFonts w:ascii="Calibri" w:hAnsi="Calibri" w:cs="Calibri"/>
                    <w:b/>
                    <w:bCs/>
                    <w:color w:val="000000" w:themeColor="text1"/>
                    <w:sz w:val="18"/>
                    <w:szCs w:val="18"/>
                  </w:rPr>
                </w:rPrChange>
              </w:rPr>
            </w:pPr>
          </w:p>
          <w:p w14:paraId="73843BC7"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998"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999" w:author="Hussey, Ian (PSY)" w:date="2025-10-06T10:27:00Z" w16du:dateUtc="2025-10-06T08:27:00Z">
                  <w:rPr>
                    <w:rFonts w:ascii="Calibri" w:hAnsi="Calibri" w:cs="Calibri"/>
                    <w:b/>
                    <w:bCs/>
                    <w:color w:val="000000" w:themeColor="text1"/>
                    <w:sz w:val="18"/>
                    <w:szCs w:val="18"/>
                  </w:rPr>
                </w:rPrChange>
              </w:rPr>
              <w:t>Behavioral measure</w:t>
            </w:r>
          </w:p>
          <w:p w14:paraId="32F640AC" w14:textId="77777777" w:rsidR="00C14081" w:rsidRPr="00FC690C" w:rsidRDefault="1B511046" w:rsidP="00257F46">
            <w:pPr>
              <w:spacing w:line="276" w:lineRule="auto"/>
              <w:jc w:val="center"/>
              <w:rPr>
                <w:rFonts w:ascii="Calibri" w:hAnsi="Calibri" w:cs="Calibri"/>
                <w:color w:val="000000" w:themeColor="text1"/>
                <w:sz w:val="18"/>
                <w:szCs w:val="18"/>
                <w:lang w:val="en-US"/>
                <w:rPrChange w:id="1000"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1001" w:author="Hussey, Ian (PSY)" w:date="2025-10-06T10:27:00Z" w16du:dateUtc="2025-10-06T08:27:00Z">
                  <w:rPr>
                    <w:rFonts w:ascii="Calibri" w:hAnsi="Calibri" w:cs="Calibri"/>
                    <w:color w:val="000000" w:themeColor="text1"/>
                    <w:sz w:val="18"/>
                    <w:szCs w:val="18"/>
                  </w:rPr>
                </w:rPrChange>
              </w:rPr>
              <w:t>(non-self-report, frequency, duration or latency of overt behaviors)</w:t>
            </w:r>
          </w:p>
          <w:p w14:paraId="2C1BD83C" w14:textId="77777777" w:rsidR="00C14081" w:rsidRPr="00FC690C" w:rsidRDefault="00C14081" w:rsidP="00257F46">
            <w:pPr>
              <w:spacing w:line="276" w:lineRule="auto"/>
              <w:jc w:val="center"/>
              <w:rPr>
                <w:rFonts w:ascii="Calibri" w:hAnsi="Calibri" w:cs="Calibri"/>
                <w:color w:val="000000" w:themeColor="text1"/>
                <w:sz w:val="18"/>
                <w:szCs w:val="18"/>
                <w:lang w:val="en-US"/>
                <w:rPrChange w:id="1002" w:author="Hussey, Ian (PSY)" w:date="2025-10-06T10:27:00Z" w16du:dateUtc="2025-10-06T08:27:00Z">
                  <w:rPr>
                    <w:rFonts w:ascii="Calibri" w:hAnsi="Calibri" w:cs="Calibri"/>
                    <w:color w:val="000000" w:themeColor="text1"/>
                    <w:sz w:val="18"/>
                    <w:szCs w:val="18"/>
                  </w:rPr>
                </w:rPrChange>
              </w:rPr>
            </w:pPr>
          </w:p>
        </w:tc>
        <w:tc>
          <w:tcPr>
            <w:tcW w:w="2362" w:type="dxa"/>
            <w:vAlign w:val="center"/>
          </w:tcPr>
          <w:p w14:paraId="5E309F52"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1003"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1004" w:author="Hussey, Ian (PSY)" w:date="2025-10-06T10:27:00Z" w16du:dateUtc="2025-10-06T08:27:00Z">
                  <w:rPr>
                    <w:rFonts w:ascii="Calibri" w:hAnsi="Calibri" w:cs="Calibri"/>
                    <w:b/>
                    <w:bCs/>
                    <w:color w:val="000000" w:themeColor="text1"/>
                    <w:sz w:val="18"/>
                    <w:szCs w:val="18"/>
                  </w:rPr>
                </w:rPrChange>
              </w:rPr>
              <w:t>Neuro/bio/physiological measure</w:t>
            </w:r>
          </w:p>
        </w:tc>
      </w:tr>
    </w:tbl>
    <w:p w14:paraId="488A31B3" w14:textId="77777777" w:rsidR="00AD5EEA" w:rsidRPr="00FC690C" w:rsidRDefault="00AD5EEA" w:rsidP="00AD5EEA">
      <w:pPr>
        <w:pBdr>
          <w:top w:val="nil"/>
          <w:left w:val="nil"/>
          <w:bottom w:val="nil"/>
          <w:right w:val="nil"/>
          <w:between w:val="nil"/>
        </w:pBdr>
        <w:spacing w:after="120" w:line="276" w:lineRule="auto"/>
        <w:jc w:val="both"/>
        <w:rPr>
          <w:rFonts w:ascii="Calibri" w:hAnsi="Calibri" w:cs="Calibri"/>
          <w:color w:val="000000" w:themeColor="text1"/>
          <w:lang w:val="en-US"/>
          <w:rPrChange w:id="1005" w:author="Hussey, Ian (PSY)" w:date="2025-10-06T10:27:00Z" w16du:dateUtc="2025-10-06T08:27:00Z">
            <w:rPr>
              <w:rFonts w:ascii="Calibri" w:hAnsi="Calibri" w:cs="Calibri"/>
              <w:color w:val="000000" w:themeColor="text1"/>
            </w:rPr>
          </w:rPrChange>
        </w:rPr>
      </w:pPr>
    </w:p>
    <w:p w14:paraId="5C563D85" w14:textId="5A4832A3" w:rsidR="00C14081" w:rsidRPr="00FC690C" w:rsidRDefault="00AA2E23" w:rsidP="00AD5EEA">
      <w:pPr>
        <w:pBdr>
          <w:top w:val="nil"/>
          <w:left w:val="nil"/>
          <w:bottom w:val="nil"/>
          <w:right w:val="nil"/>
          <w:between w:val="nil"/>
        </w:pBdr>
        <w:spacing w:after="120" w:line="276" w:lineRule="auto"/>
        <w:jc w:val="both"/>
        <w:rPr>
          <w:rFonts w:ascii="Calibri" w:hAnsi="Calibri" w:cs="Calibri"/>
          <w:color w:val="000000" w:themeColor="text1"/>
          <w:lang w:val="en-US"/>
          <w:rPrChange w:id="1006" w:author="Hussey, Ian (PSY)" w:date="2025-10-06T10:27:00Z" w16du:dateUtc="2025-10-06T08:27:00Z">
            <w:rPr>
              <w:rFonts w:ascii="Calibri" w:hAnsi="Calibri" w:cs="Calibri"/>
              <w:color w:val="000000" w:themeColor="text1"/>
            </w:rPr>
          </w:rPrChange>
        </w:rPr>
      </w:pPr>
      <w:ins w:id="1007" w:author="Hussey, Ian (PSY)" w:date="2025-10-06T09:14:00Z" w16du:dateUtc="2025-10-06T07:14:00Z">
        <w:r w:rsidRPr="00FC690C">
          <w:rPr>
            <w:rFonts w:ascii="Calibri" w:hAnsi="Calibri" w:cs="Calibri"/>
            <w:color w:val="000000" w:themeColor="text1"/>
            <w:lang w:val="en-US"/>
            <w:rPrChange w:id="1008" w:author="Hussey, Ian (PSY)" w:date="2025-10-06T10:27:00Z" w16du:dateUtc="2025-10-06T08:27:00Z">
              <w:rPr>
                <w:rFonts w:ascii="Calibri" w:hAnsi="Calibri" w:cs="Calibri"/>
                <w:color w:val="000000" w:themeColor="text1"/>
              </w:rPr>
            </w:rPrChange>
          </w:rPr>
          <w:t xml:space="preserve">A </w:t>
        </w:r>
        <w:proofErr w:type="gramStart"/>
        <w:r w:rsidRPr="00FC690C">
          <w:rPr>
            <w:rFonts w:ascii="Calibri" w:hAnsi="Calibri" w:cs="Calibri"/>
            <w:color w:val="000000" w:themeColor="text1"/>
            <w:lang w:val="en-US"/>
            <w:rPrChange w:id="1009" w:author="Hussey, Ian (PSY)" w:date="2025-10-06T10:27:00Z" w16du:dateUtc="2025-10-06T08:27:00Z">
              <w:rPr>
                <w:rFonts w:ascii="Calibri" w:hAnsi="Calibri" w:cs="Calibri"/>
                <w:color w:val="000000" w:themeColor="text1"/>
              </w:rPr>
            </w:rPrChange>
          </w:rPr>
          <w:t>key features</w:t>
        </w:r>
        <w:proofErr w:type="gramEnd"/>
        <w:r w:rsidRPr="00FC690C">
          <w:rPr>
            <w:rFonts w:ascii="Calibri" w:hAnsi="Calibri" w:cs="Calibri"/>
            <w:color w:val="000000" w:themeColor="text1"/>
            <w:lang w:val="en-US"/>
            <w:rPrChange w:id="1010" w:author="Hussey, Ian (PSY)" w:date="2025-10-06T10:27:00Z" w16du:dateUtc="2025-10-06T08:27:00Z">
              <w:rPr>
                <w:rFonts w:ascii="Calibri" w:hAnsi="Calibri" w:cs="Calibri"/>
                <w:color w:val="000000" w:themeColor="text1"/>
              </w:rPr>
            </w:rPrChange>
          </w:rPr>
          <w:t xml:space="preserve"> of </w:t>
        </w:r>
      </w:ins>
      <w:del w:id="1011" w:author="Hussey, Ian (PSY)" w:date="2025-10-06T09:14:00Z" w16du:dateUtc="2025-10-06T07:14:00Z">
        <w:r w:rsidR="00C14081" w:rsidRPr="00FC690C" w:rsidDel="00AA2E23">
          <w:rPr>
            <w:rFonts w:ascii="Calibri" w:hAnsi="Calibri" w:cs="Calibri"/>
            <w:color w:val="000000" w:themeColor="text1"/>
            <w:lang w:val="en-US"/>
            <w:rPrChange w:id="1012" w:author="Hussey, Ian (PSY)" w:date="2025-10-06T10:27:00Z" w16du:dateUtc="2025-10-06T08:27:00Z">
              <w:rPr>
                <w:rFonts w:ascii="Calibri" w:hAnsi="Calibri" w:cs="Calibri"/>
                <w:color w:val="000000" w:themeColor="text1"/>
              </w:rPr>
            </w:rPrChange>
          </w:rPr>
          <w:delText xml:space="preserve">One key feature of </w:delText>
        </w:r>
      </w:del>
      <w:r w:rsidR="00C14081" w:rsidRPr="00FC690C">
        <w:rPr>
          <w:rFonts w:ascii="Calibri" w:hAnsi="Calibri" w:cs="Calibri"/>
          <w:color w:val="000000" w:themeColor="text1"/>
          <w:lang w:val="en-US"/>
          <w:rPrChange w:id="1013" w:author="Hussey, Ian (PSY)" w:date="2025-10-06T10:27:00Z" w16du:dateUtc="2025-10-06T08:27:00Z">
            <w:rPr>
              <w:rFonts w:ascii="Calibri" w:hAnsi="Calibri" w:cs="Calibri"/>
              <w:color w:val="000000" w:themeColor="text1"/>
            </w:rPr>
          </w:rPrChange>
        </w:rPr>
        <w:t>tests</w:t>
      </w:r>
      <w:ins w:id="1014" w:author="Hussey, Ian (PSY)" w:date="2025-10-06T09:15:00Z" w16du:dateUtc="2025-10-06T07:15:00Z">
        <w:r w:rsidRPr="00FC690C">
          <w:rPr>
            <w:rFonts w:ascii="Calibri" w:hAnsi="Calibri" w:cs="Calibri"/>
            <w:color w:val="000000" w:themeColor="text1"/>
            <w:lang w:val="en-US"/>
            <w:rPrChange w:id="1015" w:author="Hussey, Ian (PSY)" w:date="2025-10-06T10:27:00Z" w16du:dateUtc="2025-10-06T08:27:00Z">
              <w:rPr>
                <w:rFonts w:ascii="Calibri" w:hAnsi="Calibri" w:cs="Calibri"/>
                <w:color w:val="000000" w:themeColor="text1"/>
              </w:rPr>
            </w:rPrChange>
          </w:rPr>
          <w:t xml:space="preserve">, which differentiates them from self-reports, </w:t>
        </w:r>
      </w:ins>
      <w:del w:id="1016" w:author="Hussey, Ian (PSY)" w:date="2025-10-06T09:15:00Z" w16du:dateUtc="2025-10-06T07:15:00Z">
        <w:r w:rsidR="00C14081" w:rsidRPr="00FC690C" w:rsidDel="00AA2E23">
          <w:rPr>
            <w:rFonts w:ascii="Calibri" w:hAnsi="Calibri" w:cs="Calibri"/>
            <w:color w:val="000000" w:themeColor="text1"/>
            <w:lang w:val="en-US"/>
            <w:rPrChange w:id="1017" w:author="Hussey, Ian (PSY)" w:date="2025-10-06T10:27:00Z" w16du:dateUtc="2025-10-06T08:27:00Z">
              <w:rPr>
                <w:rFonts w:ascii="Calibri" w:hAnsi="Calibri" w:cs="Calibri"/>
                <w:color w:val="000000" w:themeColor="text1"/>
              </w:rPr>
            </w:rPrChange>
          </w:rPr>
          <w:delText xml:space="preserve"> </w:delText>
        </w:r>
      </w:del>
      <w:r w:rsidR="00C14081" w:rsidRPr="00FC690C">
        <w:rPr>
          <w:rFonts w:ascii="Calibri" w:hAnsi="Calibri" w:cs="Calibri"/>
          <w:color w:val="000000" w:themeColor="text1"/>
          <w:lang w:val="en-US"/>
          <w:rPrChange w:id="1018" w:author="Hussey, Ian (PSY)" w:date="2025-10-06T10:27:00Z" w16du:dateUtc="2025-10-06T08:27:00Z">
            <w:rPr>
              <w:rFonts w:ascii="Calibri" w:hAnsi="Calibri" w:cs="Calibri"/>
              <w:color w:val="000000" w:themeColor="text1"/>
            </w:rPr>
          </w:rPrChange>
        </w:rPr>
        <w:t xml:space="preserve">is that </w:t>
      </w:r>
      <w:del w:id="1019" w:author="Hussey, Ian (PSY)" w:date="2025-10-06T09:15:00Z" w16du:dateUtc="2025-10-06T07:15:00Z">
        <w:r w:rsidR="00C14081" w:rsidRPr="00FC690C" w:rsidDel="00AA2E23">
          <w:rPr>
            <w:rFonts w:ascii="Calibri" w:hAnsi="Calibri" w:cs="Calibri"/>
            <w:color w:val="000000" w:themeColor="text1"/>
            <w:lang w:val="en-US"/>
            <w:rPrChange w:id="1020" w:author="Hussey, Ian (PSY)" w:date="2025-10-06T10:27:00Z" w16du:dateUtc="2025-10-06T08:27:00Z">
              <w:rPr>
                <w:rFonts w:ascii="Calibri" w:hAnsi="Calibri" w:cs="Calibri"/>
                <w:color w:val="000000" w:themeColor="text1"/>
              </w:rPr>
            </w:rPrChange>
          </w:rPr>
          <w:delText xml:space="preserve">there </w:delText>
        </w:r>
      </w:del>
      <w:ins w:id="1021" w:author="Hussey, Ian (PSY)" w:date="2025-10-06T09:15:00Z" w16du:dateUtc="2025-10-06T07:15:00Z">
        <w:r w:rsidRPr="00FC690C">
          <w:rPr>
            <w:rFonts w:ascii="Calibri" w:hAnsi="Calibri" w:cs="Calibri"/>
            <w:color w:val="000000" w:themeColor="text1"/>
            <w:lang w:val="en-US"/>
            <w:rPrChange w:id="1022" w:author="Hussey, Ian (PSY)" w:date="2025-10-06T10:27:00Z" w16du:dateUtc="2025-10-06T08:27:00Z">
              <w:rPr>
                <w:rFonts w:ascii="Calibri" w:hAnsi="Calibri" w:cs="Calibri"/>
                <w:color w:val="000000" w:themeColor="text1"/>
              </w:rPr>
            </w:rPrChange>
          </w:rPr>
          <w:t xml:space="preserve">tests have predefined </w:t>
        </w:r>
      </w:ins>
      <w:del w:id="1023" w:author="Hussey, Ian (PSY)" w:date="2025-10-06T09:15:00Z" w16du:dateUtc="2025-10-06T07:15:00Z">
        <w:r w:rsidR="00C14081" w:rsidRPr="00FC690C" w:rsidDel="00AA2E23">
          <w:rPr>
            <w:rFonts w:ascii="Calibri" w:hAnsi="Calibri" w:cs="Calibri"/>
            <w:color w:val="000000" w:themeColor="text1"/>
            <w:lang w:val="en-US"/>
            <w:rPrChange w:id="1024" w:author="Hussey, Ian (PSY)" w:date="2025-10-06T10:27:00Z" w16du:dateUtc="2025-10-06T08:27:00Z">
              <w:rPr>
                <w:rFonts w:ascii="Calibri" w:hAnsi="Calibri" w:cs="Calibri"/>
                <w:color w:val="000000" w:themeColor="text1"/>
              </w:rPr>
            </w:rPrChange>
          </w:rPr>
          <w:delText xml:space="preserve">are </w:delText>
        </w:r>
      </w:del>
      <w:r w:rsidR="00C14081" w:rsidRPr="00FC690C">
        <w:rPr>
          <w:rFonts w:ascii="Calibri" w:hAnsi="Calibri" w:cs="Calibri"/>
          <w:color w:val="000000" w:themeColor="text1"/>
          <w:lang w:val="en-US"/>
          <w:rPrChange w:id="1025" w:author="Hussey, Ian (PSY)" w:date="2025-10-06T10:27:00Z" w16du:dateUtc="2025-10-06T08:27:00Z">
            <w:rPr>
              <w:rFonts w:ascii="Calibri" w:hAnsi="Calibri" w:cs="Calibri"/>
              <w:color w:val="000000" w:themeColor="text1"/>
            </w:rPr>
          </w:rPrChange>
        </w:rPr>
        <w:t xml:space="preserve">correct (or more correct) answers. </w:t>
      </w:r>
      <w:ins w:id="1026" w:author="Hussey, Ian (PSY)" w:date="2025-10-06T09:15:00Z" w16du:dateUtc="2025-10-06T07:15:00Z">
        <w:r w:rsidRPr="00FC690C">
          <w:rPr>
            <w:rFonts w:ascii="Calibri" w:hAnsi="Calibri" w:cs="Calibri"/>
            <w:color w:val="000000" w:themeColor="text1"/>
            <w:lang w:val="en-US"/>
            <w:rPrChange w:id="1027" w:author="Hussey, Ian (PSY)" w:date="2025-10-06T10:27:00Z" w16du:dateUtc="2025-10-06T08:27:00Z">
              <w:rPr>
                <w:rFonts w:ascii="Calibri" w:hAnsi="Calibri" w:cs="Calibri"/>
                <w:color w:val="000000" w:themeColor="text1"/>
              </w:rPr>
            </w:rPrChange>
          </w:rPr>
          <w:t>For example, both a Likert scale (se</w:t>
        </w:r>
      </w:ins>
      <w:ins w:id="1028" w:author="Hussey, Ian (PSY)" w:date="2025-10-06T09:16:00Z" w16du:dateUtc="2025-10-06T07:16:00Z">
        <w:r w:rsidRPr="00FC690C">
          <w:rPr>
            <w:rFonts w:ascii="Calibri" w:hAnsi="Calibri" w:cs="Calibri"/>
            <w:color w:val="000000" w:themeColor="text1"/>
            <w:lang w:val="en-US"/>
            <w:rPrChange w:id="1029" w:author="Hussey, Ian (PSY)" w:date="2025-10-06T10:27:00Z" w16du:dateUtc="2025-10-06T08:27:00Z">
              <w:rPr>
                <w:rFonts w:ascii="Calibri" w:hAnsi="Calibri" w:cs="Calibri"/>
                <w:color w:val="000000" w:themeColor="text1"/>
              </w:rPr>
            </w:rPrChange>
          </w:rPr>
          <w:t xml:space="preserve">lf-report) and an </w:t>
        </w:r>
      </w:ins>
      <w:ins w:id="1030" w:author="Hussey, Ian (PSY)" w:date="2025-10-06T09:15:00Z" w16du:dateUtc="2025-10-06T07:15:00Z">
        <w:r w:rsidRPr="00FC690C">
          <w:rPr>
            <w:rFonts w:ascii="Calibri" w:hAnsi="Calibri" w:cs="Calibri"/>
            <w:color w:val="000000" w:themeColor="text1"/>
            <w:lang w:val="en-US"/>
            <w:rPrChange w:id="1031" w:author="Hussey, Ian (PSY)" w:date="2025-10-06T10:27:00Z" w16du:dateUtc="2025-10-06T08:27:00Z">
              <w:rPr>
                <w:rFonts w:ascii="Calibri" w:hAnsi="Calibri" w:cs="Calibri"/>
                <w:color w:val="000000" w:themeColor="text1"/>
              </w:rPr>
            </w:rPrChange>
          </w:rPr>
          <w:t xml:space="preserve">IQ test </w:t>
        </w:r>
      </w:ins>
      <w:ins w:id="1032" w:author="Hussey, Ian (PSY)" w:date="2025-10-06T09:16:00Z" w16du:dateUtc="2025-10-06T07:16:00Z">
        <w:r w:rsidRPr="00FC690C">
          <w:rPr>
            <w:rFonts w:ascii="Calibri" w:hAnsi="Calibri" w:cs="Calibri"/>
            <w:color w:val="000000" w:themeColor="text1"/>
            <w:lang w:val="en-US"/>
            <w:rPrChange w:id="1033" w:author="Hussey, Ian (PSY)" w:date="2025-10-06T10:27:00Z" w16du:dateUtc="2025-10-06T08:27:00Z">
              <w:rPr>
                <w:rFonts w:ascii="Calibri" w:hAnsi="Calibri" w:cs="Calibri"/>
                <w:color w:val="000000" w:themeColor="text1"/>
              </w:rPr>
            </w:rPrChange>
          </w:rPr>
          <w:t xml:space="preserve">(test) have </w:t>
        </w:r>
      </w:ins>
      <w:ins w:id="1034" w:author="Hussey, Ian (PSY)" w:date="2025-10-06T09:26:00Z" w16du:dateUtc="2025-10-06T07:26:00Z">
        <w:r w:rsidRPr="00FC690C">
          <w:rPr>
            <w:rFonts w:ascii="Calibri" w:hAnsi="Calibri" w:cs="Calibri"/>
            <w:color w:val="000000" w:themeColor="text1"/>
            <w:lang w:val="en-US"/>
            <w:rPrChange w:id="1035" w:author="Hussey, Ian (PSY)" w:date="2025-10-06T10:27:00Z" w16du:dateUtc="2025-10-06T08:27:00Z">
              <w:rPr>
                <w:rFonts w:ascii="Calibri" w:hAnsi="Calibri" w:cs="Calibri"/>
                <w:color w:val="000000" w:themeColor="text1"/>
              </w:rPr>
            </w:rPrChange>
          </w:rPr>
          <w:t>questions</w:t>
        </w:r>
      </w:ins>
      <w:ins w:id="1036" w:author="Hussey, Ian (PSY)" w:date="2025-10-06T09:16:00Z" w16du:dateUtc="2025-10-06T07:16:00Z">
        <w:r w:rsidRPr="00FC690C">
          <w:rPr>
            <w:rFonts w:ascii="Calibri" w:hAnsi="Calibri" w:cs="Calibri"/>
            <w:color w:val="000000" w:themeColor="text1"/>
            <w:lang w:val="en-US"/>
            <w:rPrChange w:id="1037" w:author="Hussey, Ian (PSY)" w:date="2025-10-06T10:27:00Z" w16du:dateUtc="2025-10-06T08:27:00Z">
              <w:rPr>
                <w:rFonts w:ascii="Calibri" w:hAnsi="Calibri" w:cs="Calibri"/>
                <w:color w:val="000000" w:themeColor="text1"/>
              </w:rPr>
            </w:rPrChange>
          </w:rPr>
          <w:t xml:space="preserve"> and multiple response options, but IQ tests predefine some item(s) as the correct answers</w:t>
        </w:r>
      </w:ins>
      <w:ins w:id="1038" w:author="Hussey, Ian (PSY)" w:date="2025-10-06T09:26:00Z" w16du:dateUtc="2025-10-06T07:26:00Z">
        <w:r w:rsidRPr="00FC690C">
          <w:rPr>
            <w:rFonts w:ascii="Calibri" w:hAnsi="Calibri" w:cs="Calibri"/>
            <w:color w:val="000000" w:themeColor="text1"/>
            <w:lang w:val="en-US"/>
            <w:rPrChange w:id="1039" w:author="Hussey, Ian (PSY)" w:date="2025-10-06T10:27:00Z" w16du:dateUtc="2025-10-06T08:27:00Z">
              <w:rPr>
                <w:rFonts w:ascii="Calibri" w:hAnsi="Calibri" w:cs="Calibri"/>
                <w:color w:val="000000" w:themeColor="text1"/>
              </w:rPr>
            </w:rPrChange>
          </w:rPr>
          <w:t xml:space="preserve"> that are in principle knowable based only on the information provided</w:t>
        </w:r>
      </w:ins>
      <w:ins w:id="1040" w:author="Hussey, Ian (PSY)" w:date="2025-10-06T09:16:00Z" w16du:dateUtc="2025-10-06T07:16:00Z">
        <w:r w:rsidRPr="00FC690C">
          <w:rPr>
            <w:rFonts w:ascii="Calibri" w:hAnsi="Calibri" w:cs="Calibri"/>
            <w:color w:val="000000" w:themeColor="text1"/>
            <w:lang w:val="en-US"/>
            <w:rPrChange w:id="1041" w:author="Hussey, Ian (PSY)" w:date="2025-10-06T10:27:00Z" w16du:dateUtc="2025-10-06T08:27:00Z">
              <w:rPr>
                <w:rFonts w:ascii="Calibri" w:hAnsi="Calibri" w:cs="Calibri"/>
                <w:color w:val="000000" w:themeColor="text1"/>
              </w:rPr>
            </w:rPrChange>
          </w:rPr>
          <w:t xml:space="preserve">. Tests measure the individual’s (latent) ability to produce the correct answer. </w:t>
        </w:r>
      </w:ins>
      <w:r w:rsidR="00C14081" w:rsidRPr="00FC690C">
        <w:rPr>
          <w:rFonts w:ascii="Calibri" w:hAnsi="Calibri" w:cs="Calibri"/>
          <w:color w:val="000000" w:themeColor="text1"/>
          <w:lang w:val="en-US"/>
          <w:rPrChange w:id="1042" w:author="Hussey, Ian (PSY)" w:date="2025-10-06T10:27:00Z" w16du:dateUtc="2025-10-06T08:27:00Z">
            <w:rPr>
              <w:rFonts w:ascii="Calibri" w:hAnsi="Calibri" w:cs="Calibri"/>
              <w:color w:val="000000" w:themeColor="text1"/>
            </w:rPr>
          </w:rPrChange>
        </w:rPr>
        <w:t xml:space="preserve">Tests typically have explicit instructions, time limits, and objective scoring rules. Unlike an anxiety scale where there are no “wrong” answers, tests involve pre-specified answers and can be scored as incorrect (e.g., asking what the capital of France is and the respondent writing ‘Morocco’). </w:t>
      </w:r>
    </w:p>
    <w:p w14:paraId="0102E1DD" w14:textId="0E6A6280" w:rsidR="00C14081" w:rsidRPr="00FC690C" w:rsidDel="00AA2E23" w:rsidRDefault="00C14081" w:rsidP="00AD5EEA">
      <w:pPr>
        <w:spacing w:after="120" w:line="276" w:lineRule="auto"/>
        <w:jc w:val="both"/>
        <w:rPr>
          <w:del w:id="1043" w:author="Hussey, Ian (PSY)" w:date="2025-10-06T09:17:00Z" w16du:dateUtc="2025-10-06T07:17:00Z"/>
          <w:rFonts w:ascii="Calibri" w:hAnsi="Calibri" w:cs="Calibri"/>
          <w:b/>
          <w:color w:val="000000" w:themeColor="text1"/>
          <w:lang w:val="en-US"/>
          <w:rPrChange w:id="1044" w:author="Hussey, Ian (PSY)" w:date="2025-10-06T10:27:00Z" w16du:dateUtc="2025-10-06T08:27:00Z">
            <w:rPr>
              <w:del w:id="1045" w:author="Hussey, Ian (PSY)" w:date="2025-10-06T09:17:00Z" w16du:dateUtc="2025-10-06T07:17:00Z"/>
              <w:rFonts w:ascii="Calibri" w:hAnsi="Calibri" w:cs="Calibri"/>
              <w:b/>
              <w:color w:val="000000" w:themeColor="text1"/>
            </w:rPr>
          </w:rPrChange>
        </w:rPr>
      </w:pPr>
      <w:del w:id="1046" w:author="Hussey, Ian (PSY)" w:date="2025-10-06T09:17:00Z" w16du:dateUtc="2025-10-06T07:17:00Z">
        <w:r w:rsidRPr="00FC690C" w:rsidDel="00AA2E23">
          <w:rPr>
            <w:rFonts w:ascii="Calibri" w:hAnsi="Calibri" w:cs="Calibri"/>
            <w:b/>
            <w:color w:val="000000" w:themeColor="text1"/>
            <w:lang w:val="en-US"/>
            <w:rPrChange w:id="1047" w:author="Hussey, Ian (PSY)" w:date="2025-10-06T10:27:00Z" w16du:dateUtc="2025-10-06T08:27:00Z">
              <w:rPr>
                <w:rFonts w:ascii="Calibri" w:hAnsi="Calibri" w:cs="Calibri"/>
                <w:b/>
                <w:color w:val="000000" w:themeColor="text1"/>
              </w:rPr>
            </w:rPrChange>
          </w:rPr>
          <w:delText>Deciding Factor:</w:delText>
        </w:r>
        <w:r w:rsidRPr="00FC690C" w:rsidDel="00AA2E23">
          <w:rPr>
            <w:rFonts w:ascii="Calibri" w:hAnsi="Calibri" w:cs="Calibri"/>
            <w:color w:val="000000" w:themeColor="text1"/>
            <w:lang w:val="en-US"/>
            <w:rPrChange w:id="1048" w:author="Hussey, Ian (PSY)" w:date="2025-10-06T10:27:00Z" w16du:dateUtc="2025-10-06T08:27:00Z">
              <w:rPr>
                <w:rFonts w:ascii="Calibri" w:hAnsi="Calibri" w:cs="Calibri"/>
                <w:color w:val="000000" w:themeColor="text1"/>
              </w:rPr>
            </w:rPrChange>
          </w:rPr>
          <w:delText xml:space="preserve"> Can a participant give (in-)correct answers?</w:delText>
        </w:r>
      </w:del>
    </w:p>
    <w:p w14:paraId="2FC51D25" w14:textId="77777777" w:rsidR="00AA2E23" w:rsidRPr="00FC690C" w:rsidRDefault="00AA2E23" w:rsidP="00AD5EEA">
      <w:pPr>
        <w:spacing w:after="120" w:line="276" w:lineRule="auto"/>
        <w:jc w:val="both"/>
        <w:rPr>
          <w:ins w:id="1049" w:author="Hussey, Ian (PSY)" w:date="2025-10-06T09:17:00Z" w16du:dateUtc="2025-10-06T07:17:00Z"/>
          <w:rFonts w:ascii="Calibri" w:hAnsi="Calibri" w:cs="Calibri"/>
          <w:color w:val="000000" w:themeColor="text1"/>
          <w:lang w:val="en-US"/>
          <w:rPrChange w:id="1050" w:author="Hussey, Ian (PSY)" w:date="2025-10-06T10:27:00Z" w16du:dateUtc="2025-10-06T08:27:00Z">
            <w:rPr>
              <w:ins w:id="1051" w:author="Hussey, Ian (PSY)" w:date="2025-10-06T09:17:00Z" w16du:dateUtc="2025-10-06T07:17:00Z"/>
              <w:rFonts w:ascii="Calibri" w:hAnsi="Calibri" w:cs="Calibri"/>
              <w:color w:val="000000" w:themeColor="text1"/>
            </w:rPr>
          </w:rPrChange>
        </w:rPr>
      </w:pPr>
    </w:p>
    <w:p w14:paraId="669F895D" w14:textId="77777777" w:rsidR="00C14081" w:rsidRPr="00FC690C" w:rsidRDefault="00C14081" w:rsidP="00AD5EEA">
      <w:pPr>
        <w:spacing w:after="120" w:line="276" w:lineRule="auto"/>
        <w:jc w:val="both"/>
        <w:rPr>
          <w:rFonts w:ascii="Calibri" w:hAnsi="Calibri" w:cs="Calibri"/>
          <w:b/>
          <w:color w:val="000000" w:themeColor="text1"/>
          <w:lang w:val="en-US"/>
          <w:rPrChange w:id="1052" w:author="Hussey, Ian (PSY)" w:date="2025-10-06T10:27:00Z" w16du:dateUtc="2025-10-06T08:27:00Z">
            <w:rPr>
              <w:rFonts w:ascii="Calibri" w:hAnsi="Calibri" w:cs="Calibri"/>
              <w:b/>
              <w:color w:val="000000" w:themeColor="text1"/>
            </w:rPr>
          </w:rPrChange>
        </w:rPr>
      </w:pPr>
      <w:r w:rsidRPr="00FC690C">
        <w:rPr>
          <w:rFonts w:ascii="Calibri" w:hAnsi="Calibri" w:cs="Calibri"/>
          <w:b/>
          <w:color w:val="000000" w:themeColor="text1"/>
          <w:lang w:val="en-US"/>
          <w:rPrChange w:id="1053" w:author="Hussey, Ian (PSY)" w:date="2025-10-06T10:27:00Z" w16du:dateUtc="2025-10-06T08:27:00Z">
            <w:rPr>
              <w:rFonts w:ascii="Calibri" w:hAnsi="Calibri" w:cs="Calibri"/>
              <w:b/>
              <w:color w:val="000000" w:themeColor="text1"/>
            </w:rPr>
          </w:rPrChange>
        </w:rPr>
        <w:t>Keywords to look out for</w:t>
      </w:r>
    </w:p>
    <w:p w14:paraId="1165A9D4" w14:textId="71F42001" w:rsidR="00C14081" w:rsidRPr="00FC690C" w:rsidRDefault="00C14081" w:rsidP="00AD5EEA">
      <w:pPr>
        <w:numPr>
          <w:ilvl w:val="0"/>
          <w:numId w:val="3"/>
        </w:numPr>
        <w:pBdr>
          <w:top w:val="nil"/>
          <w:left w:val="nil"/>
          <w:bottom w:val="nil"/>
          <w:right w:val="nil"/>
          <w:between w:val="nil"/>
        </w:pBdr>
        <w:spacing w:after="120" w:line="276" w:lineRule="auto"/>
        <w:jc w:val="both"/>
        <w:rPr>
          <w:rFonts w:ascii="Calibri" w:hAnsi="Calibri" w:cs="Calibri"/>
          <w:color w:val="000000" w:themeColor="text1"/>
          <w:lang w:val="en-US"/>
          <w:rPrChange w:id="1054"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055" w:author="Hussey, Ian (PSY)" w:date="2025-10-06T10:27:00Z" w16du:dateUtc="2025-10-06T08:27:00Z">
            <w:rPr>
              <w:rFonts w:ascii="Calibri" w:hAnsi="Calibri" w:cs="Calibri"/>
              <w:color w:val="000000" w:themeColor="text1"/>
            </w:rPr>
          </w:rPrChange>
        </w:rPr>
        <w:t>IQ</w:t>
      </w:r>
      <w:ins w:id="1056" w:author="Hussey, Ian (PSY)" w:date="2025-10-06T09:17:00Z" w16du:dateUtc="2025-10-06T07:17:00Z">
        <w:r w:rsidR="00AA2E23" w:rsidRPr="00FC690C">
          <w:rPr>
            <w:rFonts w:ascii="Calibri" w:hAnsi="Calibri" w:cs="Calibri"/>
            <w:color w:val="000000" w:themeColor="text1"/>
            <w:lang w:val="en-US"/>
            <w:rPrChange w:id="1057" w:author="Hussey, Ian (PSY)" w:date="2025-10-06T10:27:00Z" w16du:dateUtc="2025-10-06T08:27:00Z">
              <w:rPr>
                <w:rFonts w:ascii="Calibri" w:hAnsi="Calibri" w:cs="Calibri"/>
                <w:color w:val="000000" w:themeColor="text1"/>
              </w:rPr>
            </w:rPrChange>
          </w:rPr>
          <w:t xml:space="preserve"> </w:t>
        </w:r>
      </w:ins>
      <w:r w:rsidRPr="00FC690C">
        <w:rPr>
          <w:rFonts w:ascii="Calibri" w:hAnsi="Calibri" w:cs="Calibri"/>
          <w:color w:val="000000" w:themeColor="text1"/>
          <w:lang w:val="en-US"/>
          <w:rPrChange w:id="1058" w:author="Hussey, Ian (PSY)" w:date="2025-10-06T10:27:00Z" w16du:dateUtc="2025-10-06T08:27:00Z">
            <w:rPr>
              <w:rFonts w:ascii="Calibri" w:hAnsi="Calibri" w:cs="Calibri"/>
              <w:color w:val="000000" w:themeColor="text1"/>
            </w:rPr>
          </w:rPrChange>
        </w:rPr>
        <w:t>/ intelligence test; working memory task; cognitive flexibility</w:t>
      </w:r>
      <w:ins w:id="1059" w:author="Hussey, Ian (PSY)" w:date="2025-10-06T09:17:00Z" w16du:dateUtc="2025-10-06T07:17:00Z">
        <w:r w:rsidR="00AA2E23" w:rsidRPr="00FC690C">
          <w:rPr>
            <w:rFonts w:ascii="Calibri" w:hAnsi="Calibri" w:cs="Calibri"/>
            <w:color w:val="000000" w:themeColor="text1"/>
            <w:lang w:val="en-US"/>
            <w:rPrChange w:id="1060" w:author="Hussey, Ian (PSY)" w:date="2025-10-06T10:27:00Z" w16du:dateUtc="2025-10-06T08:27:00Z">
              <w:rPr>
                <w:rFonts w:ascii="Calibri" w:hAnsi="Calibri" w:cs="Calibri"/>
                <w:color w:val="000000" w:themeColor="text1"/>
              </w:rPr>
            </w:rPrChange>
          </w:rPr>
          <w:t xml:space="preserve"> </w:t>
        </w:r>
      </w:ins>
      <w:r w:rsidRPr="00FC690C">
        <w:rPr>
          <w:rFonts w:ascii="Calibri" w:hAnsi="Calibri" w:cs="Calibri"/>
          <w:color w:val="000000" w:themeColor="text1"/>
          <w:lang w:val="en-US"/>
          <w:rPrChange w:id="1061" w:author="Hussey, Ian (PSY)" w:date="2025-10-06T10:27:00Z" w16du:dateUtc="2025-10-06T08:27:00Z">
            <w:rPr>
              <w:rFonts w:ascii="Calibri" w:hAnsi="Calibri" w:cs="Calibri"/>
              <w:color w:val="000000" w:themeColor="text1"/>
            </w:rPr>
          </w:rPrChange>
        </w:rPr>
        <w:t>/ problem-solving; “performance accuracy”</w:t>
      </w:r>
    </w:p>
    <w:p w14:paraId="61CD9B05" w14:textId="65021569" w:rsidR="00C14081" w:rsidRPr="00FC690C" w:rsidRDefault="00C14081" w:rsidP="00AD5EEA">
      <w:pPr>
        <w:numPr>
          <w:ilvl w:val="0"/>
          <w:numId w:val="3"/>
        </w:numPr>
        <w:pBdr>
          <w:top w:val="nil"/>
          <w:left w:val="nil"/>
          <w:bottom w:val="nil"/>
          <w:right w:val="nil"/>
          <w:between w:val="nil"/>
        </w:pBdr>
        <w:spacing w:after="120" w:line="276" w:lineRule="auto"/>
        <w:jc w:val="both"/>
        <w:rPr>
          <w:rFonts w:ascii="Calibri" w:hAnsi="Calibri" w:cs="Calibri"/>
          <w:color w:val="000000" w:themeColor="text1"/>
          <w:lang w:val="en-US"/>
          <w:rPrChange w:id="1062"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063" w:author="Hussey, Ian (PSY)" w:date="2025-10-06T10:27:00Z" w16du:dateUtc="2025-10-06T08:27:00Z">
            <w:rPr>
              <w:rFonts w:ascii="Calibri" w:hAnsi="Calibri" w:cs="Calibri"/>
              <w:color w:val="000000" w:themeColor="text1"/>
            </w:rPr>
          </w:rPrChange>
        </w:rPr>
        <w:t xml:space="preserve">“Correct vs incorrect answers”; Hit rate / false alarm rate; Accuracy / error rates. </w:t>
      </w:r>
    </w:p>
    <w:p w14:paraId="27C1079A" w14:textId="77777777" w:rsidR="00C14081" w:rsidRPr="00FC690C" w:rsidRDefault="00C14081" w:rsidP="00AD5EEA">
      <w:pPr>
        <w:spacing w:after="120" w:line="276" w:lineRule="auto"/>
        <w:jc w:val="both"/>
        <w:rPr>
          <w:rFonts w:ascii="Calibri" w:hAnsi="Calibri" w:cs="Calibri"/>
          <w:b/>
          <w:color w:val="000000" w:themeColor="text1"/>
          <w:lang w:val="en-US"/>
          <w:rPrChange w:id="1064" w:author="Hussey, Ian (PSY)" w:date="2025-10-06T10:27:00Z" w16du:dateUtc="2025-10-06T08:27:00Z">
            <w:rPr>
              <w:rFonts w:ascii="Calibri" w:hAnsi="Calibri" w:cs="Calibri"/>
              <w:b/>
              <w:color w:val="000000" w:themeColor="text1"/>
            </w:rPr>
          </w:rPrChange>
        </w:rPr>
      </w:pPr>
      <w:r w:rsidRPr="00FC690C">
        <w:rPr>
          <w:rFonts w:ascii="Calibri" w:hAnsi="Calibri" w:cs="Calibri"/>
          <w:b/>
          <w:color w:val="000000" w:themeColor="text1"/>
          <w:lang w:val="en-US"/>
          <w:rPrChange w:id="1065" w:author="Hussey, Ian (PSY)" w:date="2025-10-06T10:27:00Z" w16du:dateUtc="2025-10-06T08:27:00Z">
            <w:rPr>
              <w:rFonts w:ascii="Calibri" w:hAnsi="Calibri" w:cs="Calibri"/>
              <w:b/>
              <w:color w:val="000000" w:themeColor="text1"/>
            </w:rPr>
          </w:rPrChange>
        </w:rPr>
        <w:t>Examples</w:t>
      </w:r>
    </w:p>
    <w:p w14:paraId="334D714B" w14:textId="77777777" w:rsidR="00C14081" w:rsidRPr="00FC690C" w:rsidRDefault="00C14081" w:rsidP="00AD5EEA">
      <w:pPr>
        <w:numPr>
          <w:ilvl w:val="0"/>
          <w:numId w:val="5"/>
        </w:numPr>
        <w:spacing w:line="276" w:lineRule="auto"/>
        <w:jc w:val="both"/>
        <w:rPr>
          <w:rFonts w:ascii="Calibri" w:hAnsi="Calibri" w:cs="Calibri"/>
          <w:color w:val="000000" w:themeColor="text1"/>
          <w:lang w:val="en-US"/>
          <w:rPrChange w:id="1066" w:author="Hussey, Ian (PSY)" w:date="2025-10-06T10:27:00Z" w16du:dateUtc="2025-10-06T08:27:00Z">
            <w:rPr>
              <w:rFonts w:ascii="Calibri" w:hAnsi="Calibri" w:cs="Calibri"/>
              <w:color w:val="000000" w:themeColor="text1"/>
            </w:rPr>
          </w:rPrChange>
        </w:rPr>
      </w:pPr>
      <w:r w:rsidRPr="00FC690C">
        <w:rPr>
          <w:rFonts w:ascii="Calibri" w:eastAsia="Aptos" w:hAnsi="Calibri" w:cs="Calibri"/>
          <w:color w:val="000000" w:themeColor="text1"/>
          <w:lang w:val="en-US"/>
          <w:rPrChange w:id="1067" w:author="Hussey, Ian (PSY)" w:date="2025-10-06T10:27:00Z" w16du:dateUtc="2025-10-06T08:27:00Z">
            <w:rPr>
              <w:rFonts w:ascii="Calibri" w:eastAsia="Aptos" w:hAnsi="Calibri" w:cs="Calibri"/>
              <w:color w:val="000000" w:themeColor="text1"/>
            </w:rPr>
          </w:rPrChange>
        </w:rPr>
        <w:t>Raven’s Progressive Matrices (RPM)</w:t>
      </w:r>
    </w:p>
    <w:p w14:paraId="3D0015A0" w14:textId="77777777" w:rsidR="00C14081" w:rsidRPr="00FC690C" w:rsidRDefault="00C14081" w:rsidP="00AD5EEA">
      <w:pPr>
        <w:numPr>
          <w:ilvl w:val="0"/>
          <w:numId w:val="5"/>
        </w:numPr>
        <w:spacing w:line="276" w:lineRule="auto"/>
        <w:jc w:val="both"/>
        <w:rPr>
          <w:rFonts w:ascii="Calibri" w:eastAsia="Aptos" w:hAnsi="Calibri" w:cs="Calibri"/>
          <w:color w:val="000000" w:themeColor="text1"/>
          <w:lang w:val="en-US"/>
          <w:rPrChange w:id="1068" w:author="Hussey, Ian (PSY)" w:date="2025-10-06T10:27:00Z" w16du:dateUtc="2025-10-06T08:27:00Z">
            <w:rPr>
              <w:rFonts w:ascii="Calibri" w:eastAsia="Aptos" w:hAnsi="Calibri" w:cs="Calibri"/>
              <w:color w:val="000000" w:themeColor="text1"/>
            </w:rPr>
          </w:rPrChange>
        </w:rPr>
      </w:pPr>
      <w:r w:rsidRPr="00FC690C">
        <w:rPr>
          <w:rFonts w:ascii="Calibri" w:eastAsia="Aptos" w:hAnsi="Calibri" w:cs="Calibri"/>
          <w:color w:val="000000" w:themeColor="text1"/>
          <w:lang w:val="en-US"/>
          <w:rPrChange w:id="1069" w:author="Hussey, Ian (PSY)" w:date="2025-10-06T10:27:00Z" w16du:dateUtc="2025-10-06T08:27:00Z">
            <w:rPr>
              <w:rFonts w:ascii="Calibri" w:eastAsia="Aptos" w:hAnsi="Calibri" w:cs="Calibri"/>
              <w:color w:val="000000" w:themeColor="text1"/>
            </w:rPr>
          </w:rPrChange>
        </w:rPr>
        <w:t>Wechsler Adult Intelligence Scale (WAIS)</w:t>
      </w:r>
    </w:p>
    <w:p w14:paraId="474A6AA0" w14:textId="77777777" w:rsidR="00C14081" w:rsidRPr="00FC690C" w:rsidRDefault="1B511046" w:rsidP="00AD5EEA">
      <w:pPr>
        <w:numPr>
          <w:ilvl w:val="0"/>
          <w:numId w:val="5"/>
        </w:numPr>
        <w:spacing w:line="276" w:lineRule="auto"/>
        <w:jc w:val="both"/>
        <w:rPr>
          <w:rFonts w:ascii="Calibri" w:hAnsi="Calibri" w:cs="Calibri"/>
          <w:color w:val="000000" w:themeColor="text1"/>
          <w:lang w:val="en-US"/>
          <w:rPrChange w:id="1070" w:author="Hussey, Ian (PSY)" w:date="2025-10-06T10:27:00Z" w16du:dateUtc="2025-10-06T08:27:00Z">
            <w:rPr>
              <w:rFonts w:ascii="Calibri" w:hAnsi="Calibri" w:cs="Calibri"/>
              <w:color w:val="000000" w:themeColor="text1"/>
            </w:rPr>
          </w:rPrChange>
        </w:rPr>
      </w:pPr>
      <w:r w:rsidRPr="00FC690C">
        <w:rPr>
          <w:rFonts w:ascii="Calibri" w:eastAsia="Aptos" w:hAnsi="Calibri" w:cs="Calibri"/>
          <w:color w:val="000000" w:themeColor="text1"/>
          <w:lang w:val="en-US"/>
          <w:rPrChange w:id="1071" w:author="Hussey, Ian (PSY)" w:date="2025-10-06T10:27:00Z" w16du:dateUtc="2025-10-06T08:27:00Z">
            <w:rPr>
              <w:rFonts w:ascii="Calibri" w:eastAsia="Aptos" w:hAnsi="Calibri" w:cs="Calibri"/>
              <w:color w:val="000000" w:themeColor="text1"/>
            </w:rPr>
          </w:rPrChange>
        </w:rPr>
        <w:t>Digit/Reading Span Task (DGS)</w:t>
      </w:r>
      <w:bookmarkStart w:id="1072" w:name="_lee690s9pwpe"/>
      <w:bookmarkEnd w:id="1072"/>
    </w:p>
    <w:p w14:paraId="154D1E19" w14:textId="6E1502E5" w:rsidR="1B511046" w:rsidRPr="00FC690C" w:rsidRDefault="1B511046" w:rsidP="00AD5EEA">
      <w:pPr>
        <w:numPr>
          <w:ilvl w:val="0"/>
          <w:numId w:val="5"/>
        </w:numPr>
        <w:spacing w:line="276" w:lineRule="auto"/>
        <w:jc w:val="both"/>
        <w:rPr>
          <w:ins w:id="1073" w:author="Hussey, Ian (PSY)" w:date="2025-10-06T09:17:00Z" w16du:dateUtc="2025-10-06T07:17:00Z"/>
          <w:rFonts w:ascii="Calibri" w:hAnsi="Calibri" w:cs="Calibri"/>
          <w:color w:val="000000" w:themeColor="text1"/>
          <w:lang w:val="en-US"/>
          <w:rPrChange w:id="1074" w:author="Hussey, Ian (PSY)" w:date="2025-10-06T10:27:00Z" w16du:dateUtc="2025-10-06T08:27:00Z">
            <w:rPr>
              <w:ins w:id="1075" w:author="Hussey, Ian (PSY)" w:date="2025-10-06T09:17:00Z" w16du:dateUtc="2025-10-06T07:17:00Z"/>
              <w:rFonts w:ascii="Calibri" w:eastAsia="Aptos" w:hAnsi="Calibri" w:cs="Calibri"/>
              <w:color w:val="000000" w:themeColor="text1"/>
            </w:rPr>
          </w:rPrChange>
        </w:rPr>
      </w:pPr>
      <w:r w:rsidRPr="00FC690C">
        <w:rPr>
          <w:rFonts w:ascii="Calibri" w:eastAsia="Aptos" w:hAnsi="Calibri" w:cs="Calibri"/>
          <w:color w:val="000000" w:themeColor="text1"/>
          <w:lang w:val="en-US"/>
          <w:rPrChange w:id="1076" w:author="Hussey, Ian (PSY)" w:date="2025-10-06T10:27:00Z" w16du:dateUtc="2025-10-06T08:27:00Z">
            <w:rPr>
              <w:rFonts w:ascii="Calibri" w:eastAsia="Aptos" w:hAnsi="Calibri" w:cs="Calibri"/>
              <w:color w:val="000000" w:themeColor="text1"/>
            </w:rPr>
          </w:rPrChange>
        </w:rPr>
        <w:t>Reading the Mind in the Eyes Test (RMET)</w:t>
      </w:r>
      <w:ins w:id="1077" w:author="Hussey, Ian (PSY)" w:date="2025-10-06T09:24:00Z" w16du:dateUtc="2025-10-06T07:24:00Z">
        <w:r w:rsidR="00AA2E23" w:rsidRPr="00FC690C">
          <w:rPr>
            <w:rFonts w:ascii="Calibri" w:eastAsia="Aptos" w:hAnsi="Calibri" w:cs="Calibri"/>
            <w:color w:val="000000" w:themeColor="text1"/>
            <w:lang w:val="en-US"/>
            <w:rPrChange w:id="1078" w:author="Hussey, Ian (PSY)" w:date="2025-10-06T10:27:00Z" w16du:dateUtc="2025-10-06T08:27:00Z">
              <w:rPr>
                <w:rFonts w:ascii="Calibri" w:eastAsia="Aptos" w:hAnsi="Calibri" w:cs="Calibri"/>
                <w:color w:val="000000" w:themeColor="text1"/>
              </w:rPr>
            </w:rPrChange>
          </w:rPr>
          <w:t xml:space="preserve"> </w:t>
        </w:r>
      </w:ins>
    </w:p>
    <w:p w14:paraId="68AA1CE7" w14:textId="3B4F62F5" w:rsidR="00AA2E23" w:rsidRPr="00FC690C" w:rsidDel="00AA2E23" w:rsidRDefault="00AA2E23" w:rsidP="00AD5EEA">
      <w:pPr>
        <w:numPr>
          <w:ilvl w:val="0"/>
          <w:numId w:val="5"/>
        </w:numPr>
        <w:spacing w:line="276" w:lineRule="auto"/>
        <w:jc w:val="both"/>
        <w:rPr>
          <w:del w:id="1079" w:author="Hussey, Ian (PSY)" w:date="2025-10-06T09:23:00Z" w16du:dateUtc="2025-10-06T07:23:00Z"/>
          <w:rFonts w:ascii="Calibri" w:hAnsi="Calibri" w:cs="Calibri"/>
          <w:color w:val="000000" w:themeColor="text1"/>
          <w:lang w:val="en-US"/>
          <w:rPrChange w:id="1080" w:author="Hussey, Ian (PSY)" w:date="2025-10-06T10:27:00Z" w16du:dateUtc="2025-10-06T08:27:00Z">
            <w:rPr>
              <w:del w:id="1081" w:author="Hussey, Ian (PSY)" w:date="2025-10-06T09:23:00Z" w16du:dateUtc="2025-10-06T07:23:00Z"/>
              <w:rFonts w:ascii="Calibri" w:hAnsi="Calibri" w:cs="Calibri"/>
              <w:color w:val="000000" w:themeColor="text1"/>
            </w:rPr>
          </w:rPrChange>
        </w:rPr>
      </w:pPr>
    </w:p>
    <w:p w14:paraId="0CE94B41" w14:textId="77777777" w:rsidR="00C14081" w:rsidRPr="00FC690C" w:rsidRDefault="00C14081" w:rsidP="00C14081">
      <w:pPr>
        <w:spacing w:line="276" w:lineRule="auto"/>
        <w:rPr>
          <w:rFonts w:ascii="Calibri" w:hAnsi="Calibri" w:cs="Calibri"/>
          <w:b/>
          <w:bCs/>
          <w:color w:val="000000" w:themeColor="text1"/>
          <w:sz w:val="28"/>
          <w:szCs w:val="28"/>
          <w:lang w:val="en-US"/>
          <w:rPrChange w:id="1082" w:author="Hussey, Ian (PSY)" w:date="2025-10-06T10:27:00Z" w16du:dateUtc="2025-10-06T08:27:00Z">
            <w:rPr>
              <w:rFonts w:ascii="Calibri" w:hAnsi="Calibri" w:cs="Calibri"/>
              <w:b/>
              <w:bCs/>
              <w:color w:val="000000" w:themeColor="text1"/>
              <w:sz w:val="28"/>
              <w:szCs w:val="28"/>
            </w:rPr>
          </w:rPrChange>
        </w:rPr>
      </w:pPr>
      <w:r w:rsidRPr="00FC690C">
        <w:rPr>
          <w:rFonts w:ascii="Calibri" w:hAnsi="Calibri" w:cs="Calibri"/>
          <w:b/>
          <w:bCs/>
          <w:color w:val="000000" w:themeColor="text1"/>
          <w:lang w:val="en-US"/>
          <w:rPrChange w:id="1083" w:author="Hussey, Ian (PSY)" w:date="2025-10-06T10:27:00Z" w16du:dateUtc="2025-10-06T08:27:00Z">
            <w:rPr>
              <w:rFonts w:ascii="Calibri" w:hAnsi="Calibri" w:cs="Calibri"/>
              <w:b/>
              <w:bCs/>
              <w:color w:val="000000" w:themeColor="text1"/>
            </w:rPr>
          </w:rPrChange>
        </w:rPr>
        <w:br w:type="page"/>
      </w:r>
    </w:p>
    <w:p w14:paraId="6CF8A8E5" w14:textId="77777777" w:rsidR="00C14081" w:rsidRPr="00FC690C" w:rsidRDefault="00C14081" w:rsidP="00B151C9">
      <w:pPr>
        <w:pStyle w:val="Heading3"/>
        <w:rPr>
          <w:rFonts w:ascii="Calibri" w:hAnsi="Calibri" w:cs="Calibri"/>
          <w:color w:val="000000" w:themeColor="text1"/>
          <w:lang w:val="en-US"/>
          <w:rPrChange w:id="1084" w:author="Hussey, Ian (PSY)" w:date="2025-10-06T10:27:00Z" w16du:dateUtc="2025-10-06T08:27:00Z">
            <w:rPr>
              <w:rFonts w:ascii="Calibri" w:hAnsi="Calibri" w:cs="Calibri"/>
              <w:color w:val="000000" w:themeColor="text1"/>
            </w:rPr>
          </w:rPrChange>
        </w:rPr>
      </w:pPr>
      <w:bookmarkStart w:id="1085" w:name="_Toc208510421"/>
      <w:bookmarkStart w:id="1086" w:name="_Toc210640628"/>
      <w:r w:rsidRPr="00FC690C">
        <w:rPr>
          <w:rFonts w:ascii="Calibri" w:hAnsi="Calibri" w:cs="Calibri"/>
          <w:color w:val="000000" w:themeColor="text1"/>
          <w:lang w:val="en-US"/>
          <w:rPrChange w:id="1087" w:author="Hussey, Ian (PSY)" w:date="2025-10-06T10:27:00Z" w16du:dateUtc="2025-10-06T08:27:00Z">
            <w:rPr>
              <w:rFonts w:ascii="Calibri" w:hAnsi="Calibri" w:cs="Calibri"/>
              <w:color w:val="000000" w:themeColor="text1"/>
            </w:rPr>
          </w:rPrChange>
        </w:rPr>
        <w:lastRenderedPageBreak/>
        <w:t>Behavioral Measure</w:t>
      </w:r>
      <w:bookmarkEnd w:id="1085"/>
      <w:bookmarkEnd w:id="1086"/>
    </w:p>
    <w:tbl>
      <w:tblPr>
        <w:tblStyle w:val="TableGrid"/>
        <w:tblpPr w:leftFromText="141" w:rightFromText="141" w:vertAnchor="text" w:horzAnchor="margin" w:tblpY="190"/>
        <w:tblW w:w="9445" w:type="dxa"/>
        <w:tblLook w:val="04A0" w:firstRow="1" w:lastRow="0" w:firstColumn="1" w:lastColumn="0" w:noHBand="0" w:noVBand="1"/>
      </w:tblPr>
      <w:tblGrid>
        <w:gridCol w:w="2360"/>
        <w:gridCol w:w="2361"/>
        <w:gridCol w:w="2360"/>
        <w:gridCol w:w="2364"/>
      </w:tblGrid>
      <w:tr w:rsidR="00B95508" w:rsidRPr="00FC690C" w14:paraId="78D91493" w14:textId="77777777" w:rsidTr="1B511046">
        <w:trPr>
          <w:trHeight w:val="475"/>
        </w:trPr>
        <w:tc>
          <w:tcPr>
            <w:tcW w:w="9445" w:type="dxa"/>
            <w:gridSpan w:val="4"/>
            <w:vAlign w:val="center"/>
          </w:tcPr>
          <w:p w14:paraId="1A744072" w14:textId="77777777" w:rsidR="00C14081" w:rsidRPr="00FC690C" w:rsidRDefault="00C14081" w:rsidP="00257F46">
            <w:pPr>
              <w:spacing w:line="276" w:lineRule="auto"/>
              <w:jc w:val="center"/>
              <w:rPr>
                <w:rFonts w:ascii="Calibri" w:hAnsi="Calibri" w:cs="Calibri"/>
                <w:b/>
                <w:bCs/>
                <w:color w:val="000000" w:themeColor="text1"/>
                <w:lang w:val="en-US"/>
                <w:rPrChange w:id="1088" w:author="Hussey, Ian (PSY)" w:date="2025-10-06T10:27:00Z" w16du:dateUtc="2025-10-06T08:27:00Z">
                  <w:rPr>
                    <w:rFonts w:ascii="Calibri" w:hAnsi="Calibri" w:cs="Calibri"/>
                    <w:b/>
                    <w:bCs/>
                    <w:color w:val="000000" w:themeColor="text1"/>
                  </w:rPr>
                </w:rPrChange>
              </w:rPr>
            </w:pPr>
            <w:r w:rsidRPr="00FC690C">
              <w:rPr>
                <w:rFonts w:ascii="Calibri" w:hAnsi="Calibri" w:cs="Calibri"/>
                <w:b/>
                <w:bCs/>
                <w:color w:val="000000" w:themeColor="text1"/>
                <w:sz w:val="20"/>
                <w:szCs w:val="20"/>
                <w:lang w:val="en-US"/>
                <w:rPrChange w:id="1089" w:author="Hussey, Ian (PSY)" w:date="2025-10-06T10:27:00Z" w16du:dateUtc="2025-10-06T08:27:00Z">
                  <w:rPr>
                    <w:rFonts w:ascii="Calibri" w:hAnsi="Calibri" w:cs="Calibri"/>
                    <w:b/>
                    <w:bCs/>
                    <w:color w:val="000000" w:themeColor="text1"/>
                    <w:sz w:val="20"/>
                    <w:szCs w:val="20"/>
                  </w:rPr>
                </w:rPrChange>
              </w:rPr>
              <w:t>How it is being measured</w:t>
            </w:r>
          </w:p>
        </w:tc>
      </w:tr>
      <w:tr w:rsidR="00B95508" w:rsidRPr="00FC690C" w14:paraId="51F097F2" w14:textId="77777777" w:rsidTr="1B511046">
        <w:trPr>
          <w:trHeight w:val="1072"/>
        </w:trPr>
        <w:tc>
          <w:tcPr>
            <w:tcW w:w="2360" w:type="dxa"/>
            <w:vAlign w:val="center"/>
          </w:tcPr>
          <w:p w14:paraId="47CF276D" w14:textId="316733D1" w:rsidR="00C14081" w:rsidRPr="00FC690C" w:rsidRDefault="1B511046" w:rsidP="1B511046">
            <w:pPr>
              <w:spacing w:line="276" w:lineRule="auto"/>
              <w:jc w:val="center"/>
              <w:rPr>
                <w:rFonts w:ascii="Calibri" w:hAnsi="Calibri" w:cs="Calibri"/>
                <w:b/>
                <w:bCs/>
                <w:color w:val="000000" w:themeColor="text1"/>
                <w:sz w:val="18"/>
                <w:szCs w:val="18"/>
                <w:lang w:val="en-US"/>
                <w:rPrChange w:id="1090"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1091" w:author="Hussey, Ian (PSY)" w:date="2025-10-06T10:27:00Z" w16du:dateUtc="2025-10-06T08:27:00Z">
                  <w:rPr>
                    <w:rFonts w:ascii="Calibri" w:hAnsi="Calibri" w:cs="Calibri"/>
                    <w:b/>
                    <w:bCs/>
                    <w:color w:val="000000" w:themeColor="text1"/>
                    <w:sz w:val="18"/>
                    <w:szCs w:val="18"/>
                  </w:rPr>
                </w:rPrChange>
              </w:rPr>
              <w:t>Self-report</w:t>
            </w:r>
          </w:p>
          <w:p w14:paraId="71285E2E" w14:textId="79804411" w:rsidR="00C14081" w:rsidRPr="00FC690C" w:rsidRDefault="1B511046" w:rsidP="00257F46">
            <w:pPr>
              <w:spacing w:line="276" w:lineRule="auto"/>
              <w:jc w:val="center"/>
              <w:rPr>
                <w:rFonts w:ascii="Calibri" w:hAnsi="Calibri" w:cs="Calibri"/>
                <w:color w:val="000000" w:themeColor="text1"/>
                <w:sz w:val="18"/>
                <w:szCs w:val="18"/>
                <w:lang w:val="en-US"/>
                <w:rPrChange w:id="1092"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1093" w:author="Hussey, Ian (PSY)" w:date="2025-10-06T10:27:00Z" w16du:dateUtc="2025-10-06T08:27:00Z">
                  <w:rPr>
                    <w:rFonts w:ascii="Calibri" w:hAnsi="Calibri" w:cs="Calibri"/>
                    <w:color w:val="000000" w:themeColor="text1"/>
                    <w:sz w:val="18"/>
                    <w:szCs w:val="18"/>
                  </w:rPr>
                </w:rPrChange>
              </w:rPr>
              <w:t xml:space="preserve">(and </w:t>
            </w:r>
            <w:proofErr w:type="gramStart"/>
            <w:r w:rsidRPr="00FC690C">
              <w:rPr>
                <w:rFonts w:ascii="Calibri" w:hAnsi="Calibri" w:cs="Calibri"/>
                <w:color w:val="000000" w:themeColor="text1"/>
                <w:sz w:val="18"/>
                <w:szCs w:val="18"/>
                <w:lang w:val="en-US"/>
                <w:rPrChange w:id="1094" w:author="Hussey, Ian (PSY)" w:date="2025-10-06T10:27:00Z" w16du:dateUtc="2025-10-06T08:27:00Z">
                  <w:rPr>
                    <w:rFonts w:ascii="Calibri" w:hAnsi="Calibri" w:cs="Calibri"/>
                    <w:color w:val="000000" w:themeColor="text1"/>
                    <w:sz w:val="18"/>
                    <w:szCs w:val="18"/>
                  </w:rPr>
                </w:rPrChange>
              </w:rPr>
              <w:t>other-report</w:t>
            </w:r>
            <w:proofErr w:type="gramEnd"/>
            <w:r w:rsidRPr="00FC690C">
              <w:rPr>
                <w:rFonts w:ascii="Calibri" w:hAnsi="Calibri" w:cs="Calibri"/>
                <w:color w:val="000000" w:themeColor="text1"/>
                <w:sz w:val="18"/>
                <w:szCs w:val="18"/>
                <w:lang w:val="en-US"/>
                <w:rPrChange w:id="1095" w:author="Hussey, Ian (PSY)" w:date="2025-10-06T10:27:00Z" w16du:dateUtc="2025-10-06T08:27:00Z">
                  <w:rPr>
                    <w:rFonts w:ascii="Calibri" w:hAnsi="Calibri" w:cs="Calibri"/>
                    <w:color w:val="000000" w:themeColor="text1"/>
                    <w:sz w:val="18"/>
                    <w:szCs w:val="18"/>
                  </w:rPr>
                </w:rPrChange>
              </w:rPr>
              <w:t>)</w:t>
            </w:r>
          </w:p>
        </w:tc>
        <w:tc>
          <w:tcPr>
            <w:tcW w:w="2361" w:type="dxa"/>
            <w:vAlign w:val="center"/>
          </w:tcPr>
          <w:p w14:paraId="01D629EE"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1096"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1097" w:author="Hussey, Ian (PSY)" w:date="2025-10-06T10:27:00Z" w16du:dateUtc="2025-10-06T08:27:00Z">
                  <w:rPr>
                    <w:rFonts w:ascii="Calibri" w:hAnsi="Calibri" w:cs="Calibri"/>
                    <w:b/>
                    <w:bCs/>
                    <w:color w:val="000000" w:themeColor="text1"/>
                    <w:sz w:val="18"/>
                    <w:szCs w:val="18"/>
                  </w:rPr>
                </w:rPrChange>
              </w:rPr>
              <w:t>Test</w:t>
            </w:r>
          </w:p>
          <w:p w14:paraId="10134497" w14:textId="77777777" w:rsidR="00C14081" w:rsidRPr="00FC690C" w:rsidRDefault="00C14081" w:rsidP="00257F46">
            <w:pPr>
              <w:spacing w:line="276" w:lineRule="auto"/>
              <w:jc w:val="center"/>
              <w:rPr>
                <w:rFonts w:ascii="Calibri" w:hAnsi="Calibri" w:cs="Calibri"/>
                <w:color w:val="000000" w:themeColor="text1"/>
                <w:sz w:val="18"/>
                <w:szCs w:val="18"/>
                <w:lang w:val="en-US"/>
                <w:rPrChange w:id="1098"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1099" w:author="Hussey, Ian (PSY)" w:date="2025-10-06T10:27:00Z" w16du:dateUtc="2025-10-06T08:27:00Z">
                  <w:rPr>
                    <w:rFonts w:ascii="Calibri" w:hAnsi="Calibri" w:cs="Calibri"/>
                    <w:color w:val="000000" w:themeColor="text1"/>
                    <w:sz w:val="18"/>
                    <w:szCs w:val="18"/>
                  </w:rPr>
                </w:rPrChange>
              </w:rPr>
              <w:t>(has correct answers)</w:t>
            </w:r>
          </w:p>
        </w:tc>
        <w:tc>
          <w:tcPr>
            <w:tcW w:w="2360" w:type="dxa"/>
            <w:shd w:val="clear" w:color="auto" w:fill="D9D9D9" w:themeFill="background1" w:themeFillShade="D9"/>
            <w:vAlign w:val="center"/>
          </w:tcPr>
          <w:p w14:paraId="487C7BE9"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1100"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1101" w:author="Hussey, Ian (PSY)" w:date="2025-10-06T10:27:00Z" w16du:dateUtc="2025-10-06T08:27:00Z">
                  <w:rPr>
                    <w:rFonts w:ascii="Calibri" w:hAnsi="Calibri" w:cs="Calibri"/>
                    <w:b/>
                    <w:bCs/>
                    <w:color w:val="000000" w:themeColor="text1"/>
                    <w:sz w:val="18"/>
                    <w:szCs w:val="18"/>
                  </w:rPr>
                </w:rPrChange>
              </w:rPr>
              <w:t>Behavioral measure</w:t>
            </w:r>
          </w:p>
          <w:p w14:paraId="26400330" w14:textId="4400F4CE" w:rsidR="00C14081" w:rsidRPr="00FC690C" w:rsidRDefault="1B511046" w:rsidP="00257F46">
            <w:pPr>
              <w:spacing w:line="276" w:lineRule="auto"/>
              <w:jc w:val="center"/>
              <w:rPr>
                <w:rFonts w:ascii="Calibri" w:hAnsi="Calibri" w:cs="Calibri"/>
                <w:color w:val="000000" w:themeColor="text1"/>
                <w:sz w:val="18"/>
                <w:szCs w:val="18"/>
                <w:lang w:val="en-US"/>
                <w:rPrChange w:id="1102" w:author="Hussey, Ian (PSY)" w:date="2025-10-06T10:27:00Z" w16du:dateUtc="2025-10-06T08:27:00Z">
                  <w:rPr>
                    <w:rFonts w:ascii="Calibri" w:hAnsi="Calibri" w:cs="Calibri"/>
                    <w:color w:val="000000" w:themeColor="text1"/>
                    <w:sz w:val="18"/>
                    <w:szCs w:val="18"/>
                  </w:rPr>
                </w:rPrChange>
              </w:rPr>
            </w:pPr>
            <w:r w:rsidRPr="00FC690C">
              <w:rPr>
                <w:rFonts w:ascii="Calibri" w:hAnsi="Calibri" w:cs="Calibri"/>
                <w:color w:val="000000" w:themeColor="text1"/>
                <w:sz w:val="18"/>
                <w:szCs w:val="18"/>
                <w:lang w:val="en-US"/>
                <w:rPrChange w:id="1103" w:author="Hussey, Ian (PSY)" w:date="2025-10-06T10:27:00Z" w16du:dateUtc="2025-10-06T08:27:00Z">
                  <w:rPr>
                    <w:rFonts w:ascii="Calibri" w:hAnsi="Calibri" w:cs="Calibri"/>
                    <w:color w:val="000000" w:themeColor="text1"/>
                    <w:sz w:val="18"/>
                    <w:szCs w:val="18"/>
                  </w:rPr>
                </w:rPrChange>
              </w:rPr>
              <w:t>(non-self-report, frequency, duration or latency of overt behaviors)</w:t>
            </w:r>
          </w:p>
        </w:tc>
        <w:tc>
          <w:tcPr>
            <w:tcW w:w="2364" w:type="dxa"/>
            <w:vAlign w:val="center"/>
          </w:tcPr>
          <w:p w14:paraId="4B27D3AE" w14:textId="77777777" w:rsidR="00C14081" w:rsidRPr="00FC690C" w:rsidRDefault="00C14081" w:rsidP="00257F46">
            <w:pPr>
              <w:spacing w:line="276" w:lineRule="auto"/>
              <w:jc w:val="center"/>
              <w:rPr>
                <w:rFonts w:ascii="Calibri" w:hAnsi="Calibri" w:cs="Calibri"/>
                <w:b/>
                <w:bCs/>
                <w:color w:val="000000" w:themeColor="text1"/>
                <w:sz w:val="18"/>
                <w:szCs w:val="18"/>
                <w:lang w:val="en-US"/>
                <w:rPrChange w:id="1104" w:author="Hussey, Ian (PSY)" w:date="2025-10-06T10:27:00Z" w16du:dateUtc="2025-10-06T08:27:00Z">
                  <w:rPr>
                    <w:rFonts w:ascii="Calibri" w:hAnsi="Calibri" w:cs="Calibri"/>
                    <w:b/>
                    <w:bCs/>
                    <w:color w:val="000000" w:themeColor="text1"/>
                    <w:sz w:val="18"/>
                    <w:szCs w:val="18"/>
                  </w:rPr>
                </w:rPrChange>
              </w:rPr>
            </w:pPr>
            <w:r w:rsidRPr="00FC690C">
              <w:rPr>
                <w:rFonts w:ascii="Calibri" w:hAnsi="Calibri" w:cs="Calibri"/>
                <w:b/>
                <w:bCs/>
                <w:color w:val="000000" w:themeColor="text1"/>
                <w:sz w:val="18"/>
                <w:szCs w:val="18"/>
                <w:lang w:val="en-US"/>
                <w:rPrChange w:id="1105" w:author="Hussey, Ian (PSY)" w:date="2025-10-06T10:27:00Z" w16du:dateUtc="2025-10-06T08:27:00Z">
                  <w:rPr>
                    <w:rFonts w:ascii="Calibri" w:hAnsi="Calibri" w:cs="Calibri"/>
                    <w:b/>
                    <w:bCs/>
                    <w:color w:val="000000" w:themeColor="text1"/>
                    <w:sz w:val="18"/>
                    <w:szCs w:val="18"/>
                  </w:rPr>
                </w:rPrChange>
              </w:rPr>
              <w:t>Neuro/bio/physiological measure</w:t>
            </w:r>
          </w:p>
        </w:tc>
      </w:tr>
    </w:tbl>
    <w:p w14:paraId="7A618AE9" w14:textId="77777777" w:rsidR="0025761F" w:rsidRPr="00FC690C" w:rsidRDefault="1B511046" w:rsidP="00AD5EEA">
      <w:pPr>
        <w:spacing w:before="240" w:after="240" w:line="276" w:lineRule="auto"/>
        <w:jc w:val="both"/>
        <w:rPr>
          <w:rFonts w:ascii="Calibri" w:hAnsi="Calibri" w:cs="Calibri"/>
          <w:color w:val="000000" w:themeColor="text1"/>
          <w:lang w:val="en-US"/>
          <w:rPrChange w:id="1106"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07" w:author="Hussey, Ian (PSY)" w:date="2025-10-06T10:27:00Z" w16du:dateUtc="2025-10-06T08:27:00Z">
            <w:rPr>
              <w:rFonts w:ascii="Calibri" w:hAnsi="Calibri" w:cs="Calibri"/>
              <w:color w:val="000000" w:themeColor="text1"/>
            </w:rPr>
          </w:rPrChange>
        </w:rPr>
        <w:t xml:space="preserve">These are straightforward observations of overt behavior. Records of these behaviors are often captured via </w:t>
      </w:r>
    </w:p>
    <w:p w14:paraId="296F3FA5" w14:textId="5FF596F0" w:rsidR="0025761F" w:rsidRPr="00FC690C" w:rsidRDefault="1B511046" w:rsidP="0025761F">
      <w:pPr>
        <w:pStyle w:val="ListParagraph"/>
        <w:numPr>
          <w:ilvl w:val="0"/>
          <w:numId w:val="31"/>
        </w:numPr>
        <w:spacing w:before="240" w:after="240" w:line="276" w:lineRule="auto"/>
        <w:jc w:val="both"/>
        <w:rPr>
          <w:rFonts w:ascii="Calibri" w:hAnsi="Calibri" w:cs="Calibri"/>
          <w:color w:val="000000" w:themeColor="text1"/>
          <w:lang w:val="en-US"/>
          <w:rPrChange w:id="1108"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09" w:author="Hussey, Ian (PSY)" w:date="2025-10-06T10:27:00Z" w16du:dateUtc="2025-10-06T08:27:00Z">
            <w:rPr>
              <w:rFonts w:ascii="Calibri" w:hAnsi="Calibri" w:cs="Calibri"/>
              <w:color w:val="000000" w:themeColor="text1"/>
            </w:rPr>
          </w:rPrChange>
        </w:rPr>
        <w:t xml:space="preserve">an observer, either live or via recording, or via </w:t>
      </w:r>
    </w:p>
    <w:p w14:paraId="6606E665" w14:textId="5BBDB029" w:rsidR="00C14081" w:rsidRPr="00FC690C" w:rsidRDefault="1B511046" w:rsidP="0025761F">
      <w:pPr>
        <w:pStyle w:val="ListParagraph"/>
        <w:numPr>
          <w:ilvl w:val="0"/>
          <w:numId w:val="31"/>
        </w:numPr>
        <w:spacing w:before="240" w:after="240" w:line="276" w:lineRule="auto"/>
        <w:jc w:val="both"/>
        <w:rPr>
          <w:rFonts w:ascii="Calibri" w:hAnsi="Calibri" w:cs="Calibri"/>
          <w:color w:val="000000" w:themeColor="text1"/>
          <w:lang w:val="en-US"/>
          <w:rPrChange w:id="1110"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11" w:author="Hussey, Ian (PSY)" w:date="2025-10-06T10:27:00Z" w16du:dateUtc="2025-10-06T08:27:00Z">
            <w:rPr>
              <w:rFonts w:ascii="Calibri" w:hAnsi="Calibri" w:cs="Calibri"/>
              <w:color w:val="000000" w:themeColor="text1"/>
            </w:rPr>
          </w:rPrChange>
        </w:rPr>
        <w:t xml:space="preserve">an electronic device such as </w:t>
      </w:r>
      <w:ins w:id="1112" w:author="Hussey, Ian (PSY)" w:date="2025-10-06T09:18:00Z" w16du:dateUtc="2025-10-06T07:18:00Z">
        <w:r w:rsidR="00AA2E23" w:rsidRPr="00FC690C">
          <w:rPr>
            <w:rFonts w:ascii="Calibri" w:hAnsi="Calibri" w:cs="Calibri"/>
            <w:color w:val="000000" w:themeColor="text1"/>
            <w:lang w:val="en-US"/>
            <w:rPrChange w:id="1113" w:author="Hussey, Ian (PSY)" w:date="2025-10-06T10:27:00Z" w16du:dateUtc="2025-10-06T08:27:00Z">
              <w:rPr>
                <w:rFonts w:ascii="Calibri" w:hAnsi="Calibri" w:cs="Calibri"/>
                <w:color w:val="000000" w:themeColor="text1"/>
              </w:rPr>
            </w:rPrChange>
          </w:rPr>
          <w:t xml:space="preserve">sensors, </w:t>
        </w:r>
      </w:ins>
      <w:r w:rsidRPr="00FC690C">
        <w:rPr>
          <w:rFonts w:ascii="Calibri" w:hAnsi="Calibri" w:cs="Calibri"/>
          <w:color w:val="000000" w:themeColor="text1"/>
          <w:lang w:val="en-US"/>
          <w:rPrChange w:id="1114" w:author="Hussey, Ian (PSY)" w:date="2025-10-06T10:27:00Z" w16du:dateUtc="2025-10-06T08:27:00Z">
            <w:rPr>
              <w:rFonts w:ascii="Calibri" w:hAnsi="Calibri" w:cs="Calibri"/>
              <w:color w:val="000000" w:themeColor="text1"/>
            </w:rPr>
          </w:rPrChange>
        </w:rPr>
        <w:t>wearable tech, cameras (which might be human scored or using an algorithm), etc.</w:t>
      </w:r>
    </w:p>
    <w:p w14:paraId="31C19266" w14:textId="62B6E412" w:rsidR="00C14081" w:rsidRPr="00FC690C" w:rsidRDefault="00C14081" w:rsidP="00AD5EEA">
      <w:pPr>
        <w:spacing w:before="240" w:after="240" w:line="276" w:lineRule="auto"/>
        <w:jc w:val="both"/>
        <w:rPr>
          <w:rFonts w:ascii="Calibri" w:hAnsi="Calibri" w:cs="Calibri"/>
          <w:color w:val="000000" w:themeColor="text1"/>
          <w:lang w:val="en-US"/>
          <w:rPrChange w:id="1115" w:author="Hussey, Ian (PSY)" w:date="2025-10-06T10:27:00Z" w16du:dateUtc="2025-10-06T08:27:00Z">
            <w:rPr>
              <w:rFonts w:ascii="Calibri" w:hAnsi="Calibri" w:cs="Calibri"/>
              <w:color w:val="000000" w:themeColor="text1"/>
            </w:rPr>
          </w:rPrChange>
        </w:rPr>
      </w:pPr>
      <w:del w:id="1116" w:author="Hussey, Ian (PSY)" w:date="2025-10-06T11:21:00Z" w16du:dateUtc="2025-10-06T09:21:00Z">
        <w:r w:rsidRPr="00FC690C" w:rsidDel="00EA2AA3">
          <w:rPr>
            <w:rFonts w:ascii="Calibri" w:hAnsi="Calibri" w:cs="Calibri"/>
            <w:color w:val="000000" w:themeColor="text1"/>
            <w:lang w:val="en-US"/>
            <w:rPrChange w:id="1117" w:author="Hussey, Ian (PSY)" w:date="2025-10-06T10:27:00Z" w16du:dateUtc="2025-10-06T08:27:00Z">
              <w:rPr>
                <w:rFonts w:ascii="Calibri" w:hAnsi="Calibri" w:cs="Calibri"/>
                <w:color w:val="000000" w:themeColor="text1"/>
              </w:rPr>
            </w:rPrChange>
          </w:rPr>
          <w:delText>Direct b</w:delText>
        </w:r>
      </w:del>
      <w:ins w:id="1118" w:author="Hussey, Ian (PSY)" w:date="2025-10-06T11:21:00Z" w16du:dateUtc="2025-10-06T09:21:00Z">
        <w:r w:rsidR="00EA2AA3">
          <w:rPr>
            <w:rFonts w:ascii="Calibri" w:hAnsi="Calibri" w:cs="Calibri"/>
            <w:color w:val="000000" w:themeColor="text1"/>
            <w:lang w:val="en-US"/>
          </w:rPr>
          <w:t>B</w:t>
        </w:r>
      </w:ins>
      <w:r w:rsidRPr="00FC690C">
        <w:rPr>
          <w:rFonts w:ascii="Calibri" w:hAnsi="Calibri" w:cs="Calibri"/>
          <w:color w:val="000000" w:themeColor="text1"/>
          <w:lang w:val="en-US"/>
          <w:rPrChange w:id="1119" w:author="Hussey, Ian (PSY)" w:date="2025-10-06T10:27:00Z" w16du:dateUtc="2025-10-06T08:27:00Z">
            <w:rPr>
              <w:rFonts w:ascii="Calibri" w:hAnsi="Calibri" w:cs="Calibri"/>
              <w:color w:val="000000" w:themeColor="text1"/>
            </w:rPr>
          </w:rPrChange>
        </w:rPr>
        <w:t xml:space="preserve">ehavior measures </w:t>
      </w:r>
      <w:ins w:id="1120" w:author="Hussey, Ian (PSY)" w:date="2025-10-06T09:19:00Z" w16du:dateUtc="2025-10-06T07:19:00Z">
        <w:r w:rsidR="00AA2E23" w:rsidRPr="00FC690C">
          <w:rPr>
            <w:rFonts w:ascii="Calibri" w:hAnsi="Calibri" w:cs="Calibri"/>
            <w:b/>
            <w:bCs/>
            <w:color w:val="000000" w:themeColor="text1"/>
            <w:lang w:val="en-US"/>
            <w:rPrChange w:id="1121" w:author="Hussey, Ian (PSY)" w:date="2025-10-06T10:27:00Z" w16du:dateUtc="2025-10-06T08:27:00Z">
              <w:rPr>
                <w:rFonts w:ascii="Calibri" w:hAnsi="Calibri" w:cs="Calibri"/>
                <w:color w:val="000000" w:themeColor="text1"/>
              </w:rPr>
            </w:rPrChange>
          </w:rPr>
          <w:t>necessarily</w:t>
        </w:r>
        <w:r w:rsidR="00AA2E23" w:rsidRPr="00FC690C">
          <w:rPr>
            <w:rFonts w:ascii="Calibri" w:hAnsi="Calibri" w:cs="Calibri"/>
            <w:color w:val="000000" w:themeColor="text1"/>
            <w:lang w:val="en-US"/>
            <w:rPrChange w:id="1122" w:author="Hussey, Ian (PSY)" w:date="2025-10-06T10:27:00Z" w16du:dateUtc="2025-10-06T08:27:00Z">
              <w:rPr>
                <w:rFonts w:ascii="Calibri" w:hAnsi="Calibri" w:cs="Calibri"/>
                <w:color w:val="000000" w:themeColor="text1"/>
              </w:rPr>
            </w:rPrChange>
          </w:rPr>
          <w:t xml:space="preserve"> </w:t>
        </w:r>
      </w:ins>
      <w:del w:id="1123" w:author="Hussey, Ian (PSY)" w:date="2025-10-06T09:19:00Z" w16du:dateUtc="2025-10-06T07:19:00Z">
        <w:r w:rsidRPr="00FC690C" w:rsidDel="00AA2E23">
          <w:rPr>
            <w:rFonts w:ascii="Calibri" w:hAnsi="Calibri" w:cs="Calibri"/>
            <w:b/>
            <w:color w:val="000000" w:themeColor="text1"/>
            <w:lang w:val="en-US"/>
            <w:rPrChange w:id="1124" w:author="Hussey, Ian (PSY)" w:date="2025-10-06T10:27:00Z" w16du:dateUtc="2025-10-06T08:27:00Z">
              <w:rPr>
                <w:rFonts w:ascii="Calibri" w:hAnsi="Calibri" w:cs="Calibri"/>
                <w:b/>
                <w:color w:val="000000" w:themeColor="text1"/>
              </w:rPr>
            </w:rPrChange>
          </w:rPr>
          <w:delText xml:space="preserve">must </w:delText>
        </w:r>
      </w:del>
      <w:r w:rsidRPr="00FC690C">
        <w:rPr>
          <w:rFonts w:ascii="Calibri" w:hAnsi="Calibri" w:cs="Calibri"/>
          <w:b/>
          <w:color w:val="000000" w:themeColor="text1"/>
          <w:lang w:val="en-US"/>
          <w:rPrChange w:id="1125" w:author="Hussey, Ian (PSY)" w:date="2025-10-06T10:27:00Z" w16du:dateUtc="2025-10-06T08:27:00Z">
            <w:rPr>
              <w:rFonts w:ascii="Calibri" w:hAnsi="Calibri" w:cs="Calibri"/>
              <w:b/>
              <w:color w:val="000000" w:themeColor="text1"/>
            </w:rPr>
          </w:rPrChange>
        </w:rPr>
        <w:t xml:space="preserve">involve the </w:t>
      </w:r>
      <w:del w:id="1126" w:author="Hussey, Ian (PSY)" w:date="2025-10-06T09:19:00Z" w16du:dateUtc="2025-10-06T07:19:00Z">
        <w:r w:rsidRPr="00FC690C" w:rsidDel="00AA2E23">
          <w:rPr>
            <w:rFonts w:ascii="Calibri" w:hAnsi="Calibri" w:cs="Calibri"/>
            <w:b/>
            <w:color w:val="000000" w:themeColor="text1"/>
            <w:lang w:val="en-US"/>
            <w:rPrChange w:id="1127" w:author="Hussey, Ian (PSY)" w:date="2025-10-06T10:27:00Z" w16du:dateUtc="2025-10-06T08:27:00Z">
              <w:rPr>
                <w:rFonts w:ascii="Calibri" w:hAnsi="Calibri" w:cs="Calibri"/>
                <w:b/>
                <w:color w:val="000000" w:themeColor="text1"/>
              </w:rPr>
            </w:rPrChange>
          </w:rPr>
          <w:delText xml:space="preserve">direct </w:delText>
        </w:r>
      </w:del>
      <w:r w:rsidRPr="00FC690C">
        <w:rPr>
          <w:rFonts w:ascii="Calibri" w:hAnsi="Calibri" w:cs="Calibri"/>
          <w:b/>
          <w:color w:val="000000" w:themeColor="text1"/>
          <w:lang w:val="en-US"/>
          <w:rPrChange w:id="1128" w:author="Hussey, Ian (PSY)" w:date="2025-10-06T10:27:00Z" w16du:dateUtc="2025-10-06T08:27:00Z">
            <w:rPr>
              <w:rFonts w:ascii="Calibri" w:hAnsi="Calibri" w:cs="Calibri"/>
              <w:b/>
              <w:color w:val="000000" w:themeColor="text1"/>
            </w:rPr>
          </w:rPrChange>
        </w:rPr>
        <w:t xml:space="preserve">quantification of </w:t>
      </w:r>
      <w:ins w:id="1129" w:author="Hussey, Ian (PSY)" w:date="2025-10-06T09:19:00Z" w16du:dateUtc="2025-10-06T07:19:00Z">
        <w:r w:rsidR="00AA2E23" w:rsidRPr="00FC690C">
          <w:rPr>
            <w:rFonts w:ascii="Calibri" w:hAnsi="Calibri" w:cs="Calibri"/>
            <w:b/>
            <w:color w:val="000000" w:themeColor="text1"/>
            <w:lang w:val="en-US"/>
            <w:rPrChange w:id="1130" w:author="Hussey, Ian (PSY)" w:date="2025-10-06T10:27:00Z" w16du:dateUtc="2025-10-06T08:27:00Z">
              <w:rPr>
                <w:rFonts w:ascii="Calibri" w:hAnsi="Calibri" w:cs="Calibri"/>
                <w:b/>
                <w:color w:val="000000" w:themeColor="text1"/>
              </w:rPr>
            </w:rPrChange>
          </w:rPr>
          <w:t xml:space="preserve">one more of the dimension of behavior: its </w:t>
        </w:r>
      </w:ins>
      <w:r w:rsidRPr="00FC690C">
        <w:rPr>
          <w:rFonts w:ascii="Calibri" w:hAnsi="Calibri" w:cs="Calibri"/>
          <w:b/>
          <w:color w:val="000000" w:themeColor="text1"/>
          <w:lang w:val="en-US"/>
          <w:rPrChange w:id="1131" w:author="Hussey, Ian (PSY)" w:date="2025-10-06T10:27:00Z" w16du:dateUtc="2025-10-06T08:27:00Z">
            <w:rPr>
              <w:rFonts w:ascii="Calibri" w:hAnsi="Calibri" w:cs="Calibri"/>
              <w:b/>
              <w:color w:val="000000" w:themeColor="text1"/>
            </w:rPr>
          </w:rPrChange>
        </w:rPr>
        <w:t xml:space="preserve">duration, frequency, or latency of that behavior (i.e., how long did the individual engage in the behavior, or how many times, or how long did it take them to start behaving that way). </w:t>
      </w:r>
      <w:r w:rsidRPr="00FC690C">
        <w:rPr>
          <w:rFonts w:ascii="Calibri" w:hAnsi="Calibri" w:cs="Calibri"/>
          <w:color w:val="000000" w:themeColor="text1"/>
          <w:lang w:val="en-US"/>
          <w:rPrChange w:id="1132" w:author="Hussey, Ian (PSY)" w:date="2025-10-06T10:27:00Z" w16du:dateUtc="2025-10-06T08:27:00Z">
            <w:rPr>
              <w:rFonts w:ascii="Calibri" w:hAnsi="Calibri" w:cs="Calibri"/>
              <w:color w:val="000000" w:themeColor="text1"/>
            </w:rPr>
          </w:rPrChange>
        </w:rPr>
        <w:t xml:space="preserve">As such, </w:t>
      </w:r>
      <w:del w:id="1133" w:author="Hussey, Ian (PSY)" w:date="2025-10-06T11:21:00Z" w16du:dateUtc="2025-10-06T09:21:00Z">
        <w:r w:rsidRPr="00FC690C" w:rsidDel="00EA2AA3">
          <w:rPr>
            <w:rFonts w:ascii="Calibri" w:hAnsi="Calibri" w:cs="Calibri"/>
            <w:color w:val="000000" w:themeColor="text1"/>
            <w:lang w:val="en-US"/>
            <w:rPrChange w:id="1134" w:author="Hussey, Ian (PSY)" w:date="2025-10-06T10:27:00Z" w16du:dateUtc="2025-10-06T08:27:00Z">
              <w:rPr>
                <w:rFonts w:ascii="Calibri" w:hAnsi="Calibri" w:cs="Calibri"/>
                <w:color w:val="000000" w:themeColor="text1"/>
              </w:rPr>
            </w:rPrChange>
          </w:rPr>
          <w:delText>direct b</w:delText>
        </w:r>
      </w:del>
      <w:ins w:id="1135" w:author="Hussey, Ian (PSY)" w:date="2025-10-06T11:21:00Z" w16du:dateUtc="2025-10-06T09:21:00Z">
        <w:r w:rsidR="00EA2AA3">
          <w:rPr>
            <w:rFonts w:ascii="Calibri" w:hAnsi="Calibri" w:cs="Calibri"/>
            <w:color w:val="000000" w:themeColor="text1"/>
            <w:lang w:val="en-US"/>
          </w:rPr>
          <w:t>b</w:t>
        </w:r>
      </w:ins>
      <w:r w:rsidRPr="00FC690C">
        <w:rPr>
          <w:rFonts w:ascii="Calibri" w:hAnsi="Calibri" w:cs="Calibri"/>
          <w:color w:val="000000" w:themeColor="text1"/>
          <w:lang w:val="en-US"/>
          <w:rPrChange w:id="1136" w:author="Hussey, Ian (PSY)" w:date="2025-10-06T10:27:00Z" w16du:dateUtc="2025-10-06T08:27:00Z">
            <w:rPr>
              <w:rFonts w:ascii="Calibri" w:hAnsi="Calibri" w:cs="Calibri"/>
              <w:color w:val="000000" w:themeColor="text1"/>
            </w:rPr>
          </w:rPrChange>
        </w:rPr>
        <w:t xml:space="preserve">ehavioral measures are </w:t>
      </w:r>
      <w:ins w:id="1137" w:author="Hussey, Ian (PSY)" w:date="2025-10-06T09:20:00Z" w16du:dateUtc="2025-10-06T07:20:00Z">
        <w:r w:rsidR="00AA2E23" w:rsidRPr="00FC690C">
          <w:rPr>
            <w:rFonts w:ascii="Calibri" w:hAnsi="Calibri" w:cs="Calibri"/>
            <w:color w:val="000000" w:themeColor="text1"/>
            <w:lang w:val="en-US"/>
            <w:rPrChange w:id="1138" w:author="Hussey, Ian (PSY)" w:date="2025-10-06T10:27:00Z" w16du:dateUtc="2025-10-06T08:27:00Z">
              <w:rPr>
                <w:rFonts w:ascii="Calibri" w:hAnsi="Calibri" w:cs="Calibri"/>
                <w:color w:val="000000" w:themeColor="text1"/>
              </w:rPr>
            </w:rPrChange>
          </w:rPr>
          <w:t xml:space="preserve">usefully </w:t>
        </w:r>
      </w:ins>
      <w:r w:rsidRPr="00FC690C">
        <w:rPr>
          <w:rFonts w:ascii="Calibri" w:hAnsi="Calibri" w:cs="Calibri"/>
          <w:color w:val="000000" w:themeColor="text1"/>
          <w:lang w:val="en-US"/>
          <w:rPrChange w:id="1139" w:author="Hussey, Ian (PSY)" w:date="2025-10-06T10:27:00Z" w16du:dateUtc="2025-10-06T08:27:00Z">
            <w:rPr>
              <w:rFonts w:ascii="Calibri" w:hAnsi="Calibri" w:cs="Calibri"/>
              <w:color w:val="000000" w:themeColor="text1"/>
            </w:rPr>
          </w:rPrChange>
        </w:rPr>
        <w:t>contrasted with self-reports, where</w:t>
      </w:r>
      <w:ins w:id="1140" w:author="Hussey, Ian (PSY)" w:date="2025-10-06T09:20:00Z" w16du:dateUtc="2025-10-06T07:20:00Z">
        <w:r w:rsidR="00AA2E23" w:rsidRPr="00FC690C">
          <w:rPr>
            <w:rFonts w:ascii="Calibri" w:hAnsi="Calibri" w:cs="Calibri"/>
            <w:color w:val="000000" w:themeColor="text1"/>
            <w:lang w:val="en-US"/>
            <w:rPrChange w:id="1141" w:author="Hussey, Ian (PSY)" w:date="2025-10-06T10:27:00Z" w16du:dateUtc="2025-10-06T08:27:00Z">
              <w:rPr>
                <w:rFonts w:ascii="Calibri" w:hAnsi="Calibri" w:cs="Calibri"/>
                <w:color w:val="000000" w:themeColor="text1"/>
              </w:rPr>
            </w:rPrChange>
          </w:rPr>
          <w:t>in</w:t>
        </w:r>
      </w:ins>
      <w:r w:rsidRPr="00FC690C">
        <w:rPr>
          <w:rFonts w:ascii="Calibri" w:hAnsi="Calibri" w:cs="Calibri"/>
          <w:color w:val="000000" w:themeColor="text1"/>
          <w:lang w:val="en-US"/>
          <w:rPrChange w:id="1142" w:author="Hussey, Ian (PSY)" w:date="2025-10-06T10:27:00Z" w16du:dateUtc="2025-10-06T08:27:00Z">
            <w:rPr>
              <w:rFonts w:ascii="Calibri" w:hAnsi="Calibri" w:cs="Calibri"/>
              <w:color w:val="000000" w:themeColor="text1"/>
            </w:rPr>
          </w:rPrChange>
        </w:rPr>
        <w:t xml:space="preserve"> the behaviors are</w:t>
      </w:r>
      <w:ins w:id="1143" w:author="Hussey, Ian (PSY)" w:date="2025-10-06T09:20:00Z" w16du:dateUtc="2025-10-06T07:20:00Z">
        <w:r w:rsidR="00AA2E23" w:rsidRPr="00FC690C">
          <w:rPr>
            <w:rFonts w:ascii="Calibri" w:hAnsi="Calibri" w:cs="Calibri"/>
            <w:color w:val="000000" w:themeColor="text1"/>
            <w:lang w:val="en-US"/>
            <w:rPrChange w:id="1144" w:author="Hussey, Ian (PSY)" w:date="2025-10-06T10:27:00Z" w16du:dateUtc="2025-10-06T08:27:00Z">
              <w:rPr>
                <w:rFonts w:ascii="Calibri" w:hAnsi="Calibri" w:cs="Calibri"/>
                <w:color w:val="000000" w:themeColor="text1"/>
              </w:rPr>
            </w:rPrChange>
          </w:rPr>
          <w:t>:</w:t>
        </w:r>
      </w:ins>
      <w:del w:id="1145" w:author="Hussey, Ian (PSY)" w:date="2025-10-06T09:20:00Z" w16du:dateUtc="2025-10-06T07:20:00Z">
        <w:r w:rsidRPr="00FC690C" w:rsidDel="00AA2E23">
          <w:rPr>
            <w:rFonts w:ascii="Calibri" w:hAnsi="Calibri" w:cs="Calibri"/>
            <w:color w:val="000000" w:themeColor="text1"/>
            <w:lang w:val="en-US"/>
            <w:rPrChange w:id="1146" w:author="Hussey, Ian (PSY)" w:date="2025-10-06T10:27:00Z" w16du:dateUtc="2025-10-06T08:27:00Z">
              <w:rPr>
                <w:rFonts w:ascii="Calibri" w:hAnsi="Calibri" w:cs="Calibri"/>
                <w:color w:val="000000" w:themeColor="text1"/>
              </w:rPr>
            </w:rPrChange>
          </w:rPr>
          <w:delText xml:space="preserve"> </w:delText>
        </w:r>
      </w:del>
    </w:p>
    <w:p w14:paraId="6A1A277F" w14:textId="20CFEB7F" w:rsidR="00C14081" w:rsidRPr="00FC690C" w:rsidRDefault="00C14081" w:rsidP="00BF7E3A">
      <w:pPr>
        <w:pStyle w:val="ListParagraph"/>
        <w:numPr>
          <w:ilvl w:val="0"/>
          <w:numId w:val="27"/>
        </w:numPr>
        <w:spacing w:before="240" w:after="120" w:line="276" w:lineRule="auto"/>
        <w:jc w:val="both"/>
        <w:rPr>
          <w:rFonts w:ascii="Calibri" w:hAnsi="Calibri" w:cs="Calibri"/>
          <w:color w:val="000000" w:themeColor="text1"/>
          <w:lang w:val="en-US"/>
          <w:rPrChange w:id="1147"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48" w:author="Hussey, Ian (PSY)" w:date="2025-10-06T10:27:00Z" w16du:dateUtc="2025-10-06T08:27:00Z">
            <w:rPr>
              <w:rFonts w:ascii="Calibri" w:hAnsi="Calibri" w:cs="Calibri"/>
              <w:color w:val="000000" w:themeColor="text1"/>
            </w:rPr>
          </w:rPrChange>
        </w:rPr>
        <w:t xml:space="preserve">quantified by other units and/or </w:t>
      </w:r>
    </w:p>
    <w:p w14:paraId="086A282E" w14:textId="640398CA" w:rsidR="00C14081" w:rsidRPr="00FC690C" w:rsidRDefault="00C14081" w:rsidP="00BF7E3A">
      <w:pPr>
        <w:pStyle w:val="ListParagraph"/>
        <w:numPr>
          <w:ilvl w:val="0"/>
          <w:numId w:val="27"/>
        </w:numPr>
        <w:spacing w:before="240" w:after="120" w:line="276" w:lineRule="auto"/>
        <w:jc w:val="both"/>
        <w:rPr>
          <w:rFonts w:ascii="Calibri" w:hAnsi="Calibri" w:cs="Calibri"/>
          <w:color w:val="000000" w:themeColor="text1"/>
          <w:lang w:val="en-US"/>
          <w:rPrChange w:id="1149"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50" w:author="Hussey, Ian (PSY)" w:date="2025-10-06T10:27:00Z" w16du:dateUtc="2025-10-06T08:27:00Z">
            <w:rPr>
              <w:rFonts w:ascii="Calibri" w:hAnsi="Calibri" w:cs="Calibri"/>
              <w:color w:val="000000" w:themeColor="text1"/>
            </w:rPr>
          </w:rPrChange>
        </w:rPr>
        <w:t xml:space="preserve">reported retrospectively. </w:t>
      </w:r>
    </w:p>
    <w:p w14:paraId="7D6A727D" w14:textId="553B1C29" w:rsidR="1B511046" w:rsidRPr="00FC690C" w:rsidRDefault="1B511046" w:rsidP="00AD5EEA">
      <w:pPr>
        <w:spacing w:before="240" w:after="240" w:line="276" w:lineRule="auto"/>
        <w:jc w:val="both"/>
        <w:rPr>
          <w:rFonts w:ascii="Calibri" w:hAnsi="Calibri" w:cs="Calibri"/>
          <w:color w:val="000000" w:themeColor="text1"/>
          <w:lang w:val="en-US"/>
          <w:rPrChange w:id="1151"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52" w:author="Hussey, Ian (PSY)" w:date="2025-10-06T10:27:00Z" w16du:dateUtc="2025-10-06T08:27:00Z">
            <w:rPr>
              <w:rFonts w:ascii="Calibri" w:hAnsi="Calibri" w:cs="Calibri"/>
              <w:color w:val="000000" w:themeColor="text1"/>
            </w:rPr>
          </w:rPrChange>
        </w:rPr>
        <w:t>For example, if “number of apples eaten” was quantified by an observer (e.g., experimenter</w:t>
      </w:r>
      <w:ins w:id="1153" w:author="Hussey, Ian (PSY)" w:date="2025-10-06T09:20:00Z" w16du:dateUtc="2025-10-06T07:20:00Z">
        <w:r w:rsidR="00AA2E23" w:rsidRPr="00FC690C">
          <w:rPr>
            <w:rFonts w:ascii="Calibri" w:hAnsi="Calibri" w:cs="Calibri"/>
            <w:color w:val="000000" w:themeColor="text1"/>
            <w:lang w:val="en-US"/>
            <w:rPrChange w:id="1154" w:author="Hussey, Ian (PSY)" w:date="2025-10-06T10:27:00Z" w16du:dateUtc="2025-10-06T08:27:00Z">
              <w:rPr>
                <w:rFonts w:ascii="Calibri" w:hAnsi="Calibri" w:cs="Calibri"/>
                <w:color w:val="000000" w:themeColor="text1"/>
              </w:rPr>
            </w:rPrChange>
          </w:rPr>
          <w:t xml:space="preserve">, </w:t>
        </w:r>
      </w:ins>
      <w:del w:id="1155" w:author="Hussey, Ian (PSY)" w:date="2025-10-06T09:20:00Z" w16du:dateUtc="2025-10-06T07:20:00Z">
        <w:r w:rsidRPr="00FC690C" w:rsidDel="00AA2E23">
          <w:rPr>
            <w:rFonts w:ascii="Calibri" w:hAnsi="Calibri" w:cs="Calibri"/>
            <w:color w:val="000000" w:themeColor="text1"/>
            <w:lang w:val="en-US"/>
            <w:rPrChange w:id="1156" w:author="Hussey, Ian (PSY)" w:date="2025-10-06T10:27:00Z" w16du:dateUtc="2025-10-06T08:27:00Z">
              <w:rPr>
                <w:rFonts w:ascii="Calibri" w:hAnsi="Calibri" w:cs="Calibri"/>
                <w:color w:val="000000" w:themeColor="text1"/>
              </w:rPr>
            </w:rPrChange>
          </w:rPr>
          <w:delText xml:space="preserve"> or </w:delText>
        </w:r>
      </w:del>
      <w:r w:rsidRPr="00FC690C">
        <w:rPr>
          <w:rFonts w:ascii="Calibri" w:hAnsi="Calibri" w:cs="Calibri"/>
          <w:color w:val="000000" w:themeColor="text1"/>
          <w:lang w:val="en-US"/>
          <w:rPrChange w:id="1157" w:author="Hussey, Ian (PSY)" w:date="2025-10-06T10:27:00Z" w16du:dateUtc="2025-10-06T08:27:00Z">
            <w:rPr>
              <w:rFonts w:ascii="Calibri" w:hAnsi="Calibri" w:cs="Calibri"/>
              <w:color w:val="000000" w:themeColor="text1"/>
            </w:rPr>
          </w:rPrChange>
        </w:rPr>
        <w:t>computer</w:t>
      </w:r>
      <w:ins w:id="1158" w:author="Hussey, Ian (PSY)" w:date="2025-10-06T09:20:00Z" w16du:dateUtc="2025-10-06T07:20:00Z">
        <w:r w:rsidR="00AA2E23" w:rsidRPr="00FC690C">
          <w:rPr>
            <w:rFonts w:ascii="Calibri" w:hAnsi="Calibri" w:cs="Calibri"/>
            <w:color w:val="000000" w:themeColor="text1"/>
            <w:lang w:val="en-US"/>
            <w:rPrChange w:id="1159" w:author="Hussey, Ian (PSY)" w:date="2025-10-06T10:27:00Z" w16du:dateUtc="2025-10-06T08:27:00Z">
              <w:rPr>
                <w:rFonts w:ascii="Calibri" w:hAnsi="Calibri" w:cs="Calibri"/>
                <w:color w:val="000000" w:themeColor="text1"/>
              </w:rPr>
            </w:rPrChange>
          </w:rPr>
          <w:t xml:space="preserve">, mechanical device, </w:t>
        </w:r>
        <w:proofErr w:type="spellStart"/>
        <w:r w:rsidR="00AA2E23" w:rsidRPr="00FC690C">
          <w:rPr>
            <w:rFonts w:ascii="Calibri" w:hAnsi="Calibri" w:cs="Calibri"/>
            <w:color w:val="000000" w:themeColor="text1"/>
            <w:lang w:val="en-US"/>
            <w:rPrChange w:id="1160" w:author="Hussey, Ian (PSY)" w:date="2025-10-06T10:27:00Z" w16du:dateUtc="2025-10-06T08:27:00Z">
              <w:rPr>
                <w:rFonts w:ascii="Calibri" w:hAnsi="Calibri" w:cs="Calibri"/>
                <w:color w:val="000000" w:themeColor="text1"/>
              </w:rPr>
            </w:rPrChange>
          </w:rPr>
          <w:t>etc</w:t>
        </w:r>
      </w:ins>
      <w:proofErr w:type="spellEnd"/>
      <w:r w:rsidRPr="00FC690C">
        <w:rPr>
          <w:rFonts w:ascii="Calibri" w:hAnsi="Calibri" w:cs="Calibri"/>
          <w:color w:val="000000" w:themeColor="text1"/>
          <w:lang w:val="en-US"/>
          <w:rPrChange w:id="1161" w:author="Hussey, Ian (PSY)" w:date="2025-10-06T10:27:00Z" w16du:dateUtc="2025-10-06T08:27:00Z">
            <w:rPr>
              <w:rFonts w:ascii="Calibri" w:hAnsi="Calibri" w:cs="Calibri"/>
              <w:color w:val="000000" w:themeColor="text1"/>
            </w:rPr>
          </w:rPrChange>
        </w:rPr>
        <w:t xml:space="preserve">), this would be a </w:t>
      </w:r>
      <w:del w:id="1162" w:author="Hussey, Ian (PSY)" w:date="2025-10-06T09:21:00Z" w16du:dateUtc="2025-10-06T07:21:00Z">
        <w:r w:rsidRPr="00FC690C" w:rsidDel="00AA2E23">
          <w:rPr>
            <w:rFonts w:ascii="Calibri" w:hAnsi="Calibri" w:cs="Calibri"/>
            <w:color w:val="000000" w:themeColor="text1"/>
            <w:lang w:val="en-US"/>
            <w:rPrChange w:id="1163" w:author="Hussey, Ian (PSY)" w:date="2025-10-06T10:27:00Z" w16du:dateUtc="2025-10-06T08:27:00Z">
              <w:rPr>
                <w:rFonts w:ascii="Calibri" w:hAnsi="Calibri" w:cs="Calibri"/>
                <w:color w:val="000000" w:themeColor="text1"/>
              </w:rPr>
            </w:rPrChange>
          </w:rPr>
          <w:delText xml:space="preserve">direct </w:delText>
        </w:r>
      </w:del>
      <w:r w:rsidRPr="00FC690C">
        <w:rPr>
          <w:rFonts w:ascii="Calibri" w:hAnsi="Calibri" w:cs="Calibri"/>
          <w:color w:val="000000" w:themeColor="text1"/>
          <w:lang w:val="en-US"/>
          <w:rPrChange w:id="1164" w:author="Hussey, Ian (PSY)" w:date="2025-10-06T10:27:00Z" w16du:dateUtc="2025-10-06T08:27:00Z">
            <w:rPr>
              <w:rFonts w:ascii="Calibri" w:hAnsi="Calibri" w:cs="Calibri"/>
              <w:color w:val="000000" w:themeColor="text1"/>
            </w:rPr>
          </w:rPrChange>
        </w:rPr>
        <w:t xml:space="preserve">behavioral measure. If it was self-reported as a number or via a Likert scale from “few” to “many”, it would be a self-report. </w:t>
      </w:r>
      <w:ins w:id="1165" w:author="Hussey, Ian (PSY)" w:date="2025-10-06T09:21:00Z" w16du:dateUtc="2025-10-06T07:21:00Z">
        <w:r w:rsidR="00AA2E23" w:rsidRPr="00FC690C">
          <w:rPr>
            <w:rFonts w:ascii="Calibri" w:hAnsi="Calibri" w:cs="Calibri"/>
            <w:color w:val="000000" w:themeColor="text1"/>
            <w:lang w:val="en-US"/>
            <w:rPrChange w:id="1166" w:author="Hussey, Ian (PSY)" w:date="2025-10-06T10:27:00Z" w16du:dateUtc="2025-10-06T08:27:00Z">
              <w:rPr>
                <w:rFonts w:ascii="Calibri" w:hAnsi="Calibri" w:cs="Calibri"/>
                <w:color w:val="000000" w:themeColor="text1"/>
              </w:rPr>
            </w:rPrChange>
          </w:rPr>
          <w:t xml:space="preserve">More subtly, if it was reported as a number by the individual themselves, it is still a self-report. </w:t>
        </w:r>
      </w:ins>
      <w:r w:rsidRPr="00FC690C">
        <w:rPr>
          <w:rFonts w:ascii="Calibri" w:hAnsi="Calibri" w:cs="Calibri"/>
          <w:color w:val="000000" w:themeColor="text1"/>
          <w:lang w:val="en-US"/>
          <w:rPrChange w:id="1167" w:author="Hussey, Ian (PSY)" w:date="2025-10-06T10:27:00Z" w16du:dateUtc="2025-10-06T08:27:00Z">
            <w:rPr>
              <w:rFonts w:ascii="Calibri" w:hAnsi="Calibri" w:cs="Calibri"/>
              <w:color w:val="000000" w:themeColor="text1"/>
            </w:rPr>
          </w:rPrChange>
        </w:rPr>
        <w:t xml:space="preserve">If it was recorded by an observer but using the same Likert scale, it would be categorized as an </w:t>
      </w:r>
      <w:proofErr w:type="gramStart"/>
      <w:r w:rsidRPr="00FC690C">
        <w:rPr>
          <w:rFonts w:ascii="Calibri" w:hAnsi="Calibri" w:cs="Calibri"/>
          <w:color w:val="000000" w:themeColor="text1"/>
          <w:lang w:val="en-US"/>
          <w:rPrChange w:id="1168" w:author="Hussey, Ian (PSY)" w:date="2025-10-06T10:27:00Z" w16du:dateUtc="2025-10-06T08:27:00Z">
            <w:rPr>
              <w:rFonts w:ascii="Calibri" w:hAnsi="Calibri" w:cs="Calibri"/>
              <w:color w:val="000000" w:themeColor="text1"/>
            </w:rPr>
          </w:rPrChange>
        </w:rPr>
        <w:t>other-report</w:t>
      </w:r>
      <w:proofErr w:type="gramEnd"/>
      <w:r w:rsidRPr="00FC690C">
        <w:rPr>
          <w:rFonts w:ascii="Calibri" w:hAnsi="Calibri" w:cs="Calibri"/>
          <w:color w:val="000000" w:themeColor="text1"/>
          <w:lang w:val="en-US"/>
          <w:rPrChange w:id="1169" w:author="Hussey, Ian (PSY)" w:date="2025-10-06T10:27:00Z" w16du:dateUtc="2025-10-06T08:27:00Z">
            <w:rPr>
              <w:rFonts w:ascii="Calibri" w:hAnsi="Calibri" w:cs="Calibri"/>
              <w:color w:val="000000" w:themeColor="text1"/>
            </w:rPr>
          </w:rPrChange>
        </w:rPr>
        <w:t>, which we still group with self-reports.</w:t>
      </w:r>
    </w:p>
    <w:p w14:paraId="1C72DFBF" w14:textId="6A93752D" w:rsidR="00C14081" w:rsidRPr="00FC690C" w:rsidDel="00AA2E23" w:rsidRDefault="00C14081" w:rsidP="00AD5EEA">
      <w:pPr>
        <w:spacing w:line="276" w:lineRule="auto"/>
        <w:jc w:val="both"/>
        <w:rPr>
          <w:del w:id="1170" w:author="Hussey, Ian (PSY)" w:date="2025-10-06T09:21:00Z" w16du:dateUtc="2025-10-06T07:21:00Z"/>
          <w:rFonts w:ascii="Calibri" w:hAnsi="Calibri" w:cs="Calibri"/>
          <w:color w:val="000000" w:themeColor="text1"/>
          <w:lang w:val="en-US"/>
          <w:rPrChange w:id="1171" w:author="Hussey, Ian (PSY)" w:date="2025-10-06T10:27:00Z" w16du:dateUtc="2025-10-06T08:27:00Z">
            <w:rPr>
              <w:del w:id="1172" w:author="Hussey, Ian (PSY)" w:date="2025-10-06T09:21:00Z" w16du:dateUtc="2025-10-06T07:21:00Z"/>
              <w:rFonts w:ascii="Calibri" w:hAnsi="Calibri" w:cs="Calibri"/>
              <w:color w:val="000000" w:themeColor="text1"/>
            </w:rPr>
          </w:rPrChange>
        </w:rPr>
      </w:pPr>
      <w:del w:id="1173" w:author="Hussey, Ian (PSY)" w:date="2025-10-06T09:21:00Z" w16du:dateUtc="2025-10-06T07:21:00Z">
        <w:r w:rsidRPr="00FC690C" w:rsidDel="00AA2E23">
          <w:rPr>
            <w:rFonts w:ascii="Calibri" w:hAnsi="Calibri" w:cs="Calibri"/>
            <w:b/>
            <w:color w:val="000000" w:themeColor="text1"/>
            <w:lang w:val="en-US"/>
            <w:rPrChange w:id="1174" w:author="Hussey, Ian (PSY)" w:date="2025-10-06T10:27:00Z" w16du:dateUtc="2025-10-06T08:27:00Z">
              <w:rPr>
                <w:rFonts w:ascii="Calibri" w:hAnsi="Calibri" w:cs="Calibri"/>
                <w:b/>
                <w:color w:val="000000" w:themeColor="text1"/>
              </w:rPr>
            </w:rPrChange>
          </w:rPr>
          <w:delText>Deciding Factor:</w:delText>
        </w:r>
        <w:r w:rsidRPr="00FC690C" w:rsidDel="00AA2E23">
          <w:rPr>
            <w:rFonts w:ascii="Calibri" w:hAnsi="Calibri" w:cs="Calibri"/>
            <w:color w:val="000000" w:themeColor="text1"/>
            <w:lang w:val="en-US"/>
            <w:rPrChange w:id="1175" w:author="Hussey, Ian (PSY)" w:date="2025-10-06T10:27:00Z" w16du:dateUtc="2025-10-06T08:27:00Z">
              <w:rPr>
                <w:rFonts w:ascii="Calibri" w:hAnsi="Calibri" w:cs="Calibri"/>
                <w:color w:val="000000" w:themeColor="text1"/>
              </w:rPr>
            </w:rPrChange>
          </w:rPr>
          <w:delText xml:space="preserve"> Is the data collected through direct observation by researchers, either live or digitally, and does it primarily include the frequency, duration, or latency of a behavior?</w:delText>
        </w:r>
      </w:del>
    </w:p>
    <w:p w14:paraId="7DFE6FA2" w14:textId="77777777" w:rsidR="00C14081" w:rsidRPr="00FC690C" w:rsidRDefault="00C14081" w:rsidP="00AD5EEA">
      <w:pPr>
        <w:spacing w:line="276" w:lineRule="auto"/>
        <w:jc w:val="both"/>
        <w:rPr>
          <w:rFonts w:ascii="Calibri" w:hAnsi="Calibri" w:cs="Calibri"/>
          <w:b/>
          <w:color w:val="000000" w:themeColor="text1"/>
          <w:lang w:val="en-US"/>
          <w:rPrChange w:id="1176" w:author="Hussey, Ian (PSY)" w:date="2025-10-06T10:27:00Z" w16du:dateUtc="2025-10-06T08:27:00Z">
            <w:rPr>
              <w:rFonts w:ascii="Calibri" w:hAnsi="Calibri" w:cs="Calibri"/>
              <w:b/>
              <w:color w:val="000000" w:themeColor="text1"/>
            </w:rPr>
          </w:rPrChange>
        </w:rPr>
      </w:pPr>
      <w:r w:rsidRPr="00FC690C">
        <w:rPr>
          <w:rFonts w:ascii="Calibri" w:hAnsi="Calibri" w:cs="Calibri"/>
          <w:b/>
          <w:color w:val="000000" w:themeColor="text1"/>
          <w:lang w:val="en-US"/>
          <w:rPrChange w:id="1177" w:author="Hussey, Ian (PSY)" w:date="2025-10-06T10:27:00Z" w16du:dateUtc="2025-10-06T08:27:00Z">
            <w:rPr>
              <w:rFonts w:ascii="Calibri" w:hAnsi="Calibri" w:cs="Calibri"/>
              <w:b/>
              <w:color w:val="000000" w:themeColor="text1"/>
            </w:rPr>
          </w:rPrChange>
        </w:rPr>
        <w:t>Examples</w:t>
      </w:r>
    </w:p>
    <w:p w14:paraId="250DA479"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78"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79" w:author="Hussey, Ian (PSY)" w:date="2025-10-06T10:27:00Z" w16du:dateUtc="2025-10-06T08:27:00Z">
            <w:rPr>
              <w:rFonts w:ascii="Calibri" w:hAnsi="Calibri" w:cs="Calibri"/>
              <w:color w:val="000000" w:themeColor="text1"/>
            </w:rPr>
          </w:rPrChange>
        </w:rPr>
        <w:t xml:space="preserve">Weight or calories of food eaten to measure eating or consumption behaviors </w:t>
      </w:r>
    </w:p>
    <w:p w14:paraId="176B6AEF"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80"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81" w:author="Hussey, Ian (PSY)" w:date="2025-10-06T10:27:00Z" w16du:dateUtc="2025-10-06T08:27:00Z">
            <w:rPr>
              <w:rFonts w:ascii="Calibri" w:hAnsi="Calibri" w:cs="Calibri"/>
              <w:color w:val="000000" w:themeColor="text1"/>
            </w:rPr>
          </w:rPrChange>
        </w:rPr>
        <w:t>Accelerometer data to quantify body movement to measure sleep duration or quality</w:t>
      </w:r>
    </w:p>
    <w:p w14:paraId="0EF2166A"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82"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83" w:author="Hussey, Ian (PSY)" w:date="2025-10-06T10:27:00Z" w16du:dateUtc="2025-10-06T08:27:00Z">
            <w:rPr>
              <w:rFonts w:ascii="Calibri" w:hAnsi="Calibri" w:cs="Calibri"/>
              <w:color w:val="000000" w:themeColor="text1"/>
            </w:rPr>
          </w:rPrChange>
        </w:rPr>
        <w:t>Clicks on the ‘share’ button on social media to measure social media sharing</w:t>
      </w:r>
    </w:p>
    <w:p w14:paraId="78528DD6"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84"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85" w:author="Hussey, Ian (PSY)" w:date="2025-10-06T10:27:00Z" w16du:dateUtc="2025-10-06T08:27:00Z">
            <w:rPr>
              <w:rFonts w:ascii="Calibri" w:hAnsi="Calibri" w:cs="Calibri"/>
              <w:color w:val="000000" w:themeColor="text1"/>
            </w:rPr>
          </w:rPrChange>
        </w:rPr>
        <w:t>Steps data recorded via pedometer to measure exercise</w:t>
      </w:r>
    </w:p>
    <w:p w14:paraId="121846D4"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86"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87" w:author="Hussey, Ian (PSY)" w:date="2025-10-06T10:27:00Z" w16du:dateUtc="2025-10-06T08:27:00Z">
            <w:rPr>
              <w:rFonts w:ascii="Calibri" w:hAnsi="Calibri" w:cs="Calibri"/>
              <w:color w:val="000000" w:themeColor="text1"/>
            </w:rPr>
          </w:rPrChange>
        </w:rPr>
        <w:t>Whether or not the participant is willing to touch a picture of a spider (i.e., frequency) to measure approach/avoidance behaviors</w:t>
      </w:r>
    </w:p>
    <w:p w14:paraId="4861DEB3"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88"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89" w:author="Hussey, Ian (PSY)" w:date="2025-10-06T10:27:00Z" w16du:dateUtc="2025-10-06T08:27:00Z">
            <w:rPr>
              <w:rFonts w:ascii="Calibri" w:hAnsi="Calibri" w:cs="Calibri"/>
              <w:color w:val="000000" w:themeColor="text1"/>
            </w:rPr>
          </w:rPrChange>
        </w:rPr>
        <w:t>Time taken to walk down a specific distance to measure walking behaviors</w:t>
      </w:r>
    </w:p>
    <w:p w14:paraId="6DA94EE5"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90"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91" w:author="Hussey, Ian (PSY)" w:date="2025-10-06T10:27:00Z" w16du:dateUtc="2025-10-06T08:27:00Z">
            <w:rPr>
              <w:rFonts w:ascii="Calibri" w:hAnsi="Calibri" w:cs="Calibri"/>
              <w:color w:val="000000" w:themeColor="text1"/>
            </w:rPr>
          </w:rPrChange>
        </w:rPr>
        <w:t>App-opening logs on a cell phone to quantify social media behavior</w:t>
      </w:r>
    </w:p>
    <w:p w14:paraId="1344872D"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92"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93" w:author="Hussey, Ian (PSY)" w:date="2025-10-06T10:27:00Z" w16du:dateUtc="2025-10-06T08:27:00Z">
            <w:rPr>
              <w:rFonts w:ascii="Calibri" w:hAnsi="Calibri" w:cs="Calibri"/>
              <w:color w:val="000000" w:themeColor="text1"/>
            </w:rPr>
          </w:rPrChange>
        </w:rPr>
        <w:t>Number of times the child made forceful contact with another child to measure aggressive behaviors</w:t>
      </w:r>
    </w:p>
    <w:p w14:paraId="4702970C"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194"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195" w:author="Hussey, Ian (PSY)" w:date="2025-10-06T10:27:00Z" w16du:dateUtc="2025-10-06T08:27:00Z">
            <w:rPr>
              <w:rFonts w:ascii="Calibri" w:hAnsi="Calibri" w:cs="Calibri"/>
              <w:color w:val="000000" w:themeColor="text1"/>
            </w:rPr>
          </w:rPrChange>
        </w:rPr>
        <w:t xml:space="preserve">Number of dollars spent </w:t>
      </w:r>
      <w:proofErr w:type="gramStart"/>
      <w:r w:rsidRPr="00FC690C">
        <w:rPr>
          <w:rFonts w:ascii="Calibri" w:hAnsi="Calibri" w:cs="Calibri"/>
          <w:color w:val="000000" w:themeColor="text1"/>
          <w:lang w:val="en-US"/>
          <w:rPrChange w:id="1196" w:author="Hussey, Ian (PSY)" w:date="2025-10-06T10:27:00Z" w16du:dateUtc="2025-10-06T08:27:00Z">
            <w:rPr>
              <w:rFonts w:ascii="Calibri" w:hAnsi="Calibri" w:cs="Calibri"/>
              <w:color w:val="000000" w:themeColor="text1"/>
            </w:rPr>
          </w:rPrChange>
        </w:rPr>
        <w:t>in a given</w:t>
      </w:r>
      <w:proofErr w:type="gramEnd"/>
      <w:r w:rsidRPr="00FC690C">
        <w:rPr>
          <w:rFonts w:ascii="Calibri" w:hAnsi="Calibri" w:cs="Calibri"/>
          <w:color w:val="000000" w:themeColor="text1"/>
          <w:lang w:val="en-US"/>
          <w:rPrChange w:id="1197" w:author="Hussey, Ian (PSY)" w:date="2025-10-06T10:27:00Z" w16du:dateUtc="2025-10-06T08:27:00Z">
            <w:rPr>
              <w:rFonts w:ascii="Calibri" w:hAnsi="Calibri" w:cs="Calibri"/>
              <w:color w:val="000000" w:themeColor="text1"/>
            </w:rPr>
          </w:rPrChange>
        </w:rPr>
        <w:t xml:space="preserve"> </w:t>
      </w:r>
      <w:proofErr w:type="gramStart"/>
      <w:r w:rsidRPr="00FC690C">
        <w:rPr>
          <w:rFonts w:ascii="Calibri" w:hAnsi="Calibri" w:cs="Calibri"/>
          <w:color w:val="000000" w:themeColor="text1"/>
          <w:lang w:val="en-US"/>
          <w:rPrChange w:id="1198" w:author="Hussey, Ian (PSY)" w:date="2025-10-06T10:27:00Z" w16du:dateUtc="2025-10-06T08:27:00Z">
            <w:rPr>
              <w:rFonts w:ascii="Calibri" w:hAnsi="Calibri" w:cs="Calibri"/>
              <w:color w:val="000000" w:themeColor="text1"/>
            </w:rPr>
          </w:rPrChange>
        </w:rPr>
        <w:t>time period</w:t>
      </w:r>
      <w:proofErr w:type="gramEnd"/>
      <w:r w:rsidRPr="00FC690C">
        <w:rPr>
          <w:rFonts w:ascii="Calibri" w:hAnsi="Calibri" w:cs="Calibri"/>
          <w:color w:val="000000" w:themeColor="text1"/>
          <w:lang w:val="en-US"/>
          <w:rPrChange w:id="1199" w:author="Hussey, Ian (PSY)" w:date="2025-10-06T10:27:00Z" w16du:dateUtc="2025-10-06T08:27:00Z">
            <w:rPr>
              <w:rFonts w:ascii="Calibri" w:hAnsi="Calibri" w:cs="Calibri"/>
              <w:color w:val="000000" w:themeColor="text1"/>
            </w:rPr>
          </w:rPrChange>
        </w:rPr>
        <w:t xml:space="preserve"> via credit/debit card records as a measure of spending behaviors.</w:t>
      </w:r>
    </w:p>
    <w:p w14:paraId="49698F0F" w14:textId="77777777" w:rsidR="00C14081" w:rsidRPr="00FC690C" w:rsidRDefault="00C14081" w:rsidP="00AD5EEA">
      <w:pPr>
        <w:numPr>
          <w:ilvl w:val="0"/>
          <w:numId w:val="1"/>
        </w:numPr>
        <w:spacing w:line="276" w:lineRule="auto"/>
        <w:jc w:val="both"/>
        <w:rPr>
          <w:rFonts w:ascii="Calibri" w:hAnsi="Calibri" w:cs="Calibri"/>
          <w:color w:val="000000" w:themeColor="text1"/>
          <w:lang w:val="en-US"/>
          <w:rPrChange w:id="1200" w:author="Hussey, Ian (PSY)" w:date="2025-10-06T10:27:00Z" w16du:dateUtc="2025-10-06T08:27:00Z">
            <w:rPr>
              <w:rFonts w:ascii="Calibri" w:hAnsi="Calibri" w:cs="Calibri"/>
              <w:color w:val="000000" w:themeColor="text1"/>
            </w:rPr>
          </w:rPrChange>
        </w:rPr>
      </w:pPr>
      <w:r w:rsidRPr="00FC690C">
        <w:rPr>
          <w:rFonts w:ascii="Calibri" w:eastAsia="Arial" w:hAnsi="Calibri" w:cs="Calibri"/>
          <w:color w:val="000000" w:themeColor="text1"/>
          <w:lang w:val="en-US"/>
          <w:rPrChange w:id="1201" w:author="Hussey, Ian (PSY)" w:date="2025-10-06T10:27:00Z" w16du:dateUtc="2025-10-06T08:27:00Z">
            <w:rPr>
              <w:rFonts w:ascii="Calibri" w:eastAsia="Arial" w:hAnsi="Calibri" w:cs="Calibri"/>
              <w:color w:val="000000" w:themeColor="text1"/>
            </w:rPr>
          </w:rPrChange>
        </w:rPr>
        <w:lastRenderedPageBreak/>
        <w:t>Preferential looking paradigm (usually used in studies of infants)</w:t>
      </w:r>
    </w:p>
    <w:p w14:paraId="71A21B45" w14:textId="10018037" w:rsidR="00C14081" w:rsidRPr="00FC690C" w:rsidRDefault="00C14081" w:rsidP="00AD5EEA">
      <w:pPr>
        <w:numPr>
          <w:ilvl w:val="0"/>
          <w:numId w:val="1"/>
        </w:numPr>
        <w:spacing w:line="276" w:lineRule="auto"/>
        <w:jc w:val="both"/>
        <w:rPr>
          <w:rFonts w:ascii="Calibri" w:hAnsi="Calibri" w:cs="Calibri"/>
          <w:color w:val="000000" w:themeColor="text1"/>
          <w:lang w:val="en-US"/>
          <w:rPrChange w:id="1202"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203" w:author="Hussey, Ian (PSY)" w:date="2025-10-06T10:27:00Z" w16du:dateUtc="2025-10-06T08:27:00Z">
            <w:rPr>
              <w:rFonts w:ascii="Calibri" w:hAnsi="Calibri" w:cs="Calibri"/>
              <w:color w:val="000000" w:themeColor="text1"/>
            </w:rPr>
          </w:rPrChange>
        </w:rPr>
        <w:t>Implicit Association Test (IAT; Greenwald et al., 1998)</w:t>
      </w:r>
      <w:ins w:id="1204" w:author="Hussey, Ian (PSY)" w:date="2025-10-06T09:22:00Z" w16du:dateUtc="2025-10-06T07:22:00Z">
        <w:r w:rsidR="00AA2E23" w:rsidRPr="00FC690C">
          <w:rPr>
            <w:rFonts w:ascii="Calibri" w:hAnsi="Calibri" w:cs="Calibri"/>
            <w:color w:val="000000" w:themeColor="text1"/>
            <w:lang w:val="en-US"/>
            <w:rPrChange w:id="1205" w:author="Hussey, Ian (PSY)" w:date="2025-10-06T10:27:00Z" w16du:dateUtc="2025-10-06T08:27:00Z">
              <w:rPr>
                <w:rFonts w:ascii="Calibri" w:hAnsi="Calibri" w:cs="Calibri"/>
                <w:color w:val="000000" w:themeColor="text1"/>
              </w:rPr>
            </w:rPrChange>
          </w:rPr>
          <w:t xml:space="preserve"> because it </w:t>
        </w:r>
      </w:ins>
      <w:proofErr w:type="spellStart"/>
      <w:ins w:id="1206" w:author="Hussey, Ian (PSY)" w:date="2025-10-06T09:23:00Z" w16du:dateUtc="2025-10-06T07:23:00Z">
        <w:r w:rsidR="00AA2E23" w:rsidRPr="00FC690C">
          <w:rPr>
            <w:rFonts w:ascii="Calibri" w:hAnsi="Calibri" w:cs="Calibri"/>
            <w:color w:val="000000" w:themeColor="text1"/>
            <w:lang w:val="en-US"/>
            <w:rPrChange w:id="1207" w:author="Hussey, Ian (PSY)" w:date="2025-10-06T10:27:00Z" w16du:dateUtc="2025-10-06T08:27:00Z">
              <w:rPr>
                <w:rFonts w:ascii="Calibri" w:hAnsi="Calibri" w:cs="Calibri"/>
                <w:color w:val="000000" w:themeColor="text1"/>
              </w:rPr>
            </w:rPrChange>
          </w:rPr>
          <w:t>caputres</w:t>
        </w:r>
      </w:ins>
      <w:proofErr w:type="spellEnd"/>
      <w:ins w:id="1208" w:author="Hussey, Ian (PSY)" w:date="2025-10-06T09:22:00Z" w16du:dateUtc="2025-10-06T07:22:00Z">
        <w:r w:rsidR="00AA2E23" w:rsidRPr="00FC690C">
          <w:rPr>
            <w:rFonts w:ascii="Calibri" w:hAnsi="Calibri" w:cs="Calibri"/>
            <w:color w:val="000000" w:themeColor="text1"/>
            <w:lang w:val="en-US"/>
            <w:rPrChange w:id="1209" w:author="Hussey, Ian (PSY)" w:date="2025-10-06T10:27:00Z" w16du:dateUtc="2025-10-06T08:27:00Z">
              <w:rPr>
                <w:rFonts w:ascii="Calibri" w:hAnsi="Calibri" w:cs="Calibri"/>
                <w:color w:val="000000" w:themeColor="text1"/>
              </w:rPr>
            </w:rPrChange>
          </w:rPr>
          <w:t xml:space="preserve"> reaction times (latency)</w:t>
        </w:r>
      </w:ins>
    </w:p>
    <w:p w14:paraId="72FD2AB0" w14:textId="2B9336D8" w:rsidR="00C14081" w:rsidRPr="00FC690C" w:rsidRDefault="00C14081" w:rsidP="00AD5EEA">
      <w:pPr>
        <w:numPr>
          <w:ilvl w:val="0"/>
          <w:numId w:val="1"/>
        </w:numPr>
        <w:spacing w:line="276" w:lineRule="auto"/>
        <w:jc w:val="both"/>
        <w:rPr>
          <w:rFonts w:ascii="Calibri" w:hAnsi="Calibri" w:cs="Calibri"/>
          <w:color w:val="000000" w:themeColor="text1"/>
          <w:lang w:val="en-US"/>
          <w:rPrChange w:id="1210"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211" w:author="Hussey, Ian (PSY)" w:date="2025-10-06T10:27:00Z" w16du:dateUtc="2025-10-06T08:27:00Z">
            <w:rPr>
              <w:rFonts w:ascii="Calibri" w:hAnsi="Calibri" w:cs="Calibri"/>
              <w:color w:val="000000" w:themeColor="text1"/>
            </w:rPr>
          </w:rPrChange>
        </w:rPr>
        <w:t>Iowa Gambling Task (IGT; Bechara et al., 1994)</w:t>
      </w:r>
      <w:ins w:id="1212" w:author="Hussey, Ian (PSY)" w:date="2025-10-06T09:23:00Z" w16du:dateUtc="2025-10-06T07:23:00Z">
        <w:r w:rsidR="00AA2E23" w:rsidRPr="00FC690C">
          <w:rPr>
            <w:rFonts w:ascii="Calibri" w:hAnsi="Calibri" w:cs="Calibri"/>
            <w:color w:val="000000" w:themeColor="text1"/>
            <w:lang w:val="en-US"/>
            <w:rPrChange w:id="1213" w:author="Hussey, Ian (PSY)" w:date="2025-10-06T10:27:00Z" w16du:dateUtc="2025-10-06T08:27:00Z">
              <w:rPr>
                <w:rFonts w:ascii="Calibri" w:hAnsi="Calibri" w:cs="Calibri"/>
                <w:color w:val="000000" w:themeColor="text1"/>
              </w:rPr>
            </w:rPrChange>
          </w:rPr>
          <w:t xml:space="preserve"> because </w:t>
        </w:r>
      </w:ins>
      <w:ins w:id="1214" w:author="Hussey, Ian (PSY)" w:date="2025-10-06T09:24:00Z" w16du:dateUtc="2025-10-06T07:24:00Z">
        <w:r w:rsidR="00AA2E23" w:rsidRPr="00FC690C">
          <w:rPr>
            <w:rFonts w:ascii="Calibri" w:hAnsi="Calibri" w:cs="Calibri"/>
            <w:color w:val="000000" w:themeColor="text1"/>
            <w:lang w:val="en-US"/>
            <w:rPrChange w:id="1215" w:author="Hussey, Ian (PSY)" w:date="2025-10-06T10:27:00Z" w16du:dateUtc="2025-10-06T08:27:00Z">
              <w:rPr>
                <w:rFonts w:ascii="Calibri" w:hAnsi="Calibri" w:cs="Calibri"/>
                <w:color w:val="000000" w:themeColor="text1"/>
              </w:rPr>
            </w:rPrChange>
          </w:rPr>
          <w:t xml:space="preserve">while there are better decks to choose from, there are no objectively correct decks based only </w:t>
        </w:r>
      </w:ins>
      <w:ins w:id="1216" w:author="Hussey, Ian (PSY)" w:date="2025-10-06T09:25:00Z" w16du:dateUtc="2025-10-06T07:25:00Z">
        <w:r w:rsidR="00AA2E23" w:rsidRPr="00FC690C">
          <w:rPr>
            <w:rFonts w:ascii="Calibri" w:hAnsi="Calibri" w:cs="Calibri"/>
            <w:color w:val="000000" w:themeColor="text1"/>
            <w:lang w:val="en-US"/>
            <w:rPrChange w:id="1217" w:author="Hussey, Ian (PSY)" w:date="2025-10-06T10:27:00Z" w16du:dateUtc="2025-10-06T08:27:00Z">
              <w:rPr>
                <w:rFonts w:ascii="Calibri" w:hAnsi="Calibri" w:cs="Calibri"/>
                <w:color w:val="000000" w:themeColor="text1"/>
              </w:rPr>
            </w:rPrChange>
          </w:rPr>
          <w:t xml:space="preserve">on </w:t>
        </w:r>
      </w:ins>
      <w:ins w:id="1218" w:author="Hussey, Ian (PSY)" w:date="2025-10-06T09:24:00Z" w16du:dateUtc="2025-10-06T07:24:00Z">
        <w:r w:rsidR="00AA2E23" w:rsidRPr="00FC690C">
          <w:rPr>
            <w:rFonts w:ascii="Calibri" w:hAnsi="Calibri" w:cs="Calibri"/>
            <w:color w:val="000000" w:themeColor="text1"/>
            <w:lang w:val="en-US"/>
            <w:rPrChange w:id="1219" w:author="Hussey, Ian (PSY)" w:date="2025-10-06T10:27:00Z" w16du:dateUtc="2025-10-06T08:27:00Z">
              <w:rPr>
                <w:rFonts w:ascii="Calibri" w:hAnsi="Calibri" w:cs="Calibri"/>
                <w:color w:val="000000" w:themeColor="text1"/>
              </w:rPr>
            </w:rPrChange>
          </w:rPr>
          <w:t>the information</w:t>
        </w:r>
      </w:ins>
      <w:ins w:id="1220" w:author="Hussey, Ian (PSY)" w:date="2025-10-06T09:25:00Z" w16du:dateUtc="2025-10-06T07:25:00Z">
        <w:r w:rsidR="00AA2E23" w:rsidRPr="00FC690C">
          <w:rPr>
            <w:rFonts w:ascii="Calibri" w:hAnsi="Calibri" w:cs="Calibri"/>
            <w:color w:val="000000" w:themeColor="text1"/>
            <w:lang w:val="en-US"/>
            <w:rPrChange w:id="1221" w:author="Hussey, Ian (PSY)" w:date="2025-10-06T10:27:00Z" w16du:dateUtc="2025-10-06T08:27:00Z">
              <w:rPr>
                <w:rFonts w:ascii="Calibri" w:hAnsi="Calibri" w:cs="Calibri"/>
                <w:color w:val="000000" w:themeColor="text1"/>
              </w:rPr>
            </w:rPrChange>
          </w:rPr>
          <w:t xml:space="preserve"> provided to the participant</w:t>
        </w:r>
      </w:ins>
    </w:p>
    <w:p w14:paraId="755B8F41" w14:textId="77777777" w:rsidR="00C14081" w:rsidRPr="00A115ED" w:rsidRDefault="00C14081" w:rsidP="00AD5EEA">
      <w:pPr>
        <w:numPr>
          <w:ilvl w:val="0"/>
          <w:numId w:val="1"/>
        </w:numPr>
        <w:spacing w:line="276" w:lineRule="auto"/>
        <w:jc w:val="both"/>
        <w:rPr>
          <w:rFonts w:ascii="Calibri" w:hAnsi="Calibri" w:cs="Calibri"/>
          <w:color w:val="000000" w:themeColor="text1"/>
          <w:lang w:val="en-US"/>
        </w:rPr>
      </w:pPr>
      <w:commentRangeStart w:id="1222"/>
      <w:r w:rsidRPr="00FC690C">
        <w:rPr>
          <w:rFonts w:ascii="Calibri" w:hAnsi="Calibri" w:cs="Calibri"/>
          <w:color w:val="000000" w:themeColor="text1"/>
          <w:lang w:val="en-US"/>
          <w:rPrChange w:id="1223" w:author="Hussey, Ian (PSY)" w:date="2025-10-06T10:27:00Z" w16du:dateUtc="2025-10-06T08:27:00Z">
            <w:rPr>
              <w:rFonts w:ascii="Calibri" w:hAnsi="Calibri" w:cs="Calibri"/>
              <w:color w:val="000000" w:themeColor="text1"/>
            </w:rPr>
          </w:rPrChange>
        </w:rPr>
        <w:t>Dot-Probe task (MacLeod et al., 1986)</w:t>
      </w:r>
      <w:commentRangeEnd w:id="1222"/>
      <w:r w:rsidR="00AA2E23" w:rsidRPr="00A115ED">
        <w:rPr>
          <w:rStyle w:val="CommentReference"/>
          <w:lang w:val="en-US"/>
        </w:rPr>
        <w:commentReference w:id="1222"/>
      </w:r>
    </w:p>
    <w:p w14:paraId="3A79DCF8" w14:textId="7F40783C" w:rsidR="00C14081" w:rsidRPr="00A115ED" w:rsidRDefault="00C14081" w:rsidP="00C14081">
      <w:pPr>
        <w:numPr>
          <w:ilvl w:val="0"/>
          <w:numId w:val="1"/>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Balloon-Analogue Risk Task (BART; </w:t>
      </w:r>
      <w:proofErr w:type="spellStart"/>
      <w:r w:rsidRPr="00A115ED">
        <w:rPr>
          <w:rFonts w:ascii="Calibri" w:hAnsi="Calibri" w:cs="Calibri"/>
          <w:color w:val="000000" w:themeColor="text1"/>
          <w:lang w:val="en-US"/>
        </w:rPr>
        <w:t>Lejuez</w:t>
      </w:r>
      <w:proofErr w:type="spellEnd"/>
      <w:r w:rsidRPr="00A115ED">
        <w:rPr>
          <w:rFonts w:ascii="Calibri" w:hAnsi="Calibri" w:cs="Calibri"/>
          <w:color w:val="000000" w:themeColor="text1"/>
          <w:lang w:val="en-US"/>
        </w:rPr>
        <w:t xml:space="preserve"> et al., 2002</w:t>
      </w:r>
      <w:r w:rsidR="00AD5EEA" w:rsidRPr="00A115ED">
        <w:rPr>
          <w:rFonts w:ascii="Calibri" w:hAnsi="Calibri" w:cs="Calibri"/>
          <w:color w:val="000000" w:themeColor="text1"/>
          <w:lang w:val="en-US"/>
        </w:rPr>
        <w:t>)</w:t>
      </w:r>
      <w:ins w:id="1224" w:author="Hussey, Ian (PSY)" w:date="2025-10-06T09:25:00Z" w16du:dateUtc="2025-10-06T07:25:00Z">
        <w:r w:rsidR="00AA2E23" w:rsidRPr="00A115ED">
          <w:rPr>
            <w:rFonts w:ascii="Calibri" w:hAnsi="Calibri" w:cs="Calibri"/>
            <w:color w:val="000000" w:themeColor="text1"/>
            <w:lang w:val="en-US"/>
          </w:rPr>
          <w:t xml:space="preserve"> because it </w:t>
        </w:r>
        <w:proofErr w:type="spellStart"/>
        <w:r w:rsidR="00AA2E23" w:rsidRPr="00A115ED">
          <w:rPr>
            <w:rFonts w:ascii="Calibri" w:hAnsi="Calibri" w:cs="Calibri"/>
            <w:color w:val="000000" w:themeColor="text1"/>
            <w:lang w:val="en-US"/>
          </w:rPr>
          <w:t>caputres</w:t>
        </w:r>
        <w:proofErr w:type="spellEnd"/>
        <w:r w:rsidR="00AA2E23" w:rsidRPr="00A115ED">
          <w:rPr>
            <w:rFonts w:ascii="Calibri" w:hAnsi="Calibri" w:cs="Calibri"/>
            <w:color w:val="000000" w:themeColor="text1"/>
            <w:lang w:val="en-US"/>
          </w:rPr>
          <w:t xml:space="preserve"> counts of inflations but there is no objectively correct number of inflations that is knowable to the participant based on the information provided </w:t>
        </w:r>
      </w:ins>
      <w:r w:rsidRPr="00A115ED">
        <w:rPr>
          <w:rFonts w:ascii="Calibri" w:hAnsi="Calibri" w:cs="Calibri"/>
          <w:color w:val="000000" w:themeColor="text1"/>
          <w:u w:val="single"/>
          <w:lang w:val="en-US"/>
        </w:rPr>
        <w:br w:type="page"/>
      </w:r>
    </w:p>
    <w:p w14:paraId="701EE331" w14:textId="77777777" w:rsidR="00C14081" w:rsidRPr="00A115ED" w:rsidRDefault="00C14081" w:rsidP="00B151C9">
      <w:pPr>
        <w:pStyle w:val="Heading3"/>
        <w:rPr>
          <w:rFonts w:ascii="Calibri" w:hAnsi="Calibri" w:cs="Calibri"/>
          <w:color w:val="000000" w:themeColor="text1"/>
          <w:lang w:val="en-US"/>
        </w:rPr>
      </w:pPr>
      <w:bookmarkStart w:id="1225" w:name="_Toc208510422"/>
      <w:bookmarkStart w:id="1226" w:name="_Toc210640629"/>
      <w:r w:rsidRPr="00A115ED">
        <w:rPr>
          <w:rFonts w:ascii="Calibri" w:hAnsi="Calibri" w:cs="Calibri"/>
          <w:color w:val="000000" w:themeColor="text1"/>
          <w:lang w:val="en-US"/>
        </w:rPr>
        <w:lastRenderedPageBreak/>
        <w:t>Neuro/bio/physiological measure</w:t>
      </w:r>
      <w:bookmarkEnd w:id="1225"/>
      <w:bookmarkEnd w:id="1226"/>
    </w:p>
    <w:tbl>
      <w:tblPr>
        <w:tblStyle w:val="TableGrid"/>
        <w:tblpPr w:leftFromText="141" w:rightFromText="141" w:vertAnchor="text" w:horzAnchor="margin" w:tblpY="190"/>
        <w:tblW w:w="9301" w:type="dxa"/>
        <w:tblLook w:val="04A0" w:firstRow="1" w:lastRow="0" w:firstColumn="1" w:lastColumn="0" w:noHBand="0" w:noVBand="1"/>
      </w:tblPr>
      <w:tblGrid>
        <w:gridCol w:w="2324"/>
        <w:gridCol w:w="2325"/>
        <w:gridCol w:w="2324"/>
        <w:gridCol w:w="2328"/>
      </w:tblGrid>
      <w:tr w:rsidR="00B95508" w:rsidRPr="00A115ED" w14:paraId="28D1111D" w14:textId="77777777" w:rsidTr="05F8700A">
        <w:trPr>
          <w:trHeight w:val="389"/>
        </w:trPr>
        <w:tc>
          <w:tcPr>
            <w:tcW w:w="9301" w:type="dxa"/>
            <w:gridSpan w:val="4"/>
          </w:tcPr>
          <w:p w14:paraId="6BFECB7B" w14:textId="77777777" w:rsidR="00C14081" w:rsidRPr="00A115ED" w:rsidRDefault="00C14081" w:rsidP="00257F46">
            <w:pPr>
              <w:spacing w:line="276" w:lineRule="auto"/>
              <w:jc w:val="center"/>
              <w:rPr>
                <w:rFonts w:ascii="Calibri" w:hAnsi="Calibri" w:cs="Calibri"/>
                <w:b/>
                <w:bCs/>
                <w:color w:val="000000" w:themeColor="text1"/>
                <w:lang w:val="en-US"/>
              </w:rPr>
            </w:pPr>
            <w:r w:rsidRPr="00A115ED">
              <w:rPr>
                <w:rFonts w:ascii="Calibri" w:hAnsi="Calibri" w:cs="Calibri"/>
                <w:b/>
                <w:bCs/>
                <w:color w:val="000000" w:themeColor="text1"/>
                <w:sz w:val="20"/>
                <w:szCs w:val="20"/>
                <w:lang w:val="en-US"/>
              </w:rPr>
              <w:t>How it is being measured</w:t>
            </w:r>
          </w:p>
        </w:tc>
      </w:tr>
      <w:tr w:rsidR="00B95508" w:rsidRPr="00A115ED" w14:paraId="7E665A38" w14:textId="77777777" w:rsidTr="00290BB2">
        <w:trPr>
          <w:trHeight w:val="878"/>
        </w:trPr>
        <w:tc>
          <w:tcPr>
            <w:tcW w:w="2324" w:type="dxa"/>
          </w:tcPr>
          <w:p w14:paraId="778A60DF"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p>
          <w:p w14:paraId="12B334F7"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p>
          <w:p w14:paraId="00039537"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Self-report</w:t>
            </w:r>
          </w:p>
          <w:p w14:paraId="24801C46" w14:textId="60BCAF43" w:rsidR="00C14081" w:rsidRPr="00A115ED" w:rsidRDefault="05F8700A" w:rsidP="00257F46">
            <w:pPr>
              <w:spacing w:line="276" w:lineRule="auto"/>
              <w:jc w:val="center"/>
              <w:rPr>
                <w:rFonts w:ascii="Calibri" w:hAnsi="Calibri" w:cs="Calibri"/>
                <w:color w:val="000000" w:themeColor="text1"/>
                <w:sz w:val="18"/>
                <w:szCs w:val="18"/>
                <w:lang w:val="en-US"/>
              </w:rPr>
            </w:pPr>
            <w:r w:rsidRPr="00A115ED">
              <w:rPr>
                <w:rFonts w:ascii="Calibri" w:hAnsi="Calibri" w:cs="Calibri"/>
                <w:color w:val="000000" w:themeColor="text1"/>
                <w:sz w:val="18"/>
                <w:szCs w:val="18"/>
                <w:lang w:val="en-US"/>
              </w:rPr>
              <w:t xml:space="preserve">(and </w:t>
            </w:r>
            <w:proofErr w:type="gramStart"/>
            <w:r w:rsidRPr="00A115ED">
              <w:rPr>
                <w:rFonts w:ascii="Calibri" w:hAnsi="Calibri" w:cs="Calibri"/>
                <w:color w:val="000000" w:themeColor="text1"/>
                <w:sz w:val="18"/>
                <w:szCs w:val="18"/>
                <w:lang w:val="en-US"/>
              </w:rPr>
              <w:t>other-report</w:t>
            </w:r>
            <w:proofErr w:type="gramEnd"/>
            <w:r w:rsidRPr="00A115ED">
              <w:rPr>
                <w:rFonts w:ascii="Calibri" w:hAnsi="Calibri" w:cs="Calibri"/>
                <w:color w:val="000000" w:themeColor="text1"/>
                <w:sz w:val="18"/>
                <w:szCs w:val="18"/>
                <w:lang w:val="en-US"/>
              </w:rPr>
              <w:t>)</w:t>
            </w:r>
          </w:p>
        </w:tc>
        <w:tc>
          <w:tcPr>
            <w:tcW w:w="2325" w:type="dxa"/>
          </w:tcPr>
          <w:p w14:paraId="61C9733C"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p>
          <w:p w14:paraId="0856A93E"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p>
          <w:p w14:paraId="7FA7629F"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Test</w:t>
            </w:r>
          </w:p>
          <w:p w14:paraId="537F6951" w14:textId="77777777" w:rsidR="00C14081" w:rsidRPr="00A115ED" w:rsidRDefault="00C14081" w:rsidP="00257F46">
            <w:pPr>
              <w:spacing w:line="276" w:lineRule="auto"/>
              <w:jc w:val="center"/>
              <w:rPr>
                <w:rFonts w:ascii="Calibri" w:hAnsi="Calibri" w:cs="Calibri"/>
                <w:color w:val="000000" w:themeColor="text1"/>
                <w:sz w:val="18"/>
                <w:szCs w:val="18"/>
                <w:lang w:val="en-US"/>
              </w:rPr>
            </w:pPr>
            <w:r w:rsidRPr="00A115ED">
              <w:rPr>
                <w:rFonts w:ascii="Calibri" w:hAnsi="Calibri" w:cs="Calibri"/>
                <w:color w:val="000000" w:themeColor="text1"/>
                <w:sz w:val="18"/>
                <w:szCs w:val="18"/>
                <w:lang w:val="en-US"/>
              </w:rPr>
              <w:t>(has correct answers)</w:t>
            </w:r>
          </w:p>
        </w:tc>
        <w:tc>
          <w:tcPr>
            <w:tcW w:w="2324" w:type="dxa"/>
          </w:tcPr>
          <w:p w14:paraId="59F8367F"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p>
          <w:p w14:paraId="224F7976"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Behavioral measure</w:t>
            </w:r>
          </w:p>
          <w:p w14:paraId="5DF356BE" w14:textId="77777777" w:rsidR="00C14081" w:rsidRPr="00A115ED" w:rsidRDefault="00C14081" w:rsidP="00257F46">
            <w:pPr>
              <w:spacing w:line="276" w:lineRule="auto"/>
              <w:jc w:val="center"/>
              <w:rPr>
                <w:rFonts w:ascii="Calibri" w:hAnsi="Calibri" w:cs="Calibri"/>
                <w:color w:val="000000" w:themeColor="text1"/>
                <w:sz w:val="18"/>
                <w:szCs w:val="18"/>
                <w:lang w:val="en-US"/>
              </w:rPr>
            </w:pPr>
            <w:r w:rsidRPr="00A115ED">
              <w:rPr>
                <w:rFonts w:ascii="Calibri" w:hAnsi="Calibri" w:cs="Calibri"/>
                <w:color w:val="000000" w:themeColor="text1"/>
                <w:sz w:val="18"/>
                <w:szCs w:val="18"/>
                <w:lang w:val="en-US"/>
              </w:rPr>
              <w:t>(non-self-report, frequency, duration or latency of overt behaviors)</w:t>
            </w:r>
          </w:p>
          <w:p w14:paraId="5B539DAD" w14:textId="77777777" w:rsidR="00C14081" w:rsidRPr="00A115ED" w:rsidRDefault="00C14081" w:rsidP="00257F46">
            <w:pPr>
              <w:spacing w:line="276" w:lineRule="auto"/>
              <w:jc w:val="center"/>
              <w:rPr>
                <w:rFonts w:ascii="Calibri" w:hAnsi="Calibri" w:cs="Calibri"/>
                <w:color w:val="000000" w:themeColor="text1"/>
                <w:sz w:val="18"/>
                <w:szCs w:val="18"/>
                <w:lang w:val="en-US"/>
              </w:rPr>
            </w:pPr>
          </w:p>
        </w:tc>
        <w:tc>
          <w:tcPr>
            <w:tcW w:w="2327" w:type="dxa"/>
            <w:shd w:val="clear" w:color="auto" w:fill="D9D9D9" w:themeFill="background1" w:themeFillShade="D9"/>
          </w:tcPr>
          <w:p w14:paraId="31D4C9D8"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p>
          <w:p w14:paraId="4B502EB2"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p>
          <w:p w14:paraId="5E1C4A97" w14:textId="77777777" w:rsidR="00C14081" w:rsidRPr="00A115ED" w:rsidRDefault="00C14081" w:rsidP="00257F46">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Neuro/bio/physiological measure</w:t>
            </w:r>
          </w:p>
        </w:tc>
      </w:tr>
    </w:tbl>
    <w:p w14:paraId="37A00E9B" w14:textId="77777777" w:rsidR="00C14081" w:rsidRPr="00A115ED" w:rsidRDefault="00C14081" w:rsidP="00C14081">
      <w:pPr>
        <w:spacing w:line="276" w:lineRule="auto"/>
        <w:rPr>
          <w:rFonts w:ascii="Calibri" w:hAnsi="Calibri" w:cs="Calibri"/>
          <w:color w:val="000000" w:themeColor="text1"/>
          <w:lang w:val="en-US"/>
        </w:rPr>
      </w:pPr>
    </w:p>
    <w:p w14:paraId="4B16DBA9" w14:textId="0A8DE649" w:rsidR="00E90D1C" w:rsidRPr="00A115ED" w:rsidDel="00AA2E23" w:rsidRDefault="00C14081" w:rsidP="00033C8F">
      <w:pPr>
        <w:spacing w:line="276" w:lineRule="auto"/>
        <w:jc w:val="both"/>
        <w:rPr>
          <w:del w:id="1227" w:author="Hussey, Ian (PSY)" w:date="2025-10-06T09:27:00Z" w16du:dateUtc="2025-10-06T07:27:00Z"/>
          <w:rFonts w:ascii="Calibri" w:hAnsi="Calibri" w:cs="Calibri"/>
          <w:bCs/>
          <w:color w:val="000000" w:themeColor="text1"/>
          <w:lang w:val="en-US"/>
        </w:rPr>
      </w:pPr>
      <w:r w:rsidRPr="00A115ED">
        <w:rPr>
          <w:rFonts w:ascii="Calibri" w:hAnsi="Calibri" w:cs="Calibri"/>
          <w:color w:val="000000" w:themeColor="text1"/>
          <w:lang w:val="en-US"/>
        </w:rPr>
        <w:t>The direct recording of biological signals, bodily responses, or biochemical markers that underlie brain, nervous system, or systemic physiological activity.</w:t>
      </w:r>
      <w:ins w:id="1228" w:author="Hussey, Ian (PSY)" w:date="2025-10-06T09:27:00Z" w16du:dateUtc="2025-10-06T07:27:00Z">
        <w:r w:rsidR="00AA2E23" w:rsidRPr="00A115ED">
          <w:rPr>
            <w:rFonts w:ascii="Calibri" w:hAnsi="Calibri" w:cs="Calibri"/>
            <w:b/>
            <w:color w:val="000000" w:themeColor="text1"/>
            <w:lang w:val="en-US"/>
          </w:rPr>
          <w:t xml:space="preserve"> </w:t>
        </w:r>
        <w:r w:rsidR="00AA2E23" w:rsidRPr="00A115ED">
          <w:rPr>
            <w:rFonts w:ascii="Calibri" w:hAnsi="Calibri" w:cs="Calibri"/>
            <w:bCs/>
            <w:color w:val="000000" w:themeColor="text1"/>
            <w:lang w:val="en-US"/>
          </w:rPr>
          <w:t xml:space="preserve">They refer to </w:t>
        </w:r>
      </w:ins>
    </w:p>
    <w:p w14:paraId="2AD7B35F" w14:textId="10876374" w:rsidR="00A21823" w:rsidRPr="00A115ED" w:rsidRDefault="00C14081" w:rsidP="00033C8F">
      <w:pPr>
        <w:spacing w:line="276" w:lineRule="auto"/>
        <w:jc w:val="both"/>
        <w:rPr>
          <w:ins w:id="1229" w:author="Hussey, Ian (PSY)" w:date="2025-10-06T09:27:00Z" w16du:dateUtc="2025-10-06T07:27:00Z"/>
          <w:rFonts w:ascii="Calibri" w:hAnsi="Calibri" w:cs="Calibri"/>
          <w:color w:val="000000" w:themeColor="text1"/>
          <w:lang w:val="en-US"/>
        </w:rPr>
      </w:pPr>
      <w:del w:id="1230" w:author="Hussey, Ian (PSY)" w:date="2025-10-06T09:27:00Z" w16du:dateUtc="2025-10-06T07:27:00Z">
        <w:r w:rsidRPr="00A115ED" w:rsidDel="00AA2E23">
          <w:rPr>
            <w:rFonts w:ascii="Calibri" w:hAnsi="Calibri" w:cs="Calibri"/>
            <w:b/>
            <w:color w:val="000000" w:themeColor="text1"/>
            <w:lang w:val="en-US"/>
          </w:rPr>
          <w:delText>Deciding Factor:</w:delText>
        </w:r>
        <w:r w:rsidRPr="00A115ED" w:rsidDel="00AA2E23">
          <w:rPr>
            <w:rFonts w:ascii="Calibri" w:hAnsi="Calibri" w:cs="Calibri"/>
            <w:color w:val="000000" w:themeColor="text1"/>
            <w:lang w:val="en-US"/>
          </w:rPr>
          <w:delText xml:space="preserve"> Is the data </w:delText>
        </w:r>
      </w:del>
      <w:ins w:id="1231" w:author="Hussey, Ian (PSY)" w:date="2025-10-06T09:27:00Z" w16du:dateUtc="2025-10-06T07:27:00Z">
        <w:r w:rsidR="00AA2E23" w:rsidRPr="00A115ED">
          <w:rPr>
            <w:rFonts w:ascii="Calibri" w:hAnsi="Calibri" w:cs="Calibri"/>
            <w:color w:val="000000" w:themeColor="text1"/>
            <w:lang w:val="en-US"/>
          </w:rPr>
          <w:t xml:space="preserve">measurements </w:t>
        </w:r>
      </w:ins>
      <w:r w:rsidRPr="00A115ED">
        <w:rPr>
          <w:rFonts w:ascii="Calibri" w:hAnsi="Calibri" w:cs="Calibri"/>
          <w:color w:val="000000" w:themeColor="text1"/>
          <w:lang w:val="en-US"/>
        </w:rPr>
        <w:t>acquired through instruments that directly record biolog</w:t>
      </w:r>
      <w:ins w:id="1232" w:author="Hussey, Ian (PSY)" w:date="2025-10-06T09:28:00Z" w16du:dateUtc="2025-10-06T07:28:00Z">
        <w:r w:rsidR="00AA2E23" w:rsidRPr="00A115ED">
          <w:rPr>
            <w:rFonts w:ascii="Calibri" w:hAnsi="Calibri" w:cs="Calibri"/>
            <w:color w:val="000000" w:themeColor="text1"/>
            <w:lang w:val="en-US"/>
          </w:rPr>
          <w:t xml:space="preserve">y </w:t>
        </w:r>
      </w:ins>
      <w:del w:id="1233" w:author="Hussey, Ian (PSY)" w:date="2025-10-06T09:27:00Z" w16du:dateUtc="2025-10-06T07:27:00Z">
        <w:r w:rsidRPr="00A115ED" w:rsidDel="00AA2E23">
          <w:rPr>
            <w:rFonts w:ascii="Calibri" w:hAnsi="Calibri" w:cs="Calibri"/>
            <w:color w:val="000000" w:themeColor="text1"/>
            <w:lang w:val="en-US"/>
          </w:rPr>
          <w:delText xml:space="preserve">ical </w:delText>
        </w:r>
      </w:del>
      <w:r w:rsidRPr="00A115ED">
        <w:rPr>
          <w:rFonts w:ascii="Calibri" w:hAnsi="Calibri" w:cs="Calibri"/>
          <w:color w:val="000000" w:themeColor="text1"/>
          <w:lang w:val="en-US"/>
        </w:rPr>
        <w:t>or physiolog</w:t>
      </w:r>
      <w:ins w:id="1234" w:author="Hussey, Ian (PSY)" w:date="2025-10-06T09:27:00Z" w16du:dateUtc="2025-10-06T07:27:00Z">
        <w:r w:rsidR="00AA2E23" w:rsidRPr="00A115ED">
          <w:rPr>
            <w:rFonts w:ascii="Calibri" w:hAnsi="Calibri" w:cs="Calibri"/>
            <w:color w:val="000000" w:themeColor="text1"/>
            <w:lang w:val="en-US"/>
          </w:rPr>
          <w:t>y</w:t>
        </w:r>
      </w:ins>
      <w:del w:id="1235" w:author="Hussey, Ian (PSY)" w:date="2025-10-06T09:27:00Z" w16du:dateUtc="2025-10-06T07:27:00Z">
        <w:r w:rsidRPr="00A115ED" w:rsidDel="00AA2E23">
          <w:rPr>
            <w:rFonts w:ascii="Calibri" w:hAnsi="Calibri" w:cs="Calibri"/>
            <w:color w:val="000000" w:themeColor="text1"/>
            <w:lang w:val="en-US"/>
          </w:rPr>
          <w:delText>ical processes</w:delText>
        </w:r>
      </w:del>
      <w:ins w:id="1236" w:author="Hussey, Ian (PSY)" w:date="2025-10-06T09:27:00Z" w16du:dateUtc="2025-10-06T07:27:00Z">
        <w:r w:rsidR="00AA2E23" w:rsidRPr="00A115ED">
          <w:rPr>
            <w:rFonts w:ascii="Calibri" w:hAnsi="Calibri" w:cs="Calibri"/>
            <w:color w:val="000000" w:themeColor="text1"/>
            <w:lang w:val="en-US"/>
          </w:rPr>
          <w:t>.</w:t>
        </w:r>
      </w:ins>
      <w:del w:id="1237" w:author="Hussey, Ian (PSY)" w:date="2025-10-06T09:27:00Z" w16du:dateUtc="2025-10-06T07:27:00Z">
        <w:r w:rsidRPr="00A115ED" w:rsidDel="00AA2E23">
          <w:rPr>
            <w:rFonts w:ascii="Calibri" w:hAnsi="Calibri" w:cs="Calibri"/>
            <w:color w:val="000000" w:themeColor="text1"/>
            <w:lang w:val="en-US"/>
          </w:rPr>
          <w:delText>?</w:delText>
        </w:r>
      </w:del>
    </w:p>
    <w:p w14:paraId="4D1C13A9" w14:textId="77777777" w:rsidR="00AA2E23" w:rsidRPr="00A115ED" w:rsidRDefault="00AA2E23" w:rsidP="00033C8F">
      <w:pPr>
        <w:spacing w:line="276" w:lineRule="auto"/>
        <w:jc w:val="both"/>
        <w:rPr>
          <w:rFonts w:ascii="Calibri" w:hAnsi="Calibri" w:cs="Calibri"/>
          <w:color w:val="000000" w:themeColor="text1"/>
          <w:lang w:val="en-US"/>
        </w:rPr>
      </w:pPr>
    </w:p>
    <w:p w14:paraId="5890C7E6" w14:textId="60B06F0A" w:rsidR="00C14081" w:rsidRPr="00A115ED" w:rsidRDefault="00C14081" w:rsidP="00033C8F">
      <w:pPr>
        <w:spacing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Keywords to look out for</w:t>
      </w:r>
      <w:ins w:id="1238" w:author="Hussey, Ian (PSY)" w:date="2025-10-06T09:28:00Z" w16du:dateUtc="2025-10-06T07:28:00Z">
        <w:r w:rsidR="00AA2E23" w:rsidRPr="00A115ED">
          <w:rPr>
            <w:rFonts w:ascii="Calibri" w:hAnsi="Calibri" w:cs="Calibri"/>
            <w:b/>
            <w:color w:val="000000" w:themeColor="text1"/>
            <w:lang w:val="en-US"/>
          </w:rPr>
          <w:t xml:space="preserve"> + examples</w:t>
        </w:r>
      </w:ins>
    </w:p>
    <w:p w14:paraId="4551AE87" w14:textId="77777777" w:rsidR="00C14081" w:rsidRPr="00A115ED" w:rsidRDefault="00C14081" w:rsidP="00033C8F">
      <w:pPr>
        <w:numPr>
          <w:ilvl w:val="0"/>
          <w:numId w:val="1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EEG / fMRI / PET / EMG</w:t>
      </w:r>
    </w:p>
    <w:p w14:paraId="69A14110" w14:textId="77777777" w:rsidR="00C14081" w:rsidRPr="00A115ED" w:rsidRDefault="00C14081" w:rsidP="00033C8F">
      <w:pPr>
        <w:numPr>
          <w:ilvl w:val="0"/>
          <w:numId w:val="1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Cortisol / oxytocin / testosterone</w:t>
      </w:r>
    </w:p>
    <w:p w14:paraId="6A4A02B6" w14:textId="77777777" w:rsidR="00C14081" w:rsidRPr="00A115ED" w:rsidRDefault="00C14081" w:rsidP="00033C8F">
      <w:pPr>
        <w:numPr>
          <w:ilvl w:val="0"/>
          <w:numId w:val="1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Heart rate variability; GSR / skin conductance; pupillometry / eye-blinks; “physiological arousal”</w:t>
      </w:r>
    </w:p>
    <w:p w14:paraId="11EFE9EE" w14:textId="7BF320D1" w:rsidR="00E55632" w:rsidRPr="00A115ED" w:rsidRDefault="00C14081" w:rsidP="00033C8F">
      <w:pPr>
        <w:numPr>
          <w:ilvl w:val="0"/>
          <w:numId w:val="12"/>
        </w:numPr>
        <w:spacing w:line="276" w:lineRule="auto"/>
        <w:jc w:val="both"/>
        <w:rPr>
          <w:ins w:id="1239" w:author="Hussey, Ian (PSY)" w:date="2025-10-06T09:28:00Z" w16du:dateUtc="2025-10-06T07:28:00Z"/>
          <w:rFonts w:ascii="Calibri" w:hAnsi="Calibri" w:cs="Calibri"/>
          <w:color w:val="000000" w:themeColor="text1"/>
          <w:lang w:val="en-US"/>
        </w:rPr>
      </w:pPr>
      <w:r w:rsidRPr="00A115ED">
        <w:rPr>
          <w:rFonts w:ascii="Calibri" w:hAnsi="Calibri" w:cs="Calibri"/>
          <w:color w:val="000000" w:themeColor="text1"/>
          <w:lang w:val="en-US"/>
        </w:rPr>
        <w:t>Neural activation / brain regions</w:t>
      </w:r>
    </w:p>
    <w:p w14:paraId="3ABC4D6F" w14:textId="612734A7" w:rsidR="00AA2E23" w:rsidRPr="00A115ED" w:rsidRDefault="00AA2E23" w:rsidP="00033C8F">
      <w:pPr>
        <w:numPr>
          <w:ilvl w:val="0"/>
          <w:numId w:val="12"/>
        </w:numPr>
        <w:spacing w:line="276" w:lineRule="auto"/>
        <w:jc w:val="both"/>
        <w:rPr>
          <w:rFonts w:ascii="Calibri" w:hAnsi="Calibri" w:cs="Calibri"/>
          <w:color w:val="000000" w:themeColor="text1"/>
          <w:lang w:val="en-US"/>
        </w:rPr>
      </w:pPr>
      <w:ins w:id="1240" w:author="Hussey, Ian (PSY)" w:date="2025-10-06T09:28:00Z" w16du:dateUtc="2025-10-06T07:28:00Z">
        <w:r w:rsidRPr="00A115ED">
          <w:rPr>
            <w:rFonts w:ascii="Calibri" w:hAnsi="Calibri" w:cs="Calibri"/>
            <w:color w:val="000000" w:themeColor="text1"/>
            <w:lang w:val="en-US"/>
          </w:rPr>
          <w:t xml:space="preserve">Height, weight (if not used simply as </w:t>
        </w:r>
      </w:ins>
      <w:ins w:id="1241" w:author="Hussey, Ian (PSY)" w:date="2025-10-06T09:29:00Z" w16du:dateUtc="2025-10-06T07:29:00Z">
        <w:r w:rsidRPr="00A115ED">
          <w:rPr>
            <w:rFonts w:ascii="Calibri" w:hAnsi="Calibri" w:cs="Calibri"/>
            <w:color w:val="000000" w:themeColor="text1"/>
            <w:lang w:val="en-US"/>
          </w:rPr>
          <w:t>demographics information)</w:t>
        </w:r>
      </w:ins>
    </w:p>
    <w:p w14:paraId="62C555FE" w14:textId="7A426986" w:rsidR="007C2933" w:rsidRPr="00A115ED" w:rsidDel="00AA2E23" w:rsidRDefault="00EB5306" w:rsidP="00033C8F">
      <w:pPr>
        <w:spacing w:line="276" w:lineRule="auto"/>
        <w:jc w:val="both"/>
        <w:rPr>
          <w:del w:id="1242" w:author="Hussey, Ian (PSY)" w:date="2025-10-06T09:28:00Z" w16du:dateUtc="2025-10-06T07:28:00Z"/>
          <w:rFonts w:ascii="Calibri" w:hAnsi="Calibri" w:cs="Calibri"/>
          <w:color w:val="000000" w:themeColor="text1"/>
          <w:lang w:val="en-US"/>
        </w:rPr>
      </w:pPr>
      <w:del w:id="1243" w:author="Hussey, Ian (PSY)" w:date="2025-10-06T09:28:00Z" w16du:dateUtc="2025-10-06T07:28:00Z">
        <w:r w:rsidRPr="00A115ED" w:rsidDel="00AA2E23">
          <w:rPr>
            <w:rFonts w:ascii="Calibri" w:hAnsi="Calibri" w:cs="Calibri"/>
            <w:color w:val="000000" w:themeColor="text1"/>
            <w:lang w:val="en-US"/>
          </w:rPr>
          <w:delText xml:space="preserve">Examples and </w:delText>
        </w:r>
        <w:r w:rsidR="005F6E1F" w:rsidRPr="00A115ED" w:rsidDel="00AA2E23">
          <w:rPr>
            <w:rFonts w:ascii="Calibri" w:hAnsi="Calibri" w:cs="Calibri"/>
            <w:color w:val="000000" w:themeColor="text1"/>
            <w:lang w:val="en-US"/>
          </w:rPr>
          <w:delText>Keywords are the same.</w:delText>
        </w:r>
      </w:del>
    </w:p>
    <w:p w14:paraId="2EEBC238" w14:textId="55F4037D" w:rsidR="00CF726C" w:rsidRPr="00A115ED" w:rsidRDefault="00C14081" w:rsidP="00B151C9">
      <w:pPr>
        <w:pStyle w:val="Heading2"/>
        <w:rPr>
          <w:rFonts w:ascii="Calibri" w:hAnsi="Calibri" w:cs="Calibri"/>
          <w:color w:val="000000" w:themeColor="text1"/>
          <w:lang w:val="en-US"/>
        </w:rPr>
      </w:pPr>
      <w:r w:rsidRPr="00A115ED">
        <w:rPr>
          <w:rFonts w:ascii="Calibri" w:hAnsi="Calibri" w:cs="Calibri"/>
          <w:b/>
          <w:color w:val="000000" w:themeColor="text1"/>
          <w:lang w:val="en-US"/>
        </w:rPr>
        <w:br w:type="page"/>
      </w:r>
      <w:bookmarkStart w:id="1244" w:name="_Toc208510423"/>
      <w:bookmarkStart w:id="1245" w:name="_Toc210640630"/>
      <w:r w:rsidRPr="00A115ED">
        <w:rPr>
          <w:rFonts w:ascii="Calibri" w:hAnsi="Calibri" w:cs="Calibri"/>
          <w:color w:val="000000" w:themeColor="text1"/>
          <w:lang w:val="en-US"/>
        </w:rPr>
        <w:lastRenderedPageBreak/>
        <w:t>Second</w:t>
      </w:r>
      <w:r w:rsidR="009155E4" w:rsidRPr="00A115ED">
        <w:rPr>
          <w:rFonts w:ascii="Calibri" w:hAnsi="Calibri" w:cs="Calibri"/>
          <w:color w:val="000000" w:themeColor="text1"/>
          <w:lang w:val="en-US"/>
        </w:rPr>
        <w:t xml:space="preserve"> dimension - </w:t>
      </w:r>
      <w:r w:rsidR="009155E4" w:rsidRPr="00FC690C">
        <w:rPr>
          <w:rFonts w:ascii="Calibri" w:hAnsi="Calibri" w:cs="Calibri"/>
          <w:b/>
          <w:bCs/>
          <w:color w:val="000000" w:themeColor="text1"/>
          <w:lang w:val="en-US"/>
          <w:rPrChange w:id="1246" w:author="Hussey, Ian (PSY)" w:date="2025-10-06T10:27:00Z" w16du:dateUtc="2025-10-06T08:27:00Z">
            <w:rPr>
              <w:rFonts w:ascii="Calibri" w:hAnsi="Calibri" w:cs="Calibri"/>
              <w:color w:val="000000" w:themeColor="text1"/>
            </w:rPr>
          </w:rPrChange>
        </w:rPr>
        <w:t>What</w:t>
      </w:r>
      <w:r w:rsidR="009155E4" w:rsidRPr="00A115ED">
        <w:rPr>
          <w:rFonts w:ascii="Calibri" w:hAnsi="Calibri" w:cs="Calibri"/>
          <w:color w:val="000000" w:themeColor="text1"/>
          <w:lang w:val="en-US"/>
        </w:rPr>
        <w:t xml:space="preserve"> is being measured</w:t>
      </w:r>
      <w:bookmarkEnd w:id="1244"/>
      <w:bookmarkEnd w:id="1245"/>
    </w:p>
    <w:p w14:paraId="2EEBC239" w14:textId="77777777" w:rsidR="00CF726C" w:rsidRPr="00A115ED" w:rsidRDefault="009155E4" w:rsidP="00B151C9">
      <w:pPr>
        <w:pStyle w:val="Heading3"/>
        <w:rPr>
          <w:rFonts w:ascii="Calibri" w:hAnsi="Calibri" w:cs="Calibri"/>
          <w:color w:val="000000" w:themeColor="text1"/>
          <w:lang w:val="en-US"/>
        </w:rPr>
      </w:pPr>
      <w:bookmarkStart w:id="1247" w:name="_Toc208510424"/>
      <w:bookmarkStart w:id="1248" w:name="_Toc210640631"/>
      <w:r w:rsidRPr="00A115ED">
        <w:rPr>
          <w:rFonts w:ascii="Calibri" w:hAnsi="Calibri" w:cs="Calibri"/>
          <w:color w:val="000000" w:themeColor="text1"/>
          <w:lang w:val="en-US"/>
        </w:rPr>
        <w:t>Subjective experience</w:t>
      </w:r>
      <w:bookmarkEnd w:id="1247"/>
      <w:bookmarkEnd w:id="1248"/>
    </w:p>
    <w:tbl>
      <w:tblPr>
        <w:tblStyle w:val="TableGrid"/>
        <w:tblpPr w:leftFromText="141" w:rightFromText="141" w:vertAnchor="text" w:horzAnchor="margin" w:tblpY="190"/>
        <w:tblW w:w="9259" w:type="dxa"/>
        <w:tblLook w:val="04A0" w:firstRow="1" w:lastRow="0" w:firstColumn="1" w:lastColumn="0" w:noHBand="0" w:noVBand="1"/>
      </w:tblPr>
      <w:tblGrid>
        <w:gridCol w:w="2314"/>
        <w:gridCol w:w="2315"/>
        <w:gridCol w:w="2314"/>
        <w:gridCol w:w="2316"/>
      </w:tblGrid>
      <w:tr w:rsidR="00B95508" w:rsidRPr="00A115ED" w14:paraId="1537538D" w14:textId="77777777" w:rsidTr="05F8700A">
        <w:trPr>
          <w:trHeight w:val="354"/>
        </w:trPr>
        <w:tc>
          <w:tcPr>
            <w:tcW w:w="9259" w:type="dxa"/>
            <w:gridSpan w:val="4"/>
          </w:tcPr>
          <w:p w14:paraId="36EBF589" w14:textId="77777777" w:rsidR="00661A95" w:rsidRPr="00A115ED" w:rsidRDefault="00661A95" w:rsidP="00EB67C0">
            <w:pPr>
              <w:spacing w:line="276" w:lineRule="auto"/>
              <w:jc w:val="center"/>
              <w:rPr>
                <w:rFonts w:ascii="Calibri" w:hAnsi="Calibri" w:cs="Calibri"/>
                <w:b/>
                <w:bCs/>
                <w:color w:val="000000" w:themeColor="text1"/>
                <w:lang w:val="en-US"/>
              </w:rPr>
            </w:pPr>
            <w:r w:rsidRPr="00A115ED">
              <w:rPr>
                <w:rFonts w:ascii="Calibri" w:hAnsi="Calibri" w:cs="Calibri"/>
                <w:b/>
                <w:bCs/>
                <w:color w:val="000000" w:themeColor="text1"/>
                <w:sz w:val="20"/>
                <w:szCs w:val="20"/>
                <w:lang w:val="en-US"/>
              </w:rPr>
              <w:t>What is being measured</w:t>
            </w:r>
          </w:p>
        </w:tc>
      </w:tr>
      <w:tr w:rsidR="00B95508" w:rsidRPr="00A115ED" w14:paraId="69833C16" w14:textId="77777777" w:rsidTr="05F8700A">
        <w:trPr>
          <w:trHeight w:val="1275"/>
        </w:trPr>
        <w:tc>
          <w:tcPr>
            <w:tcW w:w="2314" w:type="dxa"/>
            <w:shd w:val="clear" w:color="auto" w:fill="D9D9D9" w:themeFill="background1" w:themeFillShade="D9"/>
            <w:vAlign w:val="center"/>
          </w:tcPr>
          <w:p w14:paraId="068D0658" w14:textId="77777777" w:rsidR="00661A95" w:rsidRPr="00A115ED" w:rsidRDefault="05F8700A" w:rsidP="00EB67C0">
            <w:pPr>
              <w:spacing w:line="276" w:lineRule="auto"/>
              <w:jc w:val="center"/>
              <w:rPr>
                <w:rFonts w:ascii="Calibri" w:hAnsi="Calibri" w:cs="Calibri"/>
                <w:color w:val="000000" w:themeColor="text1"/>
                <w:sz w:val="18"/>
                <w:szCs w:val="18"/>
                <w:lang w:val="en-US"/>
              </w:rPr>
            </w:pPr>
            <w:r w:rsidRPr="00A115ED">
              <w:rPr>
                <w:rFonts w:ascii="Calibri" w:hAnsi="Calibri" w:cs="Calibri"/>
                <w:b/>
                <w:bCs/>
                <w:color w:val="000000" w:themeColor="text1"/>
                <w:sz w:val="18"/>
                <w:szCs w:val="18"/>
                <w:lang w:val="en-US"/>
              </w:rPr>
              <w:t>Subjective experience</w:t>
            </w:r>
            <w:r w:rsidRPr="00A115ED">
              <w:rPr>
                <w:rFonts w:ascii="Calibri" w:hAnsi="Calibri" w:cs="Calibri"/>
                <w:color w:val="000000" w:themeColor="text1"/>
                <w:sz w:val="18"/>
                <w:szCs w:val="18"/>
                <w:lang w:val="en-US"/>
              </w:rPr>
              <w:t xml:space="preserve"> </w:t>
            </w:r>
            <w:r w:rsidR="00661A95" w:rsidRPr="00A115ED">
              <w:rPr>
                <w:rFonts w:ascii="Calibri" w:hAnsi="Calibri" w:cs="Calibri"/>
                <w:lang w:val="en-US"/>
              </w:rPr>
              <w:br/>
            </w:r>
            <w:r w:rsidRPr="00A115ED">
              <w:rPr>
                <w:rFonts w:ascii="Calibri" w:hAnsi="Calibri" w:cs="Calibri"/>
                <w:color w:val="000000" w:themeColor="text1"/>
                <w:sz w:val="18"/>
                <w:szCs w:val="18"/>
                <w:lang w:val="en-US"/>
              </w:rPr>
              <w:t>(mental content, often self-perceived)</w:t>
            </w:r>
          </w:p>
        </w:tc>
        <w:tc>
          <w:tcPr>
            <w:tcW w:w="2315" w:type="dxa"/>
            <w:vAlign w:val="center"/>
          </w:tcPr>
          <w:p w14:paraId="04F50FE5" w14:textId="77777777" w:rsidR="00661A95" w:rsidRPr="00A115ED" w:rsidRDefault="00661A9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Mental ability or cognitive process</w:t>
            </w:r>
          </w:p>
        </w:tc>
        <w:tc>
          <w:tcPr>
            <w:tcW w:w="2314" w:type="dxa"/>
            <w:vAlign w:val="center"/>
          </w:tcPr>
          <w:p w14:paraId="77CD2719" w14:textId="77777777" w:rsidR="00661A95" w:rsidRPr="00A115ED" w:rsidRDefault="00661A9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Behavior</w:t>
            </w:r>
          </w:p>
          <w:p w14:paraId="1461F454" w14:textId="77777777" w:rsidR="00661A95" w:rsidRPr="00A115ED" w:rsidRDefault="00661A95" w:rsidP="00EB67C0">
            <w:pPr>
              <w:spacing w:line="276" w:lineRule="auto"/>
              <w:jc w:val="center"/>
              <w:rPr>
                <w:rFonts w:ascii="Calibri" w:hAnsi="Calibri" w:cs="Calibri"/>
                <w:color w:val="000000" w:themeColor="text1"/>
                <w:sz w:val="18"/>
                <w:szCs w:val="18"/>
                <w:lang w:val="en-US"/>
              </w:rPr>
            </w:pPr>
            <w:r w:rsidRPr="00A115ED">
              <w:rPr>
                <w:rFonts w:ascii="Calibri" w:hAnsi="Calibri" w:cs="Calibri"/>
                <w:color w:val="000000" w:themeColor="text1"/>
                <w:sz w:val="18"/>
                <w:szCs w:val="18"/>
                <w:lang w:val="en-US"/>
              </w:rPr>
              <w:t>(specific overt behavior)</w:t>
            </w:r>
          </w:p>
        </w:tc>
        <w:tc>
          <w:tcPr>
            <w:tcW w:w="2315" w:type="dxa"/>
            <w:vAlign w:val="center"/>
          </w:tcPr>
          <w:p w14:paraId="1302B26A" w14:textId="77777777" w:rsidR="00661A95" w:rsidRPr="00A115ED" w:rsidRDefault="00661A9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Neuro/bio/physiology</w:t>
            </w:r>
          </w:p>
        </w:tc>
      </w:tr>
    </w:tbl>
    <w:p w14:paraId="580E303E" w14:textId="77777777" w:rsidR="00661A95" w:rsidRPr="00A115ED" w:rsidRDefault="00661A95" w:rsidP="00EB67C0">
      <w:pPr>
        <w:spacing w:line="276" w:lineRule="auto"/>
        <w:rPr>
          <w:rFonts w:ascii="Calibri" w:hAnsi="Calibri" w:cs="Calibri"/>
          <w:color w:val="000000" w:themeColor="text1"/>
          <w:lang w:val="en-US"/>
        </w:rPr>
      </w:pPr>
    </w:p>
    <w:p w14:paraId="2EEBC23B" w14:textId="3D18E70A" w:rsidR="00CF726C" w:rsidRPr="00A115ED" w:rsidRDefault="009155E4" w:rsidP="00033C8F">
      <w:pPr>
        <w:spacing w:line="276" w:lineRule="auto"/>
        <w:jc w:val="both"/>
        <w:rPr>
          <w:ins w:id="1249" w:author="Hussey, Ian (PSY)" w:date="2025-10-06T09:29:00Z" w16du:dateUtc="2025-10-06T07:29:00Z"/>
          <w:rFonts w:ascii="Calibri" w:hAnsi="Calibri" w:cs="Calibri"/>
          <w:color w:val="000000" w:themeColor="text1"/>
          <w:lang w:val="en-US"/>
        </w:rPr>
      </w:pPr>
      <w:r w:rsidRPr="00A115ED">
        <w:rPr>
          <w:rFonts w:ascii="Calibri" w:hAnsi="Calibri" w:cs="Calibri"/>
          <w:color w:val="000000" w:themeColor="text1"/>
          <w:lang w:val="en-US"/>
        </w:rPr>
        <w:t>This category includes all measures relating to a participant's inner life</w:t>
      </w:r>
      <w:ins w:id="1250" w:author="Hussey, Ian (PSY)" w:date="2025-10-06T09:33:00Z" w16du:dateUtc="2025-10-06T07:33:00Z">
        <w:r w:rsidR="00AA2E23" w:rsidRPr="00A115ED">
          <w:rPr>
            <w:rFonts w:ascii="Calibri" w:hAnsi="Calibri" w:cs="Calibri"/>
            <w:color w:val="000000" w:themeColor="text1"/>
            <w:lang w:val="en-US"/>
          </w:rPr>
          <w:t xml:space="preserve"> and </w:t>
        </w:r>
      </w:ins>
      <w:del w:id="1251" w:author="Hussey, Ian (PSY)" w:date="2025-10-06T09:33:00Z" w16du:dateUtc="2025-10-06T07:33:00Z">
        <w:r w:rsidR="00EA70EA" w:rsidRPr="00A115ED" w:rsidDel="00AA2E23">
          <w:rPr>
            <w:rFonts w:ascii="Calibri" w:hAnsi="Calibri" w:cs="Calibri"/>
            <w:color w:val="000000" w:themeColor="text1"/>
            <w:lang w:val="en-US"/>
          </w:rPr>
          <w:delText>/</w:delText>
        </w:r>
      </w:del>
      <w:r w:rsidR="00EA70EA" w:rsidRPr="00A115ED">
        <w:rPr>
          <w:rFonts w:ascii="Calibri" w:hAnsi="Calibri" w:cs="Calibri"/>
          <w:color w:val="000000" w:themeColor="text1"/>
          <w:lang w:val="en-US"/>
        </w:rPr>
        <w:t xml:space="preserve">subjective </w:t>
      </w:r>
      <w:r w:rsidR="009640A4" w:rsidRPr="00A115ED">
        <w:rPr>
          <w:rFonts w:ascii="Calibri" w:hAnsi="Calibri" w:cs="Calibri"/>
          <w:color w:val="000000" w:themeColor="text1"/>
          <w:lang w:val="en-US"/>
        </w:rPr>
        <w:t>perce</w:t>
      </w:r>
      <w:r w:rsidR="00970D6A" w:rsidRPr="00A115ED">
        <w:rPr>
          <w:rFonts w:ascii="Calibri" w:hAnsi="Calibri" w:cs="Calibri"/>
          <w:color w:val="000000" w:themeColor="text1"/>
          <w:lang w:val="en-US"/>
        </w:rPr>
        <w:t>p</w:t>
      </w:r>
      <w:r w:rsidR="009640A4" w:rsidRPr="00A115ED">
        <w:rPr>
          <w:rFonts w:ascii="Calibri" w:hAnsi="Calibri" w:cs="Calibri"/>
          <w:color w:val="000000" w:themeColor="text1"/>
          <w:lang w:val="en-US"/>
        </w:rPr>
        <w:t>tion</w:t>
      </w:r>
      <w:ins w:id="1252" w:author="Hussey, Ian (PSY)" w:date="2025-10-06T09:33:00Z" w16du:dateUtc="2025-10-06T07:33:00Z">
        <w:r w:rsidR="00AA2E23" w:rsidRPr="00A115ED">
          <w:rPr>
            <w:rFonts w:ascii="Calibri" w:hAnsi="Calibri" w:cs="Calibri"/>
            <w:color w:val="000000" w:themeColor="text1"/>
            <w:lang w:val="en-US"/>
          </w:rPr>
          <w:t>s and experiences</w:t>
        </w:r>
      </w:ins>
      <w:ins w:id="1253" w:author="Hussey, Ian (PSY)" w:date="2025-10-06T09:35:00Z" w16du:dateUtc="2025-10-06T07:35:00Z">
        <w:r w:rsidR="00AA2E23" w:rsidRPr="00A115ED">
          <w:rPr>
            <w:rFonts w:ascii="Calibri" w:hAnsi="Calibri" w:cs="Calibri"/>
            <w:color w:val="000000" w:themeColor="text1"/>
            <w:lang w:val="en-US"/>
          </w:rPr>
          <w:t xml:space="preserve">, whether the person </w:t>
        </w:r>
      </w:ins>
      <w:ins w:id="1254" w:author="Hussey, Ian (PSY)" w:date="2025-10-06T09:36:00Z" w16du:dateUtc="2025-10-06T07:36:00Z">
        <w:r w:rsidR="00AA2E23" w:rsidRPr="00A115ED">
          <w:rPr>
            <w:rFonts w:ascii="Calibri" w:hAnsi="Calibri" w:cs="Calibri"/>
            <w:color w:val="000000" w:themeColor="text1"/>
            <w:lang w:val="en-US"/>
          </w:rPr>
          <w:t xml:space="preserve">is </w:t>
        </w:r>
      </w:ins>
      <w:ins w:id="1255" w:author="Hussey, Ian (PSY)" w:date="2025-10-06T09:35:00Z" w16du:dateUtc="2025-10-06T07:35:00Z">
        <w:r w:rsidR="00AA2E23" w:rsidRPr="00A115ED">
          <w:rPr>
            <w:rFonts w:ascii="Calibri" w:hAnsi="Calibri" w:cs="Calibri"/>
            <w:color w:val="000000" w:themeColor="text1"/>
            <w:lang w:val="en-US"/>
          </w:rPr>
          <w:t>conscious/aware</w:t>
        </w:r>
      </w:ins>
      <w:ins w:id="1256" w:author="Hussey, Ian (PSY)" w:date="2025-10-06T09:36:00Z" w16du:dateUtc="2025-10-06T07:36:00Z">
        <w:r w:rsidR="00AA2E23" w:rsidRPr="00A115ED">
          <w:rPr>
            <w:rFonts w:ascii="Calibri" w:hAnsi="Calibri" w:cs="Calibri"/>
            <w:color w:val="000000" w:themeColor="text1"/>
            <w:lang w:val="en-US"/>
          </w:rPr>
          <w:t xml:space="preserve"> of them or not</w:t>
        </w:r>
      </w:ins>
      <w:del w:id="1257" w:author="Hussey, Ian (PSY)" w:date="2025-10-06T09:33:00Z" w16du:dateUtc="2025-10-06T07:33:00Z">
        <w:r w:rsidR="009640A4" w:rsidRPr="00A115ED" w:rsidDel="00AA2E23">
          <w:rPr>
            <w:rFonts w:ascii="Calibri" w:hAnsi="Calibri" w:cs="Calibri"/>
            <w:color w:val="000000" w:themeColor="text1"/>
            <w:lang w:val="en-US"/>
          </w:rPr>
          <w:delText>s</w:delText>
        </w:r>
      </w:del>
      <w:r w:rsidR="00970D6A" w:rsidRPr="00A115ED">
        <w:rPr>
          <w:rFonts w:ascii="Calibri" w:hAnsi="Calibri" w:cs="Calibri"/>
          <w:color w:val="000000" w:themeColor="text1"/>
          <w:lang w:val="en-US"/>
        </w:rPr>
        <w:t>. These i</w:t>
      </w:r>
      <w:r w:rsidRPr="00A115ED">
        <w:rPr>
          <w:rFonts w:ascii="Calibri" w:hAnsi="Calibri" w:cs="Calibri"/>
          <w:color w:val="000000" w:themeColor="text1"/>
          <w:lang w:val="en-US"/>
        </w:rPr>
        <w:t>nclud</w:t>
      </w:r>
      <w:r w:rsidR="00970D6A" w:rsidRPr="00A115ED">
        <w:rPr>
          <w:rFonts w:ascii="Calibri" w:hAnsi="Calibri" w:cs="Calibri"/>
          <w:color w:val="000000" w:themeColor="text1"/>
          <w:lang w:val="en-US"/>
        </w:rPr>
        <w:t>e for example</w:t>
      </w:r>
      <w:r w:rsidRPr="00A115ED">
        <w:rPr>
          <w:rFonts w:ascii="Calibri" w:hAnsi="Calibri" w:cs="Calibri"/>
          <w:color w:val="000000" w:themeColor="text1"/>
          <w:lang w:val="en-US"/>
        </w:rPr>
        <w:t xml:space="preserve"> emotions, feelings, attitudes, beliefs</w:t>
      </w:r>
      <w:r w:rsidR="009640A4" w:rsidRPr="00A115ED">
        <w:rPr>
          <w:rFonts w:ascii="Calibri" w:hAnsi="Calibri" w:cs="Calibri"/>
          <w:color w:val="000000" w:themeColor="text1"/>
          <w:lang w:val="en-US"/>
        </w:rPr>
        <w:t>, personality traits</w:t>
      </w:r>
      <w:r w:rsidRPr="00A115ED">
        <w:rPr>
          <w:rFonts w:ascii="Calibri" w:hAnsi="Calibri" w:cs="Calibri"/>
          <w:color w:val="000000" w:themeColor="text1"/>
          <w:lang w:val="en-US"/>
        </w:rPr>
        <w:t xml:space="preserve"> and self-concepts.</w:t>
      </w:r>
    </w:p>
    <w:p w14:paraId="340ACB8D" w14:textId="77777777" w:rsidR="00AA2E23" w:rsidRPr="00A115ED" w:rsidRDefault="00AA2E23" w:rsidP="00033C8F">
      <w:pPr>
        <w:spacing w:line="276" w:lineRule="auto"/>
        <w:jc w:val="both"/>
        <w:rPr>
          <w:rFonts w:ascii="Calibri" w:hAnsi="Calibri" w:cs="Calibri"/>
          <w:color w:val="000000" w:themeColor="text1"/>
          <w:lang w:val="en-US"/>
        </w:rPr>
      </w:pPr>
    </w:p>
    <w:p w14:paraId="545C766B" w14:textId="380DCC3A" w:rsidR="007C2933" w:rsidRPr="00A115ED" w:rsidRDefault="007C2933" w:rsidP="00033C8F">
      <w:pPr>
        <w:spacing w:after="120" w:line="276" w:lineRule="auto"/>
        <w:jc w:val="both"/>
        <w:rPr>
          <w:rFonts w:ascii="Calibri" w:hAnsi="Calibri" w:cs="Calibri"/>
          <w:lang w:val="en-US"/>
        </w:rPr>
      </w:pPr>
      <w:r w:rsidRPr="00A115ED">
        <w:rPr>
          <w:rFonts w:ascii="Calibri" w:eastAsia="Aptos" w:hAnsi="Calibri" w:cs="Calibri"/>
          <w:b/>
          <w:bCs/>
          <w:color w:val="000000" w:themeColor="text1"/>
          <w:lang w:val="en-US"/>
        </w:rPr>
        <w:t>Deciding Factors</w:t>
      </w:r>
    </w:p>
    <w:p w14:paraId="7A37B744" w14:textId="77777777" w:rsidR="007C2933" w:rsidRPr="00A115ED" w:rsidRDefault="007C2933" w:rsidP="00033C8F">
      <w:pPr>
        <w:pStyle w:val="ListParagraph"/>
        <w:numPr>
          <w:ilvl w:val="0"/>
          <w:numId w:val="15"/>
        </w:numPr>
        <w:spacing w:after="120" w:line="276" w:lineRule="auto"/>
        <w:jc w:val="both"/>
        <w:rPr>
          <w:rFonts w:ascii="Calibri" w:eastAsia="Aptos" w:hAnsi="Calibri" w:cs="Calibri"/>
          <w:color w:val="000000" w:themeColor="text1"/>
          <w:lang w:val="en-US"/>
        </w:rPr>
      </w:pPr>
      <w:r w:rsidRPr="00A115ED">
        <w:rPr>
          <w:rFonts w:ascii="Calibri" w:eastAsia="Aptos" w:hAnsi="Calibri" w:cs="Calibri"/>
          <w:color w:val="000000" w:themeColor="text1"/>
          <w:lang w:val="en-US"/>
        </w:rPr>
        <w:t>Is an internal experience (e.g., feeling, thought, attitude, self-image) being recorded?</w:t>
      </w:r>
    </w:p>
    <w:p w14:paraId="467EA816" w14:textId="1AC611A9" w:rsidR="007C2933" w:rsidRPr="00FC690C" w:rsidRDefault="007C2933" w:rsidP="00033C8F">
      <w:pPr>
        <w:pStyle w:val="ListParagraph"/>
        <w:numPr>
          <w:ilvl w:val="0"/>
          <w:numId w:val="15"/>
        </w:numPr>
        <w:spacing w:after="120" w:line="276" w:lineRule="auto"/>
        <w:jc w:val="both"/>
        <w:rPr>
          <w:rFonts w:ascii="Calibri" w:eastAsia="Aptos" w:hAnsi="Calibri" w:cs="Calibri"/>
          <w:color w:val="000000" w:themeColor="text1"/>
          <w:lang w:val="en-US"/>
          <w:rPrChange w:id="1258" w:author="Hussey, Ian (PSY)" w:date="2025-10-06T10:27:00Z" w16du:dateUtc="2025-10-06T08:27:00Z">
            <w:rPr>
              <w:rFonts w:ascii="Calibri" w:eastAsia="Aptos" w:hAnsi="Calibri" w:cs="Calibri"/>
              <w:color w:val="000000" w:themeColor="text1"/>
            </w:rPr>
          </w:rPrChange>
        </w:rPr>
      </w:pPr>
      <w:r w:rsidRPr="00A115ED">
        <w:rPr>
          <w:rFonts w:ascii="Calibri" w:eastAsia="Aptos" w:hAnsi="Calibri" w:cs="Calibri"/>
          <w:color w:val="000000" w:themeColor="text1"/>
          <w:lang w:val="en-US"/>
        </w:rPr>
        <w:t>Is the measure described from the person's perspective (“I think...,” “I feel...”</w:t>
      </w:r>
      <w:ins w:id="1259" w:author="Hussey, Ian (PSY)" w:date="2025-10-06T10:32:00Z" w16du:dateUtc="2025-10-06T08:32:00Z">
        <w:r w:rsidR="000B14D1">
          <w:rPr>
            <w:rFonts w:ascii="Calibri" w:eastAsia="Aptos" w:hAnsi="Calibri" w:cs="Calibri"/>
            <w:color w:val="000000" w:themeColor="text1"/>
            <w:lang w:val="en-US"/>
          </w:rPr>
          <w:t xml:space="preserve">, like, agree, </w:t>
        </w:r>
        <w:proofErr w:type="spellStart"/>
        <w:r w:rsidR="000B14D1">
          <w:rPr>
            <w:rFonts w:ascii="Calibri" w:eastAsia="Aptos" w:hAnsi="Calibri" w:cs="Calibri"/>
            <w:color w:val="000000" w:themeColor="text1"/>
            <w:lang w:val="en-US"/>
          </w:rPr>
          <w:t>etc</w:t>
        </w:r>
      </w:ins>
      <w:proofErr w:type="spellEnd"/>
      <w:r w:rsidRPr="00FC690C">
        <w:rPr>
          <w:rFonts w:ascii="Calibri" w:eastAsia="Aptos" w:hAnsi="Calibri" w:cs="Calibri"/>
          <w:color w:val="000000" w:themeColor="text1"/>
          <w:lang w:val="en-US"/>
          <w:rPrChange w:id="1260" w:author="Hussey, Ian (PSY)" w:date="2025-10-06T10:27:00Z" w16du:dateUtc="2025-10-06T08:27:00Z">
            <w:rPr>
              <w:rFonts w:ascii="Calibri" w:eastAsia="Aptos" w:hAnsi="Calibri" w:cs="Calibri"/>
              <w:color w:val="000000" w:themeColor="text1"/>
            </w:rPr>
          </w:rPrChange>
        </w:rPr>
        <w:t>)?</w:t>
      </w:r>
    </w:p>
    <w:p w14:paraId="0B61618A" w14:textId="77777777" w:rsidR="007C2933" w:rsidRPr="00FC690C" w:rsidRDefault="007C2933" w:rsidP="00033C8F">
      <w:pPr>
        <w:pStyle w:val="ListParagraph"/>
        <w:numPr>
          <w:ilvl w:val="0"/>
          <w:numId w:val="15"/>
        </w:numPr>
        <w:spacing w:after="120" w:line="276" w:lineRule="auto"/>
        <w:jc w:val="both"/>
        <w:rPr>
          <w:rFonts w:ascii="Calibri" w:eastAsia="Aptos" w:hAnsi="Calibri" w:cs="Calibri"/>
          <w:color w:val="000000" w:themeColor="text1"/>
          <w:lang w:val="en-US"/>
          <w:rPrChange w:id="1261" w:author="Hussey, Ian (PSY)" w:date="2025-10-06T10:27:00Z" w16du:dateUtc="2025-10-06T08:27:00Z">
            <w:rPr>
              <w:rFonts w:ascii="Calibri" w:eastAsia="Aptos" w:hAnsi="Calibri" w:cs="Calibri"/>
              <w:color w:val="000000" w:themeColor="text1"/>
            </w:rPr>
          </w:rPrChange>
        </w:rPr>
      </w:pPr>
      <w:r w:rsidRPr="00FC690C">
        <w:rPr>
          <w:rFonts w:ascii="Calibri" w:eastAsia="Aptos" w:hAnsi="Calibri" w:cs="Calibri"/>
          <w:color w:val="000000" w:themeColor="text1"/>
          <w:lang w:val="en-US"/>
          <w:rPrChange w:id="1262" w:author="Hussey, Ian (PSY)" w:date="2025-10-06T10:27:00Z" w16du:dateUtc="2025-10-06T08:27:00Z">
            <w:rPr>
              <w:rFonts w:ascii="Calibri" w:eastAsia="Aptos" w:hAnsi="Calibri" w:cs="Calibri"/>
              <w:color w:val="000000" w:themeColor="text1"/>
            </w:rPr>
          </w:rPrChange>
        </w:rPr>
        <w:t>Are these self-reports, psychophysiological reactions, or implicit measures of internal states?</w:t>
      </w:r>
    </w:p>
    <w:p w14:paraId="0484FC83" w14:textId="6321B2FC" w:rsidR="007C2933" w:rsidRPr="00FC690C" w:rsidRDefault="007C2933" w:rsidP="00033C8F">
      <w:pPr>
        <w:pStyle w:val="ListParagraph"/>
        <w:numPr>
          <w:ilvl w:val="0"/>
          <w:numId w:val="15"/>
        </w:numPr>
        <w:spacing w:after="120" w:line="276" w:lineRule="auto"/>
        <w:jc w:val="both"/>
        <w:rPr>
          <w:rFonts w:ascii="Calibri" w:eastAsia="Aptos" w:hAnsi="Calibri" w:cs="Calibri"/>
          <w:color w:val="000000" w:themeColor="text1"/>
          <w:lang w:val="en-US"/>
          <w:rPrChange w:id="1263" w:author="Hussey, Ian (PSY)" w:date="2025-10-06T10:27:00Z" w16du:dateUtc="2025-10-06T08:27:00Z">
            <w:rPr>
              <w:rFonts w:ascii="Calibri" w:eastAsia="Aptos" w:hAnsi="Calibri" w:cs="Calibri"/>
              <w:color w:val="000000" w:themeColor="text1"/>
            </w:rPr>
          </w:rPrChange>
        </w:rPr>
      </w:pPr>
      <w:r w:rsidRPr="00FC690C">
        <w:rPr>
          <w:rFonts w:ascii="Calibri" w:eastAsia="Aptos" w:hAnsi="Calibri" w:cs="Calibri"/>
          <w:color w:val="000000" w:themeColor="text1"/>
          <w:lang w:val="en-US"/>
          <w:rPrChange w:id="1264" w:author="Hussey, Ian (PSY)" w:date="2025-10-06T10:27:00Z" w16du:dateUtc="2025-10-06T08:27:00Z">
            <w:rPr>
              <w:rFonts w:ascii="Calibri" w:eastAsia="Aptos" w:hAnsi="Calibri" w:cs="Calibri"/>
              <w:color w:val="000000" w:themeColor="text1"/>
            </w:rPr>
          </w:rPrChange>
        </w:rPr>
        <w:t xml:space="preserve">Is the focus on experience, not on </w:t>
      </w:r>
      <w:ins w:id="1265" w:author="Hussey, Ian (PSY)" w:date="2025-10-06T09:33:00Z" w16du:dateUtc="2025-10-06T07:33:00Z">
        <w:r w:rsidR="00AA2E23" w:rsidRPr="00FC690C">
          <w:rPr>
            <w:rFonts w:ascii="Calibri" w:eastAsia="Aptos" w:hAnsi="Calibri" w:cs="Calibri"/>
            <w:color w:val="000000" w:themeColor="text1"/>
            <w:lang w:val="en-US"/>
            <w:rPrChange w:id="1266" w:author="Hussey, Ian (PSY)" w:date="2025-10-06T10:27:00Z" w16du:dateUtc="2025-10-06T08:27:00Z">
              <w:rPr>
                <w:rFonts w:ascii="Calibri" w:eastAsia="Aptos" w:hAnsi="Calibri" w:cs="Calibri"/>
                <w:color w:val="000000" w:themeColor="text1"/>
              </w:rPr>
            </w:rPrChange>
          </w:rPr>
          <w:t xml:space="preserve">overt </w:t>
        </w:r>
      </w:ins>
      <w:r w:rsidRPr="00FC690C">
        <w:rPr>
          <w:rFonts w:ascii="Calibri" w:eastAsia="Aptos" w:hAnsi="Calibri" w:cs="Calibri"/>
          <w:color w:val="000000" w:themeColor="text1"/>
          <w:lang w:val="en-US"/>
          <w:rPrChange w:id="1267" w:author="Hussey, Ian (PSY)" w:date="2025-10-06T10:27:00Z" w16du:dateUtc="2025-10-06T08:27:00Z">
            <w:rPr>
              <w:rFonts w:ascii="Calibri" w:eastAsia="Aptos" w:hAnsi="Calibri" w:cs="Calibri"/>
              <w:color w:val="000000" w:themeColor="text1"/>
            </w:rPr>
          </w:rPrChange>
        </w:rPr>
        <w:t>observable behavior</w:t>
      </w:r>
      <w:ins w:id="1268" w:author="Hussey, Ian (PSY)" w:date="2025-10-06T09:33:00Z" w16du:dateUtc="2025-10-06T07:33:00Z">
        <w:r w:rsidR="00AA2E23" w:rsidRPr="00FC690C">
          <w:rPr>
            <w:rFonts w:ascii="Calibri" w:eastAsia="Aptos" w:hAnsi="Calibri" w:cs="Calibri"/>
            <w:color w:val="000000" w:themeColor="text1"/>
            <w:lang w:val="en-US"/>
            <w:rPrChange w:id="1269" w:author="Hussey, Ian (PSY)" w:date="2025-10-06T10:27:00Z" w16du:dateUtc="2025-10-06T08:27:00Z">
              <w:rPr>
                <w:rFonts w:ascii="Calibri" w:eastAsia="Aptos" w:hAnsi="Calibri" w:cs="Calibri"/>
                <w:color w:val="000000" w:themeColor="text1"/>
              </w:rPr>
            </w:rPrChange>
          </w:rPr>
          <w:t xml:space="preserve">, </w:t>
        </w:r>
      </w:ins>
      <w:del w:id="1270" w:author="Hussey, Ian (PSY)" w:date="2025-10-06T09:33:00Z" w16du:dateUtc="2025-10-06T07:33:00Z">
        <w:r w:rsidRPr="00FC690C" w:rsidDel="00AA2E23">
          <w:rPr>
            <w:rFonts w:ascii="Calibri" w:eastAsia="Aptos" w:hAnsi="Calibri" w:cs="Calibri"/>
            <w:color w:val="000000" w:themeColor="text1"/>
            <w:lang w:val="en-US"/>
            <w:rPrChange w:id="1271" w:author="Hussey, Ian (PSY)" w:date="2025-10-06T10:27:00Z" w16du:dateUtc="2025-10-06T08:27:00Z">
              <w:rPr>
                <w:rFonts w:ascii="Calibri" w:eastAsia="Aptos" w:hAnsi="Calibri" w:cs="Calibri"/>
                <w:color w:val="000000" w:themeColor="text1"/>
              </w:rPr>
            </w:rPrChange>
          </w:rPr>
          <w:delText xml:space="preserve"> or </w:delText>
        </w:r>
      </w:del>
      <w:r w:rsidRPr="00FC690C">
        <w:rPr>
          <w:rFonts w:ascii="Calibri" w:eastAsia="Aptos" w:hAnsi="Calibri" w:cs="Calibri"/>
          <w:color w:val="000000" w:themeColor="text1"/>
          <w:lang w:val="en-US"/>
          <w:rPrChange w:id="1272" w:author="Hussey, Ian (PSY)" w:date="2025-10-06T10:27:00Z" w16du:dateUtc="2025-10-06T08:27:00Z">
            <w:rPr>
              <w:rFonts w:ascii="Calibri" w:eastAsia="Aptos" w:hAnsi="Calibri" w:cs="Calibri"/>
              <w:color w:val="000000" w:themeColor="text1"/>
            </w:rPr>
          </w:rPrChange>
        </w:rPr>
        <w:t>performance</w:t>
      </w:r>
      <w:ins w:id="1273" w:author="Hussey, Ian (PSY)" w:date="2025-10-06T09:33:00Z" w16du:dateUtc="2025-10-06T07:33:00Z">
        <w:r w:rsidR="00AA2E23" w:rsidRPr="00FC690C">
          <w:rPr>
            <w:rFonts w:ascii="Calibri" w:eastAsia="Aptos" w:hAnsi="Calibri" w:cs="Calibri"/>
            <w:color w:val="000000" w:themeColor="text1"/>
            <w:lang w:val="en-US"/>
            <w:rPrChange w:id="1274" w:author="Hussey, Ian (PSY)" w:date="2025-10-06T10:27:00Z" w16du:dateUtc="2025-10-06T08:27:00Z">
              <w:rPr>
                <w:rFonts w:ascii="Calibri" w:eastAsia="Aptos" w:hAnsi="Calibri" w:cs="Calibri"/>
                <w:color w:val="000000" w:themeColor="text1"/>
              </w:rPr>
            </w:rPrChange>
          </w:rPr>
          <w:t>, or ability</w:t>
        </w:r>
      </w:ins>
      <w:r w:rsidRPr="00FC690C">
        <w:rPr>
          <w:rFonts w:ascii="Calibri" w:eastAsia="Aptos" w:hAnsi="Calibri" w:cs="Calibri"/>
          <w:color w:val="000000" w:themeColor="text1"/>
          <w:lang w:val="en-US"/>
          <w:rPrChange w:id="1275" w:author="Hussey, Ian (PSY)" w:date="2025-10-06T10:27:00Z" w16du:dateUtc="2025-10-06T08:27:00Z">
            <w:rPr>
              <w:rFonts w:ascii="Calibri" w:eastAsia="Aptos" w:hAnsi="Calibri" w:cs="Calibri"/>
              <w:color w:val="000000" w:themeColor="text1"/>
            </w:rPr>
          </w:rPrChange>
        </w:rPr>
        <w:t>?</w:t>
      </w:r>
    </w:p>
    <w:p w14:paraId="2EEBC23C" w14:textId="77777777" w:rsidR="00CF726C" w:rsidRPr="00FC690C" w:rsidRDefault="009155E4" w:rsidP="00033C8F">
      <w:pPr>
        <w:spacing w:after="120" w:line="276" w:lineRule="auto"/>
        <w:jc w:val="both"/>
        <w:rPr>
          <w:rFonts w:ascii="Calibri" w:hAnsi="Calibri" w:cs="Calibri"/>
          <w:color w:val="000000" w:themeColor="text1"/>
          <w:lang w:val="en-US"/>
          <w:rPrChange w:id="1276" w:author="Hussey, Ian (PSY)" w:date="2025-10-06T10:27:00Z" w16du:dateUtc="2025-10-06T08:27:00Z">
            <w:rPr>
              <w:rFonts w:ascii="Calibri" w:hAnsi="Calibri" w:cs="Calibri"/>
              <w:color w:val="000000" w:themeColor="text1"/>
            </w:rPr>
          </w:rPrChange>
        </w:rPr>
      </w:pPr>
      <w:r w:rsidRPr="00FC690C">
        <w:rPr>
          <w:rFonts w:ascii="Calibri" w:hAnsi="Calibri" w:cs="Calibri"/>
          <w:b/>
          <w:color w:val="000000" w:themeColor="text1"/>
          <w:lang w:val="en-US"/>
          <w:rPrChange w:id="1277" w:author="Hussey, Ian (PSY)" w:date="2025-10-06T10:27:00Z" w16du:dateUtc="2025-10-06T08:27:00Z">
            <w:rPr>
              <w:rFonts w:ascii="Calibri" w:hAnsi="Calibri" w:cs="Calibri"/>
              <w:b/>
              <w:color w:val="000000" w:themeColor="text1"/>
            </w:rPr>
          </w:rPrChange>
        </w:rPr>
        <w:t>Keywords to look out for</w:t>
      </w:r>
    </w:p>
    <w:p w14:paraId="2EEBC23D" w14:textId="6B447E20" w:rsidR="00CF726C" w:rsidRPr="00FC690C" w:rsidRDefault="009155E4" w:rsidP="00033C8F">
      <w:pPr>
        <w:numPr>
          <w:ilvl w:val="0"/>
          <w:numId w:val="11"/>
        </w:numPr>
        <w:spacing w:line="276" w:lineRule="auto"/>
        <w:ind w:left="714" w:hanging="357"/>
        <w:jc w:val="both"/>
        <w:rPr>
          <w:rFonts w:ascii="Calibri" w:hAnsi="Calibri" w:cs="Calibri"/>
          <w:color w:val="000000" w:themeColor="text1"/>
          <w:lang w:val="en-US"/>
          <w:rPrChange w:id="1278"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279" w:author="Hussey, Ian (PSY)" w:date="2025-10-06T10:27:00Z" w16du:dateUtc="2025-10-06T08:27:00Z">
            <w:rPr>
              <w:rFonts w:ascii="Calibri" w:hAnsi="Calibri" w:cs="Calibri"/>
              <w:color w:val="000000" w:themeColor="text1"/>
            </w:rPr>
          </w:rPrChange>
        </w:rPr>
        <w:t xml:space="preserve"> Emotion/Mood: “happy,” “sad,” “anxious,” “fearful,” “angry,” “calm,” “frustrated,” “excited”</w:t>
      </w:r>
      <w:r w:rsidR="009640A4" w:rsidRPr="00FC690C">
        <w:rPr>
          <w:rFonts w:ascii="Calibri" w:hAnsi="Calibri" w:cs="Calibri"/>
          <w:color w:val="000000" w:themeColor="text1"/>
          <w:lang w:val="en-US"/>
          <w:rPrChange w:id="1280" w:author="Hussey, Ian (PSY)" w:date="2025-10-06T10:27:00Z" w16du:dateUtc="2025-10-06T08:27:00Z">
            <w:rPr>
              <w:rFonts w:ascii="Calibri" w:hAnsi="Calibri" w:cs="Calibri"/>
              <w:color w:val="000000" w:themeColor="text1"/>
            </w:rPr>
          </w:rPrChange>
        </w:rPr>
        <w:t xml:space="preserve">, “depressed”, </w:t>
      </w:r>
      <w:r w:rsidR="00686A32" w:rsidRPr="00FC690C">
        <w:rPr>
          <w:rFonts w:ascii="Calibri" w:hAnsi="Calibri" w:cs="Calibri"/>
          <w:color w:val="000000" w:themeColor="text1"/>
          <w:lang w:val="en-US"/>
          <w:rPrChange w:id="1281" w:author="Hussey, Ian (PSY)" w:date="2025-10-06T10:27:00Z" w16du:dateUtc="2025-10-06T08:27:00Z">
            <w:rPr>
              <w:rFonts w:ascii="Calibri" w:hAnsi="Calibri" w:cs="Calibri"/>
              <w:color w:val="000000" w:themeColor="text1"/>
            </w:rPr>
          </w:rPrChange>
        </w:rPr>
        <w:t>“</w:t>
      </w:r>
      <w:r w:rsidR="009640A4" w:rsidRPr="00FC690C">
        <w:rPr>
          <w:rFonts w:ascii="Calibri" w:hAnsi="Calibri" w:cs="Calibri"/>
          <w:color w:val="000000" w:themeColor="text1"/>
          <w:lang w:val="en-US"/>
          <w:rPrChange w:id="1282" w:author="Hussey, Ian (PSY)" w:date="2025-10-06T10:27:00Z" w16du:dateUtc="2025-10-06T08:27:00Z">
            <w:rPr>
              <w:rFonts w:ascii="Calibri" w:hAnsi="Calibri" w:cs="Calibri"/>
              <w:color w:val="000000" w:themeColor="text1"/>
            </w:rPr>
          </w:rPrChange>
        </w:rPr>
        <w:t>enthusiastic”, “nervous”, “overwhelmed”, “relieved”</w:t>
      </w:r>
    </w:p>
    <w:p w14:paraId="2EEBC23E" w14:textId="4C6A6F79" w:rsidR="00CF726C" w:rsidRPr="00A115ED" w:rsidRDefault="009155E4" w:rsidP="00033C8F">
      <w:pPr>
        <w:numPr>
          <w:ilvl w:val="0"/>
          <w:numId w:val="11"/>
        </w:numPr>
        <w:spacing w:line="276" w:lineRule="auto"/>
        <w:ind w:left="714" w:hanging="357"/>
        <w:jc w:val="both"/>
        <w:rPr>
          <w:rFonts w:ascii="Calibri" w:hAnsi="Calibri" w:cs="Calibri"/>
          <w:color w:val="000000" w:themeColor="text1"/>
          <w:lang w:val="en-US"/>
        </w:rPr>
      </w:pPr>
      <w:r w:rsidRPr="00FC690C">
        <w:rPr>
          <w:rFonts w:ascii="Calibri" w:hAnsi="Calibri" w:cs="Calibri"/>
          <w:color w:val="000000" w:themeColor="text1"/>
          <w:lang w:val="en-US"/>
          <w:rPrChange w:id="1283" w:author="Hussey, Ian (PSY)" w:date="2025-10-06T10:27:00Z" w16du:dateUtc="2025-10-06T08:27:00Z">
            <w:rPr>
              <w:rFonts w:ascii="Calibri" w:hAnsi="Calibri" w:cs="Calibri"/>
              <w:color w:val="000000" w:themeColor="text1"/>
            </w:rPr>
          </w:rPrChange>
        </w:rPr>
        <w:t xml:space="preserve">Attitude/Belief: </w:t>
      </w:r>
      <w:ins w:id="1284" w:author="Hussey, Ian (PSY)" w:date="2025-10-06T10:33:00Z" w16du:dateUtc="2025-10-06T08:33:00Z">
        <w:r w:rsidR="000B14D1">
          <w:rPr>
            <w:rFonts w:ascii="Calibri" w:hAnsi="Calibri" w:cs="Calibri"/>
            <w:color w:val="000000" w:themeColor="text1"/>
            <w:lang w:val="en-US"/>
          </w:rPr>
          <w:t xml:space="preserve">“I agree with the statement that…”, </w:t>
        </w:r>
      </w:ins>
      <w:r w:rsidRPr="00A115ED">
        <w:rPr>
          <w:rFonts w:ascii="Calibri" w:hAnsi="Calibri" w:cs="Calibri"/>
          <w:color w:val="000000" w:themeColor="text1"/>
          <w:lang w:val="en-US"/>
        </w:rPr>
        <w:t>“I believe…,” “I think…,” “I feel that…,” “I consider…”</w:t>
      </w:r>
      <w:r w:rsidR="002D1814" w:rsidRPr="00A115ED">
        <w:rPr>
          <w:rFonts w:ascii="Calibri" w:hAnsi="Calibri" w:cs="Calibri"/>
          <w:color w:val="000000" w:themeColor="text1"/>
          <w:lang w:val="en-US"/>
        </w:rPr>
        <w:t>, “</w:t>
      </w:r>
      <w:proofErr w:type="gramStart"/>
      <w:r w:rsidR="002D1814" w:rsidRPr="00A115ED">
        <w:rPr>
          <w:rFonts w:ascii="Calibri" w:hAnsi="Calibri" w:cs="Calibri"/>
          <w:color w:val="000000" w:themeColor="text1"/>
          <w:lang w:val="en-US"/>
        </w:rPr>
        <w:t>I‘</w:t>
      </w:r>
      <w:proofErr w:type="gramEnd"/>
      <w:r w:rsidR="002D1814" w:rsidRPr="00A115ED">
        <w:rPr>
          <w:rFonts w:ascii="Calibri" w:hAnsi="Calibri" w:cs="Calibri"/>
          <w:color w:val="000000" w:themeColor="text1"/>
          <w:lang w:val="en-US"/>
        </w:rPr>
        <w:t>m convinced that…”</w:t>
      </w:r>
    </w:p>
    <w:p w14:paraId="510C3121" w14:textId="7F536867" w:rsidR="005F01EE" w:rsidRPr="00A115ED" w:rsidRDefault="009155E4" w:rsidP="00033C8F">
      <w:pPr>
        <w:numPr>
          <w:ilvl w:val="0"/>
          <w:numId w:val="11"/>
        </w:numPr>
        <w:spacing w:line="276" w:lineRule="auto"/>
        <w:ind w:left="714" w:hanging="357"/>
        <w:jc w:val="both"/>
        <w:rPr>
          <w:rFonts w:ascii="Calibri" w:hAnsi="Calibri" w:cs="Calibri"/>
          <w:color w:val="000000" w:themeColor="text1"/>
          <w:lang w:val="en-US"/>
        </w:rPr>
      </w:pPr>
      <w:r w:rsidRPr="00A115ED">
        <w:rPr>
          <w:rFonts w:ascii="Calibri" w:hAnsi="Calibri" w:cs="Calibri"/>
          <w:color w:val="000000" w:themeColor="text1"/>
          <w:lang w:val="en-US"/>
        </w:rPr>
        <w:t>Self‐Concept/Self‐Esteem: “I see myself as…,” “I am confident about…,” “I feel worthless when…”</w:t>
      </w:r>
      <w:r w:rsidR="005C3094" w:rsidRPr="00A115ED">
        <w:rPr>
          <w:rFonts w:ascii="Calibri" w:hAnsi="Calibri" w:cs="Calibri"/>
          <w:color w:val="000000" w:themeColor="text1"/>
          <w:lang w:val="en-US"/>
        </w:rPr>
        <w:t>, “I am proud of…”, “I’m against…”</w:t>
      </w:r>
    </w:p>
    <w:p w14:paraId="124AF66A" w14:textId="44C3D73F" w:rsidR="00471F51" w:rsidRPr="00A115ED" w:rsidRDefault="009155E4" w:rsidP="00033C8F">
      <w:pPr>
        <w:numPr>
          <w:ilvl w:val="0"/>
          <w:numId w:val="11"/>
        </w:numPr>
        <w:spacing w:line="276" w:lineRule="auto"/>
        <w:ind w:left="714" w:hanging="357"/>
        <w:jc w:val="both"/>
        <w:rPr>
          <w:rFonts w:ascii="Calibri" w:hAnsi="Calibri" w:cs="Calibri"/>
          <w:color w:val="000000" w:themeColor="text1"/>
          <w:lang w:val="en-US"/>
        </w:rPr>
      </w:pPr>
      <w:r w:rsidRPr="00A115ED">
        <w:rPr>
          <w:rFonts w:ascii="Calibri" w:hAnsi="Calibri" w:cs="Calibri"/>
          <w:color w:val="000000" w:themeColor="text1"/>
          <w:lang w:val="en-US"/>
        </w:rPr>
        <w:t>Attitudes/Preferences: “I value…,” “I care deeply about…”</w:t>
      </w:r>
      <w:ins w:id="1285" w:author="Hussey, Ian (PSY)" w:date="2025-10-06T10:32:00Z" w16du:dateUtc="2025-10-06T08:32:00Z">
        <w:r w:rsidR="000B14D1">
          <w:rPr>
            <w:rFonts w:ascii="Calibri" w:hAnsi="Calibri" w:cs="Calibri"/>
            <w:color w:val="000000" w:themeColor="text1"/>
            <w:lang w:val="en-US"/>
          </w:rPr>
          <w:t>, “I like …”</w:t>
        </w:r>
      </w:ins>
    </w:p>
    <w:p w14:paraId="11B1177D" w14:textId="10B5298E" w:rsidR="00A21823" w:rsidRPr="00A115ED" w:rsidRDefault="05F8700A" w:rsidP="00033C8F">
      <w:pPr>
        <w:numPr>
          <w:ilvl w:val="0"/>
          <w:numId w:val="11"/>
        </w:numPr>
        <w:spacing w:after="120" w:line="276" w:lineRule="auto"/>
        <w:ind w:left="714" w:hanging="357"/>
        <w:jc w:val="both"/>
        <w:rPr>
          <w:rFonts w:ascii="Calibri" w:hAnsi="Calibri" w:cs="Calibri"/>
          <w:color w:val="000000" w:themeColor="text1"/>
          <w:lang w:val="en-US"/>
        </w:rPr>
      </w:pPr>
      <w:r w:rsidRPr="00A115ED">
        <w:rPr>
          <w:rFonts w:ascii="Calibri" w:hAnsi="Calibri" w:cs="Calibri"/>
          <w:color w:val="000000" w:themeColor="text1"/>
          <w:lang w:val="en-US"/>
        </w:rPr>
        <w:t>Personality/Disposition: “I’m an introvert/extrovert,” “I tend to…,” “I’m usually the type of person who…,” “I often feel…”</w:t>
      </w:r>
      <w:ins w:id="1286" w:author="Hussey, Ian (PSY)" w:date="2025-10-06T09:34:00Z" w16du:dateUtc="2025-10-06T07:34:00Z">
        <w:r w:rsidR="00AA2E23" w:rsidRPr="00A115ED">
          <w:rPr>
            <w:rFonts w:ascii="Calibri" w:hAnsi="Calibri" w:cs="Calibri"/>
            <w:color w:val="000000" w:themeColor="text1"/>
            <w:lang w:val="en-US"/>
          </w:rPr>
          <w:t xml:space="preserve">. Perceptions of our own self-image and tendencies are useful to distinguish from specific reports about our past behavior (e.g., </w:t>
        </w:r>
      </w:ins>
      <w:ins w:id="1287" w:author="Hussey, Ian (PSY)" w:date="2025-10-06T09:35:00Z" w16du:dateUtc="2025-10-06T07:35:00Z">
        <w:r w:rsidR="00AA2E23" w:rsidRPr="00A115ED">
          <w:rPr>
            <w:rFonts w:ascii="Calibri" w:hAnsi="Calibri" w:cs="Calibri"/>
            <w:color w:val="000000" w:themeColor="text1"/>
            <w:lang w:val="en-US"/>
          </w:rPr>
          <w:t>“I have gone to at least one party in the last month”).</w:t>
        </w:r>
      </w:ins>
    </w:p>
    <w:p w14:paraId="2EEBC242" w14:textId="77777777" w:rsidR="00CF726C" w:rsidRPr="00A115ED" w:rsidRDefault="009155E4" w:rsidP="00033C8F">
      <w:pPr>
        <w:spacing w:after="120"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Examples</w:t>
      </w:r>
    </w:p>
    <w:p w14:paraId="5241C71D" w14:textId="77777777" w:rsidR="000B14D1" w:rsidRDefault="000B14D1" w:rsidP="000B14D1">
      <w:pPr>
        <w:numPr>
          <w:ilvl w:val="0"/>
          <w:numId w:val="4"/>
        </w:numPr>
        <w:spacing w:line="276" w:lineRule="auto"/>
        <w:jc w:val="both"/>
        <w:rPr>
          <w:ins w:id="1288" w:author="Hussey, Ian (PSY)" w:date="2025-10-06T10:31:00Z" w16du:dateUtc="2025-10-06T08:31:00Z"/>
          <w:rFonts w:ascii="Calibri" w:eastAsia="Aptos" w:hAnsi="Calibri" w:cs="Calibri"/>
          <w:color w:val="000000" w:themeColor="text1"/>
          <w:lang w:val="en-US"/>
        </w:rPr>
      </w:pPr>
      <w:ins w:id="1289" w:author="Hussey, Ian (PSY)" w:date="2025-10-06T10:31:00Z" w16du:dateUtc="2025-10-06T08:31:00Z">
        <w:r>
          <w:rPr>
            <w:rFonts w:ascii="Calibri" w:eastAsia="Aptos" w:hAnsi="Calibri" w:cs="Calibri"/>
            <w:color w:val="000000" w:themeColor="text1"/>
            <w:lang w:val="en-US"/>
          </w:rPr>
          <w:t>Likert rating scales from “strongly dislike” to “strongly like”.</w:t>
        </w:r>
      </w:ins>
    </w:p>
    <w:p w14:paraId="37E252F8" w14:textId="6915D35B" w:rsidR="000B14D1" w:rsidRPr="00DB6FE9" w:rsidRDefault="000B14D1">
      <w:pPr>
        <w:numPr>
          <w:ilvl w:val="1"/>
          <w:numId w:val="4"/>
        </w:numPr>
        <w:spacing w:line="276" w:lineRule="auto"/>
        <w:jc w:val="both"/>
        <w:rPr>
          <w:ins w:id="1290" w:author="Hussey, Ian (PSY)" w:date="2025-10-06T10:31:00Z" w16du:dateUtc="2025-10-06T08:31:00Z"/>
          <w:rFonts w:ascii="Calibri" w:eastAsia="Aptos" w:hAnsi="Calibri" w:cs="Calibri"/>
          <w:color w:val="000000" w:themeColor="text1"/>
          <w:lang w:val="en-US"/>
        </w:rPr>
        <w:pPrChange w:id="1291" w:author="Hussey, Ian (PSY)" w:date="2025-10-06T10:31:00Z" w16du:dateUtc="2025-10-06T08:31:00Z">
          <w:pPr>
            <w:numPr>
              <w:numId w:val="4"/>
            </w:numPr>
            <w:spacing w:line="276" w:lineRule="auto"/>
            <w:ind w:left="720" w:hanging="360"/>
            <w:jc w:val="both"/>
          </w:pPr>
        </w:pPrChange>
      </w:pPr>
      <w:ins w:id="1292" w:author="Hussey, Ian (PSY)" w:date="2025-10-06T10:32:00Z" w16du:dateUtc="2025-10-06T08:32:00Z">
        <w:r>
          <w:rPr>
            <w:rFonts w:ascii="Calibri" w:eastAsia="Aptos" w:hAnsi="Calibri" w:cs="Calibri"/>
            <w:color w:val="000000" w:themeColor="text1"/>
            <w:lang w:val="en-US"/>
          </w:rPr>
          <w:t>However, n</w:t>
        </w:r>
      </w:ins>
      <w:ins w:id="1293" w:author="Hussey, Ian (PSY)" w:date="2025-10-06T10:31:00Z" w16du:dateUtc="2025-10-06T08:31:00Z">
        <w:r>
          <w:rPr>
            <w:rFonts w:ascii="Calibri" w:eastAsia="Aptos" w:hAnsi="Calibri" w:cs="Calibri"/>
            <w:color w:val="000000" w:themeColor="text1"/>
            <w:lang w:val="en-US"/>
          </w:rPr>
          <w:t xml:space="preserve">ote that ratings scales from “never” to “frequently” typically measure behavior, not </w:t>
        </w:r>
      </w:ins>
      <w:ins w:id="1294" w:author="Hussey, Ian (PSY)" w:date="2025-10-06T10:32:00Z" w16du:dateUtc="2025-10-06T08:32:00Z">
        <w:r>
          <w:rPr>
            <w:rFonts w:ascii="Calibri" w:eastAsia="Aptos" w:hAnsi="Calibri" w:cs="Calibri"/>
            <w:color w:val="000000" w:themeColor="text1"/>
            <w:lang w:val="en-US"/>
          </w:rPr>
          <w:t>subjective experiences</w:t>
        </w:r>
      </w:ins>
    </w:p>
    <w:p w14:paraId="2EEBC243" w14:textId="77777777" w:rsidR="00CF726C" w:rsidRPr="00FC690C" w:rsidRDefault="009155E4" w:rsidP="00033C8F">
      <w:pPr>
        <w:numPr>
          <w:ilvl w:val="0"/>
          <w:numId w:val="4"/>
        </w:numPr>
        <w:spacing w:line="276" w:lineRule="auto"/>
        <w:ind w:left="714" w:hanging="357"/>
        <w:jc w:val="both"/>
        <w:rPr>
          <w:rFonts w:ascii="Calibri" w:eastAsia="Aptos" w:hAnsi="Calibri" w:cs="Calibri"/>
          <w:color w:val="000000" w:themeColor="text1"/>
          <w:lang w:val="en-US"/>
          <w:rPrChange w:id="1295" w:author="Hussey, Ian (PSY)" w:date="2025-10-06T10:27:00Z" w16du:dateUtc="2025-10-06T08:27:00Z">
            <w:rPr>
              <w:rFonts w:ascii="Calibri" w:eastAsia="Aptos" w:hAnsi="Calibri" w:cs="Calibri"/>
              <w:color w:val="000000" w:themeColor="text1"/>
            </w:rPr>
          </w:rPrChange>
        </w:rPr>
      </w:pPr>
      <w:r w:rsidRPr="00FC690C">
        <w:rPr>
          <w:rFonts w:ascii="Calibri" w:eastAsia="Aptos" w:hAnsi="Calibri" w:cs="Calibri"/>
          <w:color w:val="000000" w:themeColor="text1"/>
          <w:lang w:val="en-US"/>
          <w:rPrChange w:id="1296" w:author="Hussey, Ian (PSY)" w:date="2025-10-06T10:27:00Z" w16du:dateUtc="2025-10-06T08:27:00Z">
            <w:rPr>
              <w:rFonts w:ascii="Calibri" w:eastAsia="Aptos" w:hAnsi="Calibri" w:cs="Calibri"/>
              <w:color w:val="000000" w:themeColor="text1"/>
            </w:rPr>
          </w:rPrChange>
        </w:rPr>
        <w:t>Self-reported fear of spiders</w:t>
      </w:r>
    </w:p>
    <w:p w14:paraId="2EEBC244" w14:textId="3307089A" w:rsidR="00CF726C" w:rsidRPr="00FC690C" w:rsidDel="00AA2E23" w:rsidRDefault="009155E4" w:rsidP="00033C8F">
      <w:pPr>
        <w:numPr>
          <w:ilvl w:val="0"/>
          <w:numId w:val="4"/>
        </w:numPr>
        <w:spacing w:line="276" w:lineRule="auto"/>
        <w:ind w:left="714" w:hanging="357"/>
        <w:jc w:val="both"/>
        <w:rPr>
          <w:del w:id="1297" w:author="Hussey, Ian (PSY)" w:date="2025-10-06T09:38:00Z" w16du:dateUtc="2025-10-06T07:38:00Z"/>
          <w:rFonts w:ascii="Calibri" w:eastAsia="Aptos" w:hAnsi="Calibri" w:cs="Calibri"/>
          <w:color w:val="000000" w:themeColor="text1"/>
          <w:lang w:val="en-US"/>
          <w:rPrChange w:id="1298" w:author="Hussey, Ian (PSY)" w:date="2025-10-06T10:27:00Z" w16du:dateUtc="2025-10-06T08:27:00Z">
            <w:rPr>
              <w:del w:id="1299" w:author="Hussey, Ian (PSY)" w:date="2025-10-06T09:38:00Z" w16du:dateUtc="2025-10-06T07:38:00Z"/>
              <w:rFonts w:ascii="Calibri" w:eastAsia="Aptos" w:hAnsi="Calibri" w:cs="Calibri"/>
              <w:color w:val="000000" w:themeColor="text1"/>
            </w:rPr>
          </w:rPrChange>
        </w:rPr>
      </w:pPr>
      <w:del w:id="1300" w:author="Hussey, Ian (PSY)" w:date="2025-10-06T09:38:00Z" w16du:dateUtc="2025-10-06T07:38:00Z">
        <w:r w:rsidRPr="00FC690C" w:rsidDel="00AA2E23">
          <w:rPr>
            <w:rFonts w:ascii="Calibri" w:eastAsia="Aptos" w:hAnsi="Calibri" w:cs="Calibri"/>
            <w:color w:val="000000" w:themeColor="text1"/>
            <w:lang w:val="en-US"/>
            <w:rPrChange w:id="1301" w:author="Hussey, Ian (PSY)" w:date="2025-10-06T10:27:00Z" w16du:dateUtc="2025-10-06T08:27:00Z">
              <w:rPr>
                <w:rFonts w:ascii="Calibri" w:eastAsia="Aptos" w:hAnsi="Calibri" w:cs="Calibri"/>
                <w:color w:val="000000" w:themeColor="text1"/>
              </w:rPr>
            </w:rPrChange>
          </w:rPr>
          <w:delText>Visual search test for synesthesia</w:delText>
        </w:r>
      </w:del>
    </w:p>
    <w:p w14:paraId="2EEBC245" w14:textId="21F23360" w:rsidR="00CF726C" w:rsidRPr="00FC690C" w:rsidDel="00AA2E23" w:rsidRDefault="009155E4" w:rsidP="00033C8F">
      <w:pPr>
        <w:numPr>
          <w:ilvl w:val="0"/>
          <w:numId w:val="4"/>
        </w:numPr>
        <w:spacing w:line="276" w:lineRule="auto"/>
        <w:ind w:left="714" w:hanging="357"/>
        <w:jc w:val="both"/>
        <w:rPr>
          <w:del w:id="1302" w:author="Hussey, Ian (PSY)" w:date="2025-10-06T09:38:00Z" w16du:dateUtc="2025-10-06T07:38:00Z"/>
          <w:rFonts w:ascii="Calibri" w:eastAsia="Aptos" w:hAnsi="Calibri" w:cs="Calibri"/>
          <w:color w:val="000000" w:themeColor="text1"/>
          <w:lang w:val="en-US"/>
          <w:rPrChange w:id="1303" w:author="Hussey, Ian (PSY)" w:date="2025-10-06T10:27:00Z" w16du:dateUtc="2025-10-06T08:27:00Z">
            <w:rPr>
              <w:del w:id="1304" w:author="Hussey, Ian (PSY)" w:date="2025-10-06T09:38:00Z" w16du:dateUtc="2025-10-06T07:38:00Z"/>
              <w:rFonts w:ascii="Calibri" w:eastAsia="Aptos" w:hAnsi="Calibri" w:cs="Calibri"/>
              <w:color w:val="000000" w:themeColor="text1"/>
            </w:rPr>
          </w:rPrChange>
        </w:rPr>
      </w:pPr>
      <w:del w:id="1305" w:author="Hussey, Ian (PSY)" w:date="2025-10-06T09:38:00Z" w16du:dateUtc="2025-10-06T07:38:00Z">
        <w:r w:rsidRPr="00FC690C" w:rsidDel="00AA2E23">
          <w:rPr>
            <w:rFonts w:ascii="Calibri" w:eastAsia="Aptos" w:hAnsi="Calibri" w:cs="Calibri"/>
            <w:color w:val="000000" w:themeColor="text1"/>
            <w:lang w:val="en-US"/>
            <w:rPrChange w:id="1306" w:author="Hussey, Ian (PSY)" w:date="2025-10-06T10:27:00Z" w16du:dateUtc="2025-10-06T08:27:00Z">
              <w:rPr>
                <w:rFonts w:ascii="Calibri" w:eastAsia="Aptos" w:hAnsi="Calibri" w:cs="Calibri"/>
                <w:color w:val="000000" w:themeColor="text1"/>
              </w:rPr>
            </w:rPrChange>
          </w:rPr>
          <w:delText>Implicit racial bias</w:delText>
        </w:r>
      </w:del>
    </w:p>
    <w:p w14:paraId="2EEBC246" w14:textId="23EFB407" w:rsidR="00CF726C" w:rsidRPr="00FC690C" w:rsidDel="00AA2E23" w:rsidRDefault="009155E4" w:rsidP="00033C8F">
      <w:pPr>
        <w:numPr>
          <w:ilvl w:val="0"/>
          <w:numId w:val="4"/>
        </w:numPr>
        <w:spacing w:line="276" w:lineRule="auto"/>
        <w:ind w:left="714" w:hanging="357"/>
        <w:jc w:val="both"/>
        <w:rPr>
          <w:del w:id="1307" w:author="Hussey, Ian (PSY)" w:date="2025-10-06T09:38:00Z" w16du:dateUtc="2025-10-06T07:38:00Z"/>
          <w:rFonts w:ascii="Calibri" w:eastAsia="Aptos" w:hAnsi="Calibri" w:cs="Calibri"/>
          <w:color w:val="000000" w:themeColor="text1"/>
          <w:lang w:val="en-US"/>
          <w:rPrChange w:id="1308" w:author="Hussey, Ian (PSY)" w:date="2025-10-06T10:27:00Z" w16du:dateUtc="2025-10-06T08:27:00Z">
            <w:rPr>
              <w:del w:id="1309" w:author="Hussey, Ian (PSY)" w:date="2025-10-06T09:38:00Z" w16du:dateUtc="2025-10-06T07:38:00Z"/>
              <w:rFonts w:ascii="Calibri" w:eastAsia="Aptos" w:hAnsi="Calibri" w:cs="Calibri"/>
              <w:color w:val="000000" w:themeColor="text1"/>
            </w:rPr>
          </w:rPrChange>
        </w:rPr>
      </w:pPr>
      <w:del w:id="1310" w:author="Hussey, Ian (PSY)" w:date="2025-10-06T09:38:00Z" w16du:dateUtc="2025-10-06T07:38:00Z">
        <w:r w:rsidRPr="00FC690C" w:rsidDel="00AA2E23">
          <w:rPr>
            <w:rFonts w:ascii="Calibri" w:eastAsia="Aptos" w:hAnsi="Calibri" w:cs="Calibri"/>
            <w:color w:val="000000" w:themeColor="text1"/>
            <w:lang w:val="en-US"/>
            <w:rPrChange w:id="1311" w:author="Hussey, Ian (PSY)" w:date="2025-10-06T10:27:00Z" w16du:dateUtc="2025-10-06T08:27:00Z">
              <w:rPr>
                <w:rFonts w:ascii="Calibri" w:eastAsia="Aptos" w:hAnsi="Calibri" w:cs="Calibri"/>
                <w:color w:val="000000" w:themeColor="text1"/>
              </w:rPr>
            </w:rPrChange>
          </w:rPr>
          <w:delText>GSR (Galvanic skin response) as a measure of fear</w:delText>
        </w:r>
      </w:del>
    </w:p>
    <w:p w14:paraId="3A5D93A2" w14:textId="69E75A78" w:rsidR="00C776F8" w:rsidRPr="00FC690C" w:rsidRDefault="00C776F8" w:rsidP="00033C8F">
      <w:pPr>
        <w:numPr>
          <w:ilvl w:val="0"/>
          <w:numId w:val="4"/>
        </w:numPr>
        <w:spacing w:line="276" w:lineRule="auto"/>
        <w:ind w:left="714" w:hanging="357"/>
        <w:jc w:val="both"/>
        <w:rPr>
          <w:rFonts w:ascii="Calibri" w:eastAsia="Aptos" w:hAnsi="Calibri" w:cs="Calibri"/>
          <w:color w:val="000000" w:themeColor="text1"/>
          <w:lang w:val="en-US"/>
          <w:rPrChange w:id="1312" w:author="Hussey, Ian (PSY)" w:date="2025-10-06T10:27:00Z" w16du:dateUtc="2025-10-06T08:27:00Z">
            <w:rPr>
              <w:rFonts w:ascii="Calibri" w:eastAsia="Aptos" w:hAnsi="Calibri" w:cs="Calibri"/>
              <w:color w:val="000000" w:themeColor="text1"/>
            </w:rPr>
          </w:rPrChange>
        </w:rPr>
      </w:pPr>
      <w:del w:id="1313" w:author="Hussey, Ian (PSY)" w:date="2025-10-06T09:37:00Z" w16du:dateUtc="2025-10-06T07:37:00Z">
        <w:r w:rsidRPr="00FC690C" w:rsidDel="00AA2E23">
          <w:rPr>
            <w:rFonts w:ascii="Calibri" w:eastAsia="Aptos" w:hAnsi="Calibri" w:cs="Calibri"/>
            <w:color w:val="000000" w:themeColor="text1"/>
            <w:lang w:val="en-US"/>
            <w:rPrChange w:id="1314" w:author="Hussey, Ian (PSY)" w:date="2025-10-06T10:27:00Z" w16du:dateUtc="2025-10-06T08:27:00Z">
              <w:rPr>
                <w:rFonts w:ascii="Calibri" w:eastAsia="Aptos" w:hAnsi="Calibri" w:cs="Calibri"/>
                <w:color w:val="000000" w:themeColor="text1"/>
              </w:rPr>
            </w:rPrChange>
          </w:rPr>
          <w:delText xml:space="preserve">Responses to the </w:delText>
        </w:r>
      </w:del>
      <w:r w:rsidRPr="00FC690C">
        <w:rPr>
          <w:rFonts w:ascii="Calibri" w:eastAsia="Aptos" w:hAnsi="Calibri" w:cs="Calibri"/>
          <w:color w:val="000000" w:themeColor="text1"/>
          <w:lang w:val="en-US"/>
          <w:rPrChange w:id="1315" w:author="Hussey, Ian (PSY)" w:date="2025-10-06T10:27:00Z" w16du:dateUtc="2025-10-06T08:27:00Z">
            <w:rPr>
              <w:rFonts w:ascii="Calibri" w:eastAsia="Aptos" w:hAnsi="Calibri" w:cs="Calibri"/>
              <w:color w:val="000000" w:themeColor="text1"/>
            </w:rPr>
          </w:rPrChange>
        </w:rPr>
        <w:t>Rosenberg Self-Esteem Scale</w:t>
      </w:r>
    </w:p>
    <w:p w14:paraId="5E1CC002" w14:textId="11BE5D65" w:rsidR="00686A32" w:rsidRPr="00FC690C" w:rsidRDefault="00686A32" w:rsidP="00033C8F">
      <w:pPr>
        <w:numPr>
          <w:ilvl w:val="0"/>
          <w:numId w:val="4"/>
        </w:numPr>
        <w:spacing w:line="276" w:lineRule="auto"/>
        <w:ind w:left="714" w:hanging="357"/>
        <w:jc w:val="both"/>
        <w:rPr>
          <w:rFonts w:ascii="Calibri" w:eastAsia="Aptos" w:hAnsi="Calibri" w:cs="Calibri"/>
          <w:color w:val="000000" w:themeColor="text1"/>
          <w:lang w:val="en-US"/>
          <w:rPrChange w:id="1316" w:author="Hussey, Ian (PSY)" w:date="2025-10-06T10:27:00Z" w16du:dateUtc="2025-10-06T08:27:00Z">
            <w:rPr>
              <w:rFonts w:ascii="Calibri" w:eastAsia="Aptos" w:hAnsi="Calibri" w:cs="Calibri"/>
              <w:color w:val="000000" w:themeColor="text1"/>
            </w:rPr>
          </w:rPrChange>
        </w:rPr>
      </w:pPr>
      <w:r w:rsidRPr="00FC690C">
        <w:rPr>
          <w:rFonts w:ascii="Calibri" w:eastAsia="Aptos" w:hAnsi="Calibri" w:cs="Calibri"/>
          <w:color w:val="000000" w:themeColor="text1"/>
          <w:lang w:val="en-US"/>
          <w:rPrChange w:id="1317" w:author="Hussey, Ian (PSY)" w:date="2025-10-06T10:27:00Z" w16du:dateUtc="2025-10-06T08:27:00Z">
            <w:rPr>
              <w:rFonts w:ascii="Calibri" w:eastAsia="Aptos" w:hAnsi="Calibri" w:cs="Calibri"/>
              <w:color w:val="000000" w:themeColor="text1"/>
            </w:rPr>
          </w:rPrChange>
        </w:rPr>
        <w:t>Self-rated pain intensity</w:t>
      </w:r>
    </w:p>
    <w:p w14:paraId="3BD3E715" w14:textId="43C5E362" w:rsidR="00033C8F" w:rsidRPr="00FC690C" w:rsidRDefault="00B4099C" w:rsidP="00EB67C0">
      <w:pPr>
        <w:numPr>
          <w:ilvl w:val="0"/>
          <w:numId w:val="4"/>
        </w:numPr>
        <w:spacing w:line="276" w:lineRule="auto"/>
        <w:jc w:val="both"/>
        <w:rPr>
          <w:ins w:id="1318" w:author="Hussey, Ian (PSY)" w:date="2025-10-06T09:38:00Z" w16du:dateUtc="2025-10-06T07:38:00Z"/>
          <w:rFonts w:ascii="Calibri" w:eastAsia="Aptos" w:hAnsi="Calibri" w:cs="Calibri"/>
          <w:color w:val="000000" w:themeColor="text1"/>
          <w:lang w:val="en-US"/>
          <w:rPrChange w:id="1319" w:author="Hussey, Ian (PSY)" w:date="2025-10-06T10:27:00Z" w16du:dateUtc="2025-10-06T08:27:00Z">
            <w:rPr>
              <w:ins w:id="1320" w:author="Hussey, Ian (PSY)" w:date="2025-10-06T09:38:00Z" w16du:dateUtc="2025-10-06T07:38:00Z"/>
              <w:rFonts w:ascii="Calibri" w:eastAsia="Aptos" w:hAnsi="Calibri" w:cs="Calibri"/>
              <w:color w:val="000000" w:themeColor="text1"/>
            </w:rPr>
          </w:rPrChange>
        </w:rPr>
      </w:pPr>
      <w:r w:rsidRPr="00FC690C">
        <w:rPr>
          <w:rFonts w:ascii="Calibri" w:eastAsia="Aptos" w:hAnsi="Calibri" w:cs="Calibri"/>
          <w:color w:val="000000" w:themeColor="text1"/>
          <w:lang w:val="en-US"/>
          <w:rPrChange w:id="1321" w:author="Hussey, Ian (PSY)" w:date="2025-10-06T10:27:00Z" w16du:dateUtc="2025-10-06T08:27:00Z">
            <w:rPr>
              <w:rFonts w:ascii="Calibri" w:eastAsia="Aptos" w:hAnsi="Calibri" w:cs="Calibri"/>
              <w:color w:val="000000" w:themeColor="text1"/>
            </w:rPr>
          </w:rPrChange>
        </w:rPr>
        <w:t>Interview responses about religious or moral beliefs</w:t>
      </w:r>
    </w:p>
    <w:p w14:paraId="7A93999E" w14:textId="77777777" w:rsidR="00AA2E23" w:rsidRPr="00FC690C" w:rsidRDefault="00AA2E23" w:rsidP="00AA2E23">
      <w:pPr>
        <w:numPr>
          <w:ilvl w:val="0"/>
          <w:numId w:val="4"/>
        </w:numPr>
        <w:spacing w:line="276" w:lineRule="auto"/>
        <w:ind w:left="714" w:hanging="357"/>
        <w:jc w:val="both"/>
        <w:rPr>
          <w:ins w:id="1322" w:author="Hussey, Ian (PSY)" w:date="2025-10-06T09:38:00Z" w16du:dateUtc="2025-10-06T07:38:00Z"/>
          <w:rFonts w:ascii="Calibri" w:eastAsia="Aptos" w:hAnsi="Calibri" w:cs="Calibri"/>
          <w:color w:val="000000" w:themeColor="text1"/>
          <w:lang w:val="en-US"/>
          <w:rPrChange w:id="1323" w:author="Hussey, Ian (PSY)" w:date="2025-10-06T10:27:00Z" w16du:dateUtc="2025-10-06T08:27:00Z">
            <w:rPr>
              <w:ins w:id="1324" w:author="Hussey, Ian (PSY)" w:date="2025-10-06T09:38:00Z" w16du:dateUtc="2025-10-06T07:38:00Z"/>
              <w:rFonts w:ascii="Calibri" w:eastAsia="Aptos" w:hAnsi="Calibri" w:cs="Calibri"/>
              <w:color w:val="000000" w:themeColor="text1"/>
            </w:rPr>
          </w:rPrChange>
        </w:rPr>
      </w:pPr>
      <w:ins w:id="1325" w:author="Hussey, Ian (PSY)" w:date="2025-10-06T09:38:00Z" w16du:dateUtc="2025-10-06T07:38:00Z">
        <w:r w:rsidRPr="00FC690C">
          <w:rPr>
            <w:rFonts w:ascii="Calibri" w:eastAsia="Aptos" w:hAnsi="Calibri" w:cs="Calibri"/>
            <w:color w:val="000000" w:themeColor="text1"/>
            <w:lang w:val="en-US"/>
            <w:rPrChange w:id="1326" w:author="Hussey, Ian (PSY)" w:date="2025-10-06T10:27:00Z" w16du:dateUtc="2025-10-06T08:27:00Z">
              <w:rPr>
                <w:rFonts w:ascii="Calibri" w:eastAsia="Aptos" w:hAnsi="Calibri" w:cs="Calibri"/>
                <w:color w:val="000000" w:themeColor="text1"/>
              </w:rPr>
            </w:rPrChange>
          </w:rPr>
          <w:lastRenderedPageBreak/>
          <w:t>Implicit racial bias. Note that although the IAT captures reaction times (how it is measured: behavioral measure) it uses these to measure racial biases, a subjective experience (what is measured).</w:t>
        </w:r>
      </w:ins>
    </w:p>
    <w:p w14:paraId="0B793A70" w14:textId="77777777" w:rsidR="00AA2E23" w:rsidRPr="00FC690C" w:rsidRDefault="00AA2E23" w:rsidP="00AA2E23">
      <w:pPr>
        <w:numPr>
          <w:ilvl w:val="0"/>
          <w:numId w:val="4"/>
        </w:numPr>
        <w:spacing w:line="276" w:lineRule="auto"/>
        <w:ind w:left="714" w:hanging="357"/>
        <w:jc w:val="both"/>
        <w:rPr>
          <w:ins w:id="1327" w:author="Hussey, Ian (PSY)" w:date="2025-10-06T09:38:00Z" w16du:dateUtc="2025-10-06T07:38:00Z"/>
          <w:rFonts w:ascii="Calibri" w:eastAsia="Aptos" w:hAnsi="Calibri" w:cs="Calibri"/>
          <w:color w:val="000000" w:themeColor="text1"/>
          <w:lang w:val="en-US"/>
          <w:rPrChange w:id="1328" w:author="Hussey, Ian (PSY)" w:date="2025-10-06T10:27:00Z" w16du:dateUtc="2025-10-06T08:27:00Z">
            <w:rPr>
              <w:ins w:id="1329" w:author="Hussey, Ian (PSY)" w:date="2025-10-06T09:38:00Z" w16du:dateUtc="2025-10-06T07:38:00Z"/>
              <w:rFonts w:ascii="Calibri" w:eastAsia="Aptos" w:hAnsi="Calibri" w:cs="Calibri"/>
              <w:color w:val="000000" w:themeColor="text1"/>
            </w:rPr>
          </w:rPrChange>
        </w:rPr>
      </w:pPr>
      <w:ins w:id="1330" w:author="Hussey, Ian (PSY)" w:date="2025-10-06T09:38:00Z" w16du:dateUtc="2025-10-06T07:38:00Z">
        <w:r w:rsidRPr="00FC690C">
          <w:rPr>
            <w:rFonts w:ascii="Calibri" w:eastAsia="Aptos" w:hAnsi="Calibri" w:cs="Calibri"/>
            <w:color w:val="000000" w:themeColor="text1"/>
            <w:lang w:val="en-US"/>
            <w:rPrChange w:id="1331" w:author="Hussey, Ian (PSY)" w:date="2025-10-06T10:27:00Z" w16du:dateUtc="2025-10-06T08:27:00Z">
              <w:rPr>
                <w:rFonts w:ascii="Calibri" w:eastAsia="Aptos" w:hAnsi="Calibri" w:cs="Calibri"/>
                <w:color w:val="000000" w:themeColor="text1"/>
              </w:rPr>
            </w:rPrChange>
          </w:rPr>
          <w:t>GSR (Galvanic skin response) as a measure of fear. Note that although GSR is a measure of physiology (how it is measured), it measures fear which is a subjective experience (what is measured)</w:t>
        </w:r>
      </w:ins>
    </w:p>
    <w:p w14:paraId="0512B7F1" w14:textId="4B635853" w:rsidR="00AA2E23" w:rsidRPr="00A115ED" w:rsidRDefault="00AA2E23">
      <w:pPr>
        <w:numPr>
          <w:ilvl w:val="0"/>
          <w:numId w:val="4"/>
        </w:numPr>
        <w:spacing w:line="276" w:lineRule="auto"/>
        <w:ind w:left="714" w:hanging="357"/>
        <w:jc w:val="both"/>
        <w:rPr>
          <w:rFonts w:ascii="Calibri" w:eastAsia="Aptos" w:hAnsi="Calibri" w:cs="Calibri"/>
          <w:color w:val="000000" w:themeColor="text1"/>
          <w:lang w:val="en-US"/>
        </w:rPr>
        <w:pPrChange w:id="1332" w:author="Hussey, Ian (PSY)" w:date="2025-10-06T09:38:00Z" w16du:dateUtc="2025-10-06T07:38:00Z">
          <w:pPr>
            <w:numPr>
              <w:numId w:val="4"/>
            </w:numPr>
            <w:spacing w:line="276" w:lineRule="auto"/>
            <w:ind w:left="720" w:hanging="360"/>
            <w:jc w:val="both"/>
          </w:pPr>
        </w:pPrChange>
      </w:pPr>
      <w:ins w:id="1333" w:author="Hussey, Ian (PSY)" w:date="2025-10-06T09:38:00Z" w16du:dateUtc="2025-10-06T07:38:00Z">
        <w:r w:rsidRPr="00FC690C">
          <w:rPr>
            <w:rFonts w:ascii="Calibri" w:eastAsia="Aptos" w:hAnsi="Calibri" w:cs="Calibri"/>
            <w:color w:val="000000" w:themeColor="text1"/>
            <w:lang w:val="en-US"/>
            <w:rPrChange w:id="1334" w:author="Hussey, Ian (PSY)" w:date="2025-10-06T10:27:00Z" w16du:dateUtc="2025-10-06T08:27:00Z">
              <w:rPr>
                <w:rFonts w:ascii="Calibri" w:eastAsia="Aptos" w:hAnsi="Calibri" w:cs="Calibri"/>
                <w:color w:val="000000" w:themeColor="text1"/>
              </w:rPr>
            </w:rPrChange>
          </w:rPr>
          <w:t xml:space="preserve">Visual search test for synesthesia. Note that although the measure has objectively correct responses (how it is measured: test), it uses these to measure </w:t>
        </w:r>
      </w:ins>
      <w:ins w:id="1335" w:author="Hussey, Ian (PSY)" w:date="2025-10-06T10:33:00Z" w16du:dateUtc="2025-10-06T08:33:00Z">
        <w:r w:rsidR="00F950CC" w:rsidRPr="00F950CC">
          <w:rPr>
            <w:rFonts w:ascii="Calibri" w:eastAsia="Aptos" w:hAnsi="Calibri" w:cs="Calibri"/>
            <w:color w:val="000000" w:themeColor="text1"/>
            <w:lang w:val="en-US"/>
          </w:rPr>
          <w:t>subjective</w:t>
        </w:r>
      </w:ins>
      <w:ins w:id="1336" w:author="Hussey, Ian (PSY)" w:date="2025-10-06T09:39:00Z" w16du:dateUtc="2025-10-06T07:39:00Z">
        <w:r w:rsidRPr="00A115ED">
          <w:rPr>
            <w:rFonts w:ascii="Calibri" w:eastAsia="Aptos" w:hAnsi="Calibri" w:cs="Calibri"/>
            <w:color w:val="000000" w:themeColor="text1"/>
            <w:lang w:val="en-US"/>
          </w:rPr>
          <w:t xml:space="preserve"> perception (what is measured: </w:t>
        </w:r>
      </w:ins>
      <w:ins w:id="1337" w:author="Hussey, Ian (PSY)" w:date="2025-10-06T09:38:00Z" w16du:dateUtc="2025-10-06T07:38:00Z">
        <w:r w:rsidRPr="00A115ED">
          <w:rPr>
            <w:rFonts w:ascii="Calibri" w:eastAsia="Aptos" w:hAnsi="Calibri" w:cs="Calibri"/>
            <w:color w:val="000000" w:themeColor="text1"/>
            <w:lang w:val="en-US"/>
          </w:rPr>
          <w:t>subjective experience</w:t>
        </w:r>
      </w:ins>
      <w:ins w:id="1338" w:author="Hussey, Ian (PSY)" w:date="2025-10-06T09:39:00Z" w16du:dateUtc="2025-10-06T07:39:00Z">
        <w:r w:rsidRPr="00A115ED">
          <w:rPr>
            <w:rFonts w:ascii="Calibri" w:eastAsia="Aptos" w:hAnsi="Calibri" w:cs="Calibri"/>
            <w:color w:val="000000" w:themeColor="text1"/>
            <w:lang w:val="en-US"/>
          </w:rPr>
          <w:t>)</w:t>
        </w:r>
      </w:ins>
    </w:p>
    <w:p w14:paraId="655688AB" w14:textId="6B2ED597" w:rsidR="00471F51" w:rsidRPr="00A115ED" w:rsidRDefault="00033C8F" w:rsidP="00033C8F">
      <w:pPr>
        <w:rPr>
          <w:rFonts w:ascii="Calibri" w:eastAsia="Aptos" w:hAnsi="Calibri" w:cs="Calibri"/>
          <w:color w:val="000000" w:themeColor="text1"/>
          <w:lang w:val="en-US"/>
        </w:rPr>
      </w:pPr>
      <w:r w:rsidRPr="00A115ED">
        <w:rPr>
          <w:rFonts w:ascii="Calibri" w:eastAsia="Aptos" w:hAnsi="Calibri" w:cs="Calibri"/>
          <w:color w:val="000000" w:themeColor="text1"/>
          <w:lang w:val="en-US"/>
        </w:rPr>
        <w:br w:type="page"/>
      </w:r>
    </w:p>
    <w:p w14:paraId="2EEBC248" w14:textId="335415C5" w:rsidR="00CF726C" w:rsidRPr="00A115ED" w:rsidRDefault="009155E4" w:rsidP="00B151C9">
      <w:pPr>
        <w:pStyle w:val="Heading3"/>
        <w:rPr>
          <w:rFonts w:ascii="Calibri" w:hAnsi="Calibri" w:cs="Calibri"/>
          <w:color w:val="000000" w:themeColor="text1"/>
          <w:lang w:val="en-US"/>
        </w:rPr>
      </w:pPr>
      <w:bookmarkStart w:id="1339" w:name="_Toc208510425"/>
      <w:bookmarkStart w:id="1340" w:name="_Toc210640632"/>
      <w:r w:rsidRPr="00A115ED">
        <w:rPr>
          <w:rFonts w:ascii="Calibri" w:hAnsi="Calibri" w:cs="Calibri"/>
          <w:color w:val="000000" w:themeColor="text1"/>
          <w:lang w:val="en-US"/>
        </w:rPr>
        <w:lastRenderedPageBreak/>
        <w:t>Mental ability or cognitive process</w:t>
      </w:r>
      <w:bookmarkEnd w:id="1339"/>
      <w:bookmarkEnd w:id="1340"/>
    </w:p>
    <w:tbl>
      <w:tblPr>
        <w:tblStyle w:val="TableGrid"/>
        <w:tblpPr w:leftFromText="141" w:rightFromText="141" w:vertAnchor="text" w:horzAnchor="margin" w:tblpY="190"/>
        <w:tblW w:w="9380" w:type="dxa"/>
        <w:tblLook w:val="04A0" w:firstRow="1" w:lastRow="0" w:firstColumn="1" w:lastColumn="0" w:noHBand="0" w:noVBand="1"/>
      </w:tblPr>
      <w:tblGrid>
        <w:gridCol w:w="2344"/>
        <w:gridCol w:w="2345"/>
        <w:gridCol w:w="2344"/>
        <w:gridCol w:w="2347"/>
      </w:tblGrid>
      <w:tr w:rsidR="00B95508" w:rsidRPr="00A115ED" w14:paraId="02A17BC7" w14:textId="77777777" w:rsidTr="05F8700A">
        <w:trPr>
          <w:trHeight w:val="380"/>
        </w:trPr>
        <w:tc>
          <w:tcPr>
            <w:tcW w:w="9380" w:type="dxa"/>
            <w:gridSpan w:val="4"/>
          </w:tcPr>
          <w:p w14:paraId="1F1BA54F" w14:textId="77777777" w:rsidR="00AE2135" w:rsidRPr="00A115ED" w:rsidRDefault="00AE2135" w:rsidP="00EB67C0">
            <w:pPr>
              <w:spacing w:line="276" w:lineRule="auto"/>
              <w:jc w:val="center"/>
              <w:rPr>
                <w:rFonts w:ascii="Calibri" w:hAnsi="Calibri" w:cs="Calibri"/>
                <w:b/>
                <w:bCs/>
                <w:color w:val="000000" w:themeColor="text1"/>
                <w:lang w:val="en-US"/>
              </w:rPr>
            </w:pPr>
            <w:r w:rsidRPr="00A115ED">
              <w:rPr>
                <w:rFonts w:ascii="Calibri" w:hAnsi="Calibri" w:cs="Calibri"/>
                <w:b/>
                <w:bCs/>
                <w:color w:val="000000" w:themeColor="text1"/>
                <w:sz w:val="20"/>
                <w:szCs w:val="20"/>
                <w:lang w:val="en-US"/>
              </w:rPr>
              <w:t>What is being measured</w:t>
            </w:r>
          </w:p>
        </w:tc>
      </w:tr>
      <w:tr w:rsidR="00B95508" w:rsidRPr="00A115ED" w14:paraId="780113C2" w14:textId="77777777" w:rsidTr="00290BB2">
        <w:trPr>
          <w:trHeight w:val="1245"/>
        </w:trPr>
        <w:tc>
          <w:tcPr>
            <w:tcW w:w="2344" w:type="dxa"/>
            <w:vAlign w:val="center"/>
          </w:tcPr>
          <w:p w14:paraId="08163DFD" w14:textId="77777777" w:rsidR="00AE2135" w:rsidRPr="00A115ED" w:rsidRDefault="05F8700A" w:rsidP="00EB67C0">
            <w:pPr>
              <w:spacing w:line="276" w:lineRule="auto"/>
              <w:jc w:val="center"/>
              <w:rPr>
                <w:rFonts w:ascii="Calibri" w:hAnsi="Calibri" w:cs="Calibri"/>
                <w:color w:val="000000" w:themeColor="text1"/>
                <w:sz w:val="18"/>
                <w:szCs w:val="18"/>
                <w:lang w:val="en-US"/>
              </w:rPr>
            </w:pPr>
            <w:r w:rsidRPr="00A115ED">
              <w:rPr>
                <w:rFonts w:ascii="Calibri" w:hAnsi="Calibri" w:cs="Calibri"/>
                <w:b/>
                <w:bCs/>
                <w:color w:val="000000" w:themeColor="text1"/>
                <w:sz w:val="18"/>
                <w:szCs w:val="18"/>
                <w:lang w:val="en-US"/>
              </w:rPr>
              <w:t>Subjective experience</w:t>
            </w:r>
            <w:r w:rsidRPr="00A115ED">
              <w:rPr>
                <w:rFonts w:ascii="Calibri" w:hAnsi="Calibri" w:cs="Calibri"/>
                <w:color w:val="000000" w:themeColor="text1"/>
                <w:sz w:val="18"/>
                <w:szCs w:val="18"/>
                <w:lang w:val="en-US"/>
              </w:rPr>
              <w:t xml:space="preserve"> </w:t>
            </w:r>
            <w:r w:rsidR="00AE2135" w:rsidRPr="00A115ED">
              <w:rPr>
                <w:rFonts w:ascii="Calibri" w:hAnsi="Calibri" w:cs="Calibri"/>
                <w:lang w:val="en-US"/>
              </w:rPr>
              <w:br/>
            </w:r>
            <w:r w:rsidRPr="00A115ED">
              <w:rPr>
                <w:rFonts w:ascii="Calibri" w:hAnsi="Calibri" w:cs="Calibri"/>
                <w:color w:val="000000" w:themeColor="text1"/>
                <w:sz w:val="18"/>
                <w:szCs w:val="18"/>
                <w:lang w:val="en-US"/>
              </w:rPr>
              <w:t>(mental content, often self-perceived)</w:t>
            </w:r>
          </w:p>
        </w:tc>
        <w:tc>
          <w:tcPr>
            <w:tcW w:w="2345" w:type="dxa"/>
            <w:shd w:val="clear" w:color="auto" w:fill="D9D9D9" w:themeFill="background1" w:themeFillShade="D9"/>
            <w:vAlign w:val="center"/>
          </w:tcPr>
          <w:p w14:paraId="48096418" w14:textId="77777777" w:rsidR="00AE2135" w:rsidRPr="00A115ED" w:rsidRDefault="00AE213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Mental ability or cognitive process</w:t>
            </w:r>
          </w:p>
        </w:tc>
        <w:tc>
          <w:tcPr>
            <w:tcW w:w="2344" w:type="dxa"/>
            <w:vAlign w:val="center"/>
          </w:tcPr>
          <w:p w14:paraId="7CBF3C29" w14:textId="77777777" w:rsidR="00AE2135" w:rsidRPr="00A115ED" w:rsidRDefault="00AE213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Behavior</w:t>
            </w:r>
          </w:p>
          <w:p w14:paraId="4F73DD64" w14:textId="77777777" w:rsidR="00AE2135" w:rsidRPr="00A115ED" w:rsidRDefault="00AE2135" w:rsidP="00EB67C0">
            <w:pPr>
              <w:spacing w:line="276" w:lineRule="auto"/>
              <w:jc w:val="center"/>
              <w:rPr>
                <w:rFonts w:ascii="Calibri" w:hAnsi="Calibri" w:cs="Calibri"/>
                <w:color w:val="000000" w:themeColor="text1"/>
                <w:sz w:val="18"/>
                <w:szCs w:val="18"/>
                <w:lang w:val="en-US"/>
              </w:rPr>
            </w:pPr>
            <w:r w:rsidRPr="00A115ED">
              <w:rPr>
                <w:rFonts w:ascii="Calibri" w:hAnsi="Calibri" w:cs="Calibri"/>
                <w:color w:val="000000" w:themeColor="text1"/>
                <w:sz w:val="18"/>
                <w:szCs w:val="18"/>
                <w:lang w:val="en-US"/>
              </w:rPr>
              <w:t>(specific overt behavior)</w:t>
            </w:r>
          </w:p>
        </w:tc>
        <w:tc>
          <w:tcPr>
            <w:tcW w:w="2345" w:type="dxa"/>
            <w:vAlign w:val="center"/>
          </w:tcPr>
          <w:p w14:paraId="652C8542" w14:textId="77777777" w:rsidR="00AE2135" w:rsidRPr="00A115ED" w:rsidRDefault="00AE213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Neuro/bio/physiology</w:t>
            </w:r>
          </w:p>
        </w:tc>
      </w:tr>
    </w:tbl>
    <w:p w14:paraId="7F66A02C" w14:textId="77777777" w:rsidR="00AE2135" w:rsidRPr="00A115ED" w:rsidRDefault="00AE2135" w:rsidP="00EB67C0">
      <w:pPr>
        <w:spacing w:line="276" w:lineRule="auto"/>
        <w:rPr>
          <w:rFonts w:ascii="Calibri" w:hAnsi="Calibri" w:cs="Calibri"/>
          <w:color w:val="000000" w:themeColor="text1"/>
          <w:lang w:val="en-US"/>
        </w:rPr>
      </w:pPr>
    </w:p>
    <w:p w14:paraId="2EEBC24A" w14:textId="39340E04" w:rsidR="00CF726C" w:rsidRPr="00A115ED" w:rsidRDefault="009155E4" w:rsidP="00033C8F">
      <w:p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This category entails measures related to </w:t>
      </w:r>
      <w:ins w:id="1341" w:author="Hussey, Ian (PSY)" w:date="2025-10-06T09:39:00Z" w16du:dateUtc="2025-10-06T07:39:00Z">
        <w:r w:rsidR="00AA2E23" w:rsidRPr="00A115ED">
          <w:rPr>
            <w:rFonts w:ascii="Calibri" w:hAnsi="Calibri" w:cs="Calibri"/>
            <w:color w:val="000000" w:themeColor="text1"/>
            <w:lang w:val="en-US"/>
          </w:rPr>
          <w:t xml:space="preserve">mental ability, cognitive processes, </w:t>
        </w:r>
      </w:ins>
      <w:ins w:id="1342" w:author="Hussey, Ian (PSY)" w:date="2025-10-06T09:40:00Z" w16du:dateUtc="2025-10-06T07:40:00Z">
        <w:r w:rsidR="00AA2E23" w:rsidRPr="00A115ED">
          <w:rPr>
            <w:rFonts w:ascii="Calibri" w:hAnsi="Calibri" w:cs="Calibri"/>
            <w:color w:val="000000" w:themeColor="text1"/>
            <w:lang w:val="en-US"/>
          </w:rPr>
          <w:t xml:space="preserve">and </w:t>
        </w:r>
      </w:ins>
      <w:r w:rsidRPr="00A115ED">
        <w:rPr>
          <w:rFonts w:ascii="Calibri" w:hAnsi="Calibri" w:cs="Calibri"/>
          <w:color w:val="000000" w:themeColor="text1"/>
          <w:lang w:val="en-US"/>
        </w:rPr>
        <w:t>information-processing capacity or operations</w:t>
      </w:r>
      <w:ins w:id="1343" w:author="Hussey, Ian (PSY)" w:date="2025-10-06T09:39:00Z" w16du:dateUtc="2025-10-06T07:39:00Z">
        <w:r w:rsidR="00AA2E23" w:rsidRPr="00A115ED">
          <w:rPr>
            <w:rFonts w:ascii="Calibri" w:hAnsi="Calibri" w:cs="Calibri"/>
            <w:color w:val="000000" w:themeColor="text1"/>
            <w:lang w:val="en-US"/>
          </w:rPr>
          <w:t>.</w:t>
        </w:r>
      </w:ins>
      <w:r w:rsidRPr="00A115ED">
        <w:rPr>
          <w:rFonts w:ascii="Calibri" w:hAnsi="Calibri" w:cs="Calibri"/>
          <w:color w:val="000000" w:themeColor="text1"/>
          <w:lang w:val="en-US"/>
        </w:rPr>
        <w:t xml:space="preserve"> </w:t>
      </w:r>
      <w:del w:id="1344" w:author="Hussey, Ian (PSY)" w:date="2025-10-06T09:40:00Z" w16du:dateUtc="2025-10-06T07:40:00Z">
        <w:r w:rsidRPr="00A115ED" w:rsidDel="00AA2E23">
          <w:rPr>
            <w:rFonts w:ascii="Calibri" w:hAnsi="Calibri" w:cs="Calibri"/>
            <w:color w:val="000000" w:themeColor="text1"/>
            <w:lang w:val="en-US"/>
          </w:rPr>
          <w:delText xml:space="preserve">and </w:delText>
        </w:r>
      </w:del>
      <w:ins w:id="1345" w:author="Hussey, Ian (PSY)" w:date="2025-10-06T09:40:00Z" w16du:dateUtc="2025-10-06T07:40:00Z">
        <w:r w:rsidR="00AA2E23" w:rsidRPr="00A115ED">
          <w:rPr>
            <w:rFonts w:ascii="Calibri" w:hAnsi="Calibri" w:cs="Calibri"/>
            <w:color w:val="000000" w:themeColor="text1"/>
            <w:lang w:val="en-US"/>
          </w:rPr>
          <w:t xml:space="preserve">It </w:t>
        </w:r>
      </w:ins>
      <w:r w:rsidRPr="00A115ED">
        <w:rPr>
          <w:rFonts w:ascii="Calibri" w:hAnsi="Calibri" w:cs="Calibri"/>
          <w:color w:val="000000" w:themeColor="text1"/>
          <w:lang w:val="en-US"/>
        </w:rPr>
        <w:t>includes constructs such as working memory</w:t>
      </w:r>
      <w:del w:id="1346" w:author="Hussey, Ian (PSY)" w:date="2025-10-06T09:40:00Z" w16du:dateUtc="2025-10-06T07:40:00Z">
        <w:r w:rsidRPr="00A115ED" w:rsidDel="00AA2E23">
          <w:rPr>
            <w:rFonts w:ascii="Calibri" w:hAnsi="Calibri" w:cs="Calibri"/>
            <w:color w:val="000000" w:themeColor="text1"/>
            <w:lang w:val="en-US"/>
          </w:rPr>
          <w:delText xml:space="preserve"> span</w:delText>
        </w:r>
      </w:del>
      <w:r w:rsidRPr="00A115ED">
        <w:rPr>
          <w:rFonts w:ascii="Calibri" w:hAnsi="Calibri" w:cs="Calibri"/>
          <w:color w:val="000000" w:themeColor="text1"/>
          <w:lang w:val="en-US"/>
        </w:rPr>
        <w:t>, inhibitory control, executive function</w:t>
      </w:r>
      <w:del w:id="1347" w:author="Hussey, Ian (PSY)" w:date="2025-10-06T09:40:00Z" w16du:dateUtc="2025-10-06T07:40:00Z">
        <w:r w:rsidRPr="00A115ED" w:rsidDel="00AA2E23">
          <w:rPr>
            <w:rFonts w:ascii="Calibri" w:hAnsi="Calibri" w:cs="Calibri"/>
            <w:color w:val="000000" w:themeColor="text1"/>
            <w:lang w:val="en-US"/>
          </w:rPr>
          <w:delText>s</w:delText>
        </w:r>
      </w:del>
      <w:r w:rsidRPr="00A115ED">
        <w:rPr>
          <w:rFonts w:ascii="Calibri" w:hAnsi="Calibri" w:cs="Calibri"/>
          <w:color w:val="000000" w:themeColor="text1"/>
          <w:lang w:val="en-US"/>
        </w:rPr>
        <w:t xml:space="preserve">, language comprehension, spatial reasoning, </w:t>
      </w:r>
      <w:ins w:id="1348" w:author="Hussey, Ian (PSY)" w:date="2025-10-06T09:40:00Z" w16du:dateUtc="2025-10-06T07:40:00Z">
        <w:r w:rsidR="00AA2E23" w:rsidRPr="00A115ED">
          <w:rPr>
            <w:rFonts w:ascii="Calibri" w:hAnsi="Calibri" w:cs="Calibri"/>
            <w:color w:val="000000" w:themeColor="text1"/>
            <w:lang w:val="en-US"/>
          </w:rPr>
          <w:t xml:space="preserve">intelligence, </w:t>
        </w:r>
      </w:ins>
      <w:r w:rsidRPr="00A115ED">
        <w:rPr>
          <w:rFonts w:ascii="Calibri" w:hAnsi="Calibri" w:cs="Calibri"/>
          <w:color w:val="000000" w:themeColor="text1"/>
          <w:lang w:val="en-US"/>
        </w:rPr>
        <w:t xml:space="preserve">and decision-making heuristics. </w:t>
      </w:r>
    </w:p>
    <w:p w14:paraId="2EEBC24B" w14:textId="77777777" w:rsidR="00CF726C" w:rsidRPr="00A115ED" w:rsidRDefault="009155E4" w:rsidP="00033C8F">
      <w:pPr>
        <w:spacing w:before="240" w:after="240"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Keywords to look out for</w:t>
      </w:r>
    </w:p>
    <w:p w14:paraId="2EEBC24C" w14:textId="79431594" w:rsidR="00CF726C" w:rsidRPr="00A115ED" w:rsidRDefault="009155E4" w:rsidP="00033C8F">
      <w:pPr>
        <w:numPr>
          <w:ilvl w:val="0"/>
          <w:numId w:val="13"/>
        </w:numPr>
        <w:spacing w:before="240"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Working Memory/Attention: </w:t>
      </w:r>
      <w:ins w:id="1349" w:author="Hussey, Ian (PSY)" w:date="2025-10-06T09:40:00Z" w16du:dateUtc="2025-10-06T07:40:00Z">
        <w:r w:rsidR="00AA2E23" w:rsidRPr="00A115ED">
          <w:rPr>
            <w:rFonts w:ascii="Calibri" w:hAnsi="Calibri" w:cs="Calibri"/>
            <w:color w:val="000000" w:themeColor="text1"/>
            <w:lang w:val="en-US"/>
          </w:rPr>
          <w:t>Not</w:t>
        </w:r>
      </w:ins>
      <w:ins w:id="1350" w:author="Hussey, Ian (PSY)" w:date="2025-10-06T09:41:00Z" w16du:dateUtc="2025-10-06T07:41:00Z">
        <w:r w:rsidR="00AA2E23" w:rsidRPr="00A115ED">
          <w:rPr>
            <w:rFonts w:ascii="Calibri" w:hAnsi="Calibri" w:cs="Calibri"/>
            <w:color w:val="000000" w:themeColor="text1"/>
            <w:lang w:val="en-US"/>
          </w:rPr>
          <w:t xml:space="preserve">e that a self-report such as </w:t>
        </w:r>
      </w:ins>
      <w:r w:rsidRPr="00A115ED">
        <w:rPr>
          <w:rFonts w:ascii="Calibri" w:hAnsi="Calibri" w:cs="Calibri"/>
          <w:color w:val="000000" w:themeColor="text1"/>
          <w:lang w:val="en-US"/>
        </w:rPr>
        <w:t>“I have trouble concentrating”</w:t>
      </w:r>
      <w:ins w:id="1351" w:author="Hussey, Ian (PSY)" w:date="2025-10-06T09:41:00Z" w16du:dateUtc="2025-10-06T07:41:00Z">
        <w:r w:rsidR="00AA2E23" w:rsidRPr="00A115ED">
          <w:rPr>
            <w:rFonts w:ascii="Calibri" w:hAnsi="Calibri" w:cs="Calibri"/>
            <w:color w:val="000000" w:themeColor="text1"/>
            <w:lang w:val="en-US"/>
          </w:rPr>
          <w:t xml:space="preserve"> is a self-report in how it is measured, but what is measured is a cognitive ability. </w:t>
        </w:r>
      </w:ins>
    </w:p>
    <w:p w14:paraId="2EEBC24D" w14:textId="0693577F" w:rsidR="00CF726C" w:rsidRPr="00A115ED" w:rsidRDefault="009155E4" w:rsidP="00033C8F">
      <w:pPr>
        <w:numPr>
          <w:ilvl w:val="0"/>
          <w:numId w:val="13"/>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Executive Control / Inhibition: </w:t>
      </w:r>
      <w:ins w:id="1352" w:author="Hussey, Ian (PSY)" w:date="2025-10-06T09:41:00Z" w16du:dateUtc="2025-10-06T07:41:00Z">
        <w:r w:rsidR="00AA2E23" w:rsidRPr="00A115ED">
          <w:rPr>
            <w:rFonts w:ascii="Calibri" w:hAnsi="Calibri" w:cs="Calibri"/>
            <w:color w:val="000000" w:themeColor="text1"/>
            <w:lang w:val="en-US"/>
          </w:rPr>
          <w:t xml:space="preserve">Note that a self-report such as </w:t>
        </w:r>
      </w:ins>
      <w:r w:rsidRPr="00A115ED">
        <w:rPr>
          <w:rFonts w:ascii="Calibri" w:hAnsi="Calibri" w:cs="Calibri"/>
          <w:color w:val="000000" w:themeColor="text1"/>
          <w:lang w:val="en-US"/>
        </w:rPr>
        <w:t>“I can stop myself from doing something I shouldn’t”</w:t>
      </w:r>
      <w:ins w:id="1353" w:author="Hussey, Ian (PSY)" w:date="2025-10-06T09:41:00Z" w16du:dateUtc="2025-10-06T07:41:00Z">
        <w:r w:rsidR="00AA2E23" w:rsidRPr="00A115ED">
          <w:rPr>
            <w:rFonts w:ascii="Calibri" w:hAnsi="Calibri" w:cs="Calibri"/>
            <w:color w:val="000000" w:themeColor="text1"/>
            <w:lang w:val="en-US"/>
          </w:rPr>
          <w:t xml:space="preserve"> is a self-report in how it is measured, but what is measured is a cognitive ability.</w:t>
        </w:r>
      </w:ins>
    </w:p>
    <w:p w14:paraId="2EEBC24E" w14:textId="0262778E" w:rsidR="00CF726C" w:rsidRPr="00A115ED" w:rsidRDefault="009155E4" w:rsidP="00033C8F">
      <w:pPr>
        <w:numPr>
          <w:ilvl w:val="0"/>
          <w:numId w:val="13"/>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Spatial/Visuospatial Reasoning: </w:t>
      </w:r>
      <w:ins w:id="1354" w:author="Hussey, Ian (PSY)" w:date="2025-10-06T09:42:00Z" w16du:dateUtc="2025-10-06T07:42:00Z">
        <w:r w:rsidR="00AA2E23" w:rsidRPr="00A115ED">
          <w:rPr>
            <w:rFonts w:ascii="Calibri" w:hAnsi="Calibri" w:cs="Calibri"/>
            <w:color w:val="000000" w:themeColor="text1"/>
            <w:lang w:val="en-US"/>
          </w:rPr>
          <w:t xml:space="preserve">Similarly, </w:t>
        </w:r>
      </w:ins>
      <w:r w:rsidRPr="00A115ED">
        <w:rPr>
          <w:rFonts w:ascii="Calibri" w:hAnsi="Calibri" w:cs="Calibri"/>
          <w:color w:val="000000" w:themeColor="text1"/>
          <w:lang w:val="en-US"/>
        </w:rPr>
        <w:t>“I can mentally rotate objects in my mind,” “I easily find my way around a new city”</w:t>
      </w:r>
      <w:ins w:id="1355" w:author="Hussey, Ian (PSY)" w:date="2025-10-06T09:42:00Z" w16du:dateUtc="2025-10-06T07:42:00Z">
        <w:r w:rsidR="00AA2E23" w:rsidRPr="00A115ED">
          <w:rPr>
            <w:rFonts w:ascii="Calibri" w:hAnsi="Calibri" w:cs="Calibri"/>
            <w:color w:val="000000" w:themeColor="text1"/>
            <w:lang w:val="en-US"/>
          </w:rPr>
          <w:t xml:space="preserve"> is a cognitive ability (what is measured)</w:t>
        </w:r>
      </w:ins>
    </w:p>
    <w:p w14:paraId="2EEBC24F" w14:textId="165B7D80" w:rsidR="00CF726C" w:rsidRPr="00A115ED" w:rsidRDefault="009155E4" w:rsidP="00033C8F">
      <w:pPr>
        <w:numPr>
          <w:ilvl w:val="0"/>
          <w:numId w:val="13"/>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Language/Comprehension: </w:t>
      </w:r>
      <w:ins w:id="1356" w:author="Hussey, Ian (PSY)" w:date="2025-10-06T09:42:00Z" w16du:dateUtc="2025-10-06T07:42:00Z">
        <w:r w:rsidR="00AA2E23" w:rsidRPr="00A115ED">
          <w:rPr>
            <w:rFonts w:ascii="Calibri" w:hAnsi="Calibri" w:cs="Calibri"/>
            <w:color w:val="000000" w:themeColor="text1"/>
            <w:lang w:val="en-US"/>
          </w:rPr>
          <w:t xml:space="preserve">Similarly, </w:t>
        </w:r>
      </w:ins>
      <w:r w:rsidRPr="00A115ED">
        <w:rPr>
          <w:rFonts w:ascii="Calibri" w:hAnsi="Calibri" w:cs="Calibri"/>
          <w:color w:val="000000" w:themeColor="text1"/>
          <w:lang w:val="en-US"/>
        </w:rPr>
        <w:t>“Reading complex passages is easy for me,” “I understand detailed instructions quickly”</w:t>
      </w:r>
      <w:ins w:id="1357" w:author="Hussey, Ian (PSY)" w:date="2025-10-06T09:42:00Z" w16du:dateUtc="2025-10-06T07:42:00Z">
        <w:r w:rsidR="00AA2E23" w:rsidRPr="00A115ED">
          <w:rPr>
            <w:rFonts w:ascii="Calibri" w:hAnsi="Calibri" w:cs="Calibri"/>
            <w:color w:val="000000" w:themeColor="text1"/>
            <w:lang w:val="en-US"/>
          </w:rPr>
          <w:t xml:space="preserve"> is a cognitive ability (what is measured)</w:t>
        </w:r>
      </w:ins>
    </w:p>
    <w:p w14:paraId="2EEBC250" w14:textId="74A3ADDC" w:rsidR="00CF726C" w:rsidRPr="00A115ED" w:rsidRDefault="009155E4" w:rsidP="00033C8F">
      <w:pPr>
        <w:numPr>
          <w:ilvl w:val="0"/>
          <w:numId w:val="13"/>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Decision‐Making/Problem Solving: </w:t>
      </w:r>
      <w:ins w:id="1358" w:author="Hussey, Ian (PSY)" w:date="2025-10-06T09:42:00Z" w16du:dateUtc="2025-10-06T07:42:00Z">
        <w:r w:rsidR="00AA2E23" w:rsidRPr="00A115ED">
          <w:rPr>
            <w:rFonts w:ascii="Calibri" w:hAnsi="Calibri" w:cs="Calibri"/>
            <w:color w:val="000000" w:themeColor="text1"/>
            <w:lang w:val="en-US"/>
          </w:rPr>
          <w:t xml:space="preserve">Similarly, </w:t>
        </w:r>
      </w:ins>
      <w:r w:rsidRPr="00A115ED">
        <w:rPr>
          <w:rFonts w:ascii="Calibri" w:hAnsi="Calibri" w:cs="Calibri"/>
          <w:color w:val="000000" w:themeColor="text1"/>
          <w:lang w:val="en-US"/>
        </w:rPr>
        <w:t>“I make decisions under pressure without hesitating,” “I see solutions to difficult problems quickly”</w:t>
      </w:r>
      <w:ins w:id="1359" w:author="Hussey, Ian (PSY)" w:date="2025-10-06T09:42:00Z" w16du:dateUtc="2025-10-06T07:42:00Z">
        <w:r w:rsidR="00AA2E23" w:rsidRPr="00A115ED">
          <w:rPr>
            <w:rFonts w:ascii="Calibri" w:hAnsi="Calibri" w:cs="Calibri"/>
            <w:color w:val="000000" w:themeColor="text1"/>
            <w:lang w:val="en-US"/>
          </w:rPr>
          <w:t xml:space="preserve"> is a cognitive ability (what is measured)</w:t>
        </w:r>
      </w:ins>
    </w:p>
    <w:p w14:paraId="2EEBC252" w14:textId="20FEF0E0" w:rsidR="00CF726C" w:rsidRPr="00A115ED" w:rsidRDefault="009155E4" w:rsidP="00033C8F">
      <w:pPr>
        <w:numPr>
          <w:ilvl w:val="0"/>
          <w:numId w:val="13"/>
        </w:numPr>
        <w:spacing w:after="240"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Self‐Reported Intelligence/Ability: </w:t>
      </w:r>
      <w:proofErr w:type="spellStart"/>
      <w:ins w:id="1360" w:author="Hussey, Ian (PSY)" w:date="2025-10-06T09:42:00Z" w16du:dateUtc="2025-10-06T07:42:00Z">
        <w:r w:rsidR="00AA2E23" w:rsidRPr="00A115ED">
          <w:rPr>
            <w:rFonts w:ascii="Calibri" w:hAnsi="Calibri" w:cs="Calibri"/>
            <w:color w:val="000000" w:themeColor="text1"/>
            <w:lang w:val="en-US"/>
          </w:rPr>
          <w:t>Similiarly</w:t>
        </w:r>
        <w:proofErr w:type="spellEnd"/>
        <w:r w:rsidR="00AA2E23" w:rsidRPr="00A115ED">
          <w:rPr>
            <w:rFonts w:ascii="Calibri" w:hAnsi="Calibri" w:cs="Calibri"/>
            <w:color w:val="000000" w:themeColor="text1"/>
            <w:lang w:val="en-US"/>
          </w:rPr>
          <w:t xml:space="preserve">, </w:t>
        </w:r>
      </w:ins>
      <w:r w:rsidRPr="00A115ED">
        <w:rPr>
          <w:rFonts w:ascii="Calibri" w:hAnsi="Calibri" w:cs="Calibri"/>
          <w:color w:val="000000" w:themeColor="text1"/>
          <w:lang w:val="en-US"/>
        </w:rPr>
        <w:t>“I consider myself very intelligent,” “Compared to my friends, I learn new things faster”</w:t>
      </w:r>
      <w:ins w:id="1361" w:author="Hussey, Ian (PSY)" w:date="2025-10-06T09:42:00Z" w16du:dateUtc="2025-10-06T07:42:00Z">
        <w:r w:rsidR="00AA2E23" w:rsidRPr="00A115ED">
          <w:rPr>
            <w:rFonts w:ascii="Calibri" w:hAnsi="Calibri" w:cs="Calibri"/>
            <w:color w:val="000000" w:themeColor="text1"/>
            <w:lang w:val="en-US"/>
          </w:rPr>
          <w:t xml:space="preserve"> is a cognitive ability (what is measured). </w:t>
        </w:r>
      </w:ins>
      <w:ins w:id="1362" w:author="Hussey, Ian (PSY)" w:date="2025-10-06T09:43:00Z" w16du:dateUtc="2025-10-06T07:43:00Z">
        <w:r w:rsidR="00AA2E23" w:rsidRPr="00A115ED">
          <w:rPr>
            <w:rFonts w:ascii="Calibri" w:hAnsi="Calibri" w:cs="Calibri"/>
            <w:color w:val="000000" w:themeColor="text1"/>
            <w:lang w:val="en-US"/>
          </w:rPr>
          <w:t>“My IQ is 103” is also a self-reported measure of cognitive ability.</w:t>
        </w:r>
      </w:ins>
    </w:p>
    <w:p w14:paraId="2EEBC253" w14:textId="77777777" w:rsidR="00CF726C" w:rsidRPr="00A115ED" w:rsidRDefault="009155E4" w:rsidP="00033C8F">
      <w:pPr>
        <w:spacing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Examples</w:t>
      </w:r>
    </w:p>
    <w:p w14:paraId="2EEBC254" w14:textId="77777777" w:rsidR="00CF726C" w:rsidRPr="00A115ED" w:rsidRDefault="009155E4" w:rsidP="00033C8F">
      <w:pPr>
        <w:numPr>
          <w:ilvl w:val="0"/>
          <w:numId w:val="4"/>
        </w:numPr>
        <w:spacing w:line="276" w:lineRule="auto"/>
        <w:jc w:val="both"/>
        <w:rPr>
          <w:rFonts w:ascii="Calibri" w:eastAsia="Aptos" w:hAnsi="Calibri" w:cs="Calibri"/>
          <w:color w:val="000000" w:themeColor="text1"/>
          <w:lang w:val="en-US"/>
        </w:rPr>
      </w:pPr>
      <w:r w:rsidRPr="00A115ED">
        <w:rPr>
          <w:rFonts w:ascii="Calibri" w:eastAsia="Aptos" w:hAnsi="Calibri" w:cs="Calibri"/>
          <w:color w:val="000000" w:themeColor="text1"/>
          <w:lang w:val="en-US"/>
        </w:rPr>
        <w:t>Self-Reported Intelligence, Self-Reported Empathic Perspective Taking Ability</w:t>
      </w:r>
    </w:p>
    <w:p w14:paraId="37B2BE6F" w14:textId="59B7CF11" w:rsidR="00AA2E23" w:rsidRPr="00A115ED" w:rsidRDefault="009155E4" w:rsidP="00AA2E23">
      <w:pPr>
        <w:numPr>
          <w:ilvl w:val="0"/>
          <w:numId w:val="4"/>
        </w:numPr>
        <w:spacing w:line="276" w:lineRule="auto"/>
        <w:jc w:val="both"/>
        <w:rPr>
          <w:ins w:id="1363" w:author="Hussey, Ian (PSY)" w:date="2025-10-06T09:45:00Z" w16du:dateUtc="2025-10-06T07:45:00Z"/>
          <w:rFonts w:ascii="Calibri" w:eastAsia="Aptos" w:hAnsi="Calibri" w:cs="Calibri"/>
          <w:color w:val="000000" w:themeColor="text1"/>
          <w:lang w:val="en-US"/>
        </w:rPr>
      </w:pPr>
      <w:r w:rsidRPr="00A115ED">
        <w:rPr>
          <w:rFonts w:ascii="Calibri" w:eastAsia="Aptos" w:hAnsi="Calibri" w:cs="Calibri"/>
          <w:color w:val="000000" w:themeColor="text1"/>
          <w:lang w:val="en-US"/>
        </w:rPr>
        <w:t>Mental Rotation Test</w:t>
      </w:r>
      <w:ins w:id="1364" w:author="Hussey, Ian (PSY)" w:date="2025-10-06T09:45:00Z" w16du:dateUtc="2025-10-06T07:45:00Z">
        <w:r w:rsidR="00AA2E23" w:rsidRPr="00A115ED">
          <w:rPr>
            <w:rFonts w:ascii="Calibri" w:eastAsia="Aptos" w:hAnsi="Calibri" w:cs="Calibri"/>
            <w:color w:val="000000" w:themeColor="text1"/>
            <w:lang w:val="en-US"/>
          </w:rPr>
          <w:t xml:space="preserve"> (how its measured: </w:t>
        </w:r>
      </w:ins>
      <w:ins w:id="1365" w:author="Hussey, Ian (PSY)" w:date="2025-10-06T09:46:00Z" w16du:dateUtc="2025-10-06T07:46:00Z">
        <w:r w:rsidR="00AA2E23" w:rsidRPr="00A115ED">
          <w:rPr>
            <w:rFonts w:ascii="Calibri" w:eastAsia="Aptos" w:hAnsi="Calibri" w:cs="Calibri"/>
            <w:color w:val="000000" w:themeColor="text1"/>
            <w:lang w:val="en-US"/>
          </w:rPr>
          <w:t>test</w:t>
        </w:r>
      </w:ins>
      <w:ins w:id="1366" w:author="Hussey, Ian (PSY)" w:date="2025-10-06T09:45:00Z" w16du:dateUtc="2025-10-06T07:45:00Z">
        <w:r w:rsidR="00AA2E23" w:rsidRPr="00A115ED">
          <w:rPr>
            <w:rFonts w:ascii="Calibri" w:eastAsia="Aptos" w:hAnsi="Calibri" w:cs="Calibri"/>
            <w:color w:val="000000" w:themeColor="text1"/>
            <w:lang w:val="en-US"/>
          </w:rPr>
          <w:t xml:space="preserve">; what is measured: </w:t>
        </w:r>
      </w:ins>
      <w:ins w:id="1367" w:author="Hussey, Ian (PSY)" w:date="2025-10-06T09:46:00Z" w16du:dateUtc="2025-10-06T07:46:00Z">
        <w:r w:rsidR="00AA2E23" w:rsidRPr="00A115ED">
          <w:rPr>
            <w:rFonts w:ascii="Calibri" w:eastAsia="Aptos" w:hAnsi="Calibri" w:cs="Calibri"/>
            <w:color w:val="000000" w:themeColor="text1"/>
            <w:lang w:val="en-US"/>
          </w:rPr>
          <w:t>spatial reasoning</w:t>
        </w:r>
      </w:ins>
      <w:ins w:id="1368" w:author="Hussey, Ian (PSY)" w:date="2025-10-06T09:45:00Z" w16du:dateUtc="2025-10-06T07:45:00Z">
        <w:r w:rsidR="00AA2E23" w:rsidRPr="00A115ED">
          <w:rPr>
            <w:rFonts w:ascii="Calibri" w:eastAsia="Aptos" w:hAnsi="Calibri" w:cs="Calibri"/>
            <w:color w:val="000000" w:themeColor="text1"/>
            <w:lang w:val="en-US"/>
          </w:rPr>
          <w:t>, a cognitive ability)</w:t>
        </w:r>
      </w:ins>
    </w:p>
    <w:p w14:paraId="2EEBC255" w14:textId="35233A2A" w:rsidR="00CF726C" w:rsidRPr="00A115ED" w:rsidRDefault="009155E4" w:rsidP="00033C8F">
      <w:pPr>
        <w:numPr>
          <w:ilvl w:val="0"/>
          <w:numId w:val="4"/>
        </w:numPr>
        <w:spacing w:line="276" w:lineRule="auto"/>
        <w:jc w:val="both"/>
        <w:rPr>
          <w:rFonts w:ascii="Calibri" w:eastAsia="Aptos" w:hAnsi="Calibri" w:cs="Calibri"/>
          <w:color w:val="000000" w:themeColor="text1"/>
          <w:lang w:val="en-US"/>
        </w:rPr>
      </w:pPr>
      <w:del w:id="1369" w:author="Hussey, Ian (PSY)" w:date="2025-10-06T09:45:00Z" w16du:dateUtc="2025-10-06T07:45:00Z">
        <w:r w:rsidRPr="00A115ED" w:rsidDel="00AA2E23">
          <w:rPr>
            <w:rFonts w:ascii="Calibri" w:eastAsia="Aptos" w:hAnsi="Calibri" w:cs="Calibri"/>
            <w:color w:val="000000" w:themeColor="text1"/>
            <w:lang w:val="en-US"/>
          </w:rPr>
          <w:delText xml:space="preserve">, </w:delText>
        </w:r>
      </w:del>
      <w:r w:rsidRPr="00A115ED">
        <w:rPr>
          <w:rFonts w:ascii="Calibri" w:eastAsia="Aptos" w:hAnsi="Calibri" w:cs="Calibri"/>
          <w:color w:val="000000" w:themeColor="text1"/>
          <w:lang w:val="en-US"/>
        </w:rPr>
        <w:t>N-Back Task</w:t>
      </w:r>
      <w:ins w:id="1370" w:author="Hussey, Ian (PSY)" w:date="2025-10-06T09:45:00Z" w16du:dateUtc="2025-10-06T07:45:00Z">
        <w:r w:rsidR="00AA2E23" w:rsidRPr="00A115ED">
          <w:rPr>
            <w:rFonts w:ascii="Calibri" w:eastAsia="Aptos" w:hAnsi="Calibri" w:cs="Calibri"/>
            <w:color w:val="000000" w:themeColor="text1"/>
            <w:lang w:val="en-US"/>
          </w:rPr>
          <w:t xml:space="preserve"> (how its measured: </w:t>
        </w:r>
      </w:ins>
      <w:ins w:id="1371" w:author="Hussey, Ian (PSY)" w:date="2025-10-06T09:46:00Z" w16du:dateUtc="2025-10-06T07:46:00Z">
        <w:r w:rsidR="00AA2E23" w:rsidRPr="00A115ED">
          <w:rPr>
            <w:rFonts w:ascii="Calibri" w:eastAsia="Aptos" w:hAnsi="Calibri" w:cs="Calibri"/>
            <w:color w:val="000000" w:themeColor="text1"/>
            <w:lang w:val="en-US"/>
          </w:rPr>
          <w:t>test</w:t>
        </w:r>
      </w:ins>
      <w:ins w:id="1372" w:author="Hussey, Ian (PSY)" w:date="2025-10-06T09:45:00Z" w16du:dateUtc="2025-10-06T07:45:00Z">
        <w:r w:rsidR="00AA2E23" w:rsidRPr="00A115ED">
          <w:rPr>
            <w:rFonts w:ascii="Calibri" w:eastAsia="Aptos" w:hAnsi="Calibri" w:cs="Calibri"/>
            <w:color w:val="000000" w:themeColor="text1"/>
            <w:lang w:val="en-US"/>
          </w:rPr>
          <w:t xml:space="preserve">; what is measured: working </w:t>
        </w:r>
      </w:ins>
      <w:ins w:id="1373" w:author="Hussey, Ian (PSY)" w:date="2025-10-06T09:46:00Z" w16du:dateUtc="2025-10-06T07:46:00Z">
        <w:r w:rsidR="00AA2E23" w:rsidRPr="00A115ED">
          <w:rPr>
            <w:rFonts w:ascii="Calibri" w:eastAsia="Aptos" w:hAnsi="Calibri" w:cs="Calibri"/>
            <w:color w:val="000000" w:themeColor="text1"/>
            <w:lang w:val="en-US"/>
          </w:rPr>
          <w:t>memory</w:t>
        </w:r>
      </w:ins>
      <w:ins w:id="1374" w:author="Hussey, Ian (PSY)" w:date="2025-10-06T09:45:00Z" w16du:dateUtc="2025-10-06T07:45:00Z">
        <w:r w:rsidR="00AA2E23" w:rsidRPr="00A115ED">
          <w:rPr>
            <w:rFonts w:ascii="Calibri" w:eastAsia="Aptos" w:hAnsi="Calibri" w:cs="Calibri"/>
            <w:color w:val="000000" w:themeColor="text1"/>
            <w:lang w:val="en-US"/>
          </w:rPr>
          <w:t>, a cognitive ability)</w:t>
        </w:r>
      </w:ins>
    </w:p>
    <w:p w14:paraId="2EEBC256" w14:textId="23020A69" w:rsidR="00CF726C" w:rsidRPr="00A115ED" w:rsidRDefault="009155E4" w:rsidP="00033C8F">
      <w:pPr>
        <w:numPr>
          <w:ilvl w:val="0"/>
          <w:numId w:val="4"/>
        </w:numPr>
        <w:spacing w:line="276" w:lineRule="auto"/>
        <w:jc w:val="both"/>
        <w:rPr>
          <w:rFonts w:ascii="Calibri" w:eastAsia="Aptos" w:hAnsi="Calibri" w:cs="Calibri"/>
          <w:color w:val="000000" w:themeColor="text1"/>
          <w:lang w:val="en-US"/>
        </w:rPr>
      </w:pPr>
      <w:r w:rsidRPr="00A115ED">
        <w:rPr>
          <w:rFonts w:ascii="Calibri" w:eastAsia="Aptos" w:hAnsi="Calibri" w:cs="Calibri"/>
          <w:color w:val="000000" w:themeColor="text1"/>
          <w:lang w:val="en-US"/>
        </w:rPr>
        <w:t>Iowa Gambling Task</w:t>
      </w:r>
      <w:ins w:id="1375" w:author="Hussey, Ian (PSY)" w:date="2025-10-06T09:43:00Z" w16du:dateUtc="2025-10-06T07:43:00Z">
        <w:r w:rsidR="00AA2E23" w:rsidRPr="00A115ED">
          <w:rPr>
            <w:rFonts w:ascii="Calibri" w:eastAsia="Aptos" w:hAnsi="Calibri" w:cs="Calibri"/>
            <w:color w:val="000000" w:themeColor="text1"/>
            <w:lang w:val="en-US"/>
          </w:rPr>
          <w:t xml:space="preserve"> </w:t>
        </w:r>
      </w:ins>
      <w:ins w:id="1376" w:author="Hussey, Ian (PSY)" w:date="2025-10-06T09:45:00Z" w16du:dateUtc="2025-10-06T07:45:00Z">
        <w:r w:rsidR="00AA2E23" w:rsidRPr="00A115ED">
          <w:rPr>
            <w:rFonts w:ascii="Calibri" w:eastAsia="Aptos" w:hAnsi="Calibri" w:cs="Calibri"/>
            <w:color w:val="000000" w:themeColor="text1"/>
            <w:lang w:val="en-US"/>
          </w:rPr>
          <w:t>(how its measured: behavioral measure; what is measured: decision making, a cognitive ability)</w:t>
        </w:r>
      </w:ins>
    </w:p>
    <w:p w14:paraId="2EEBC259" w14:textId="22C1B8D1" w:rsidR="00CF726C" w:rsidRPr="00A115ED" w:rsidRDefault="009155E4" w:rsidP="00033C8F">
      <w:pPr>
        <w:numPr>
          <w:ilvl w:val="0"/>
          <w:numId w:val="4"/>
        </w:numPr>
        <w:spacing w:line="276" w:lineRule="auto"/>
        <w:jc w:val="both"/>
        <w:rPr>
          <w:rFonts w:ascii="Calibri" w:eastAsia="Aptos" w:hAnsi="Calibri" w:cs="Calibri"/>
          <w:color w:val="000000" w:themeColor="text1"/>
          <w:lang w:val="en-US"/>
        </w:rPr>
      </w:pPr>
      <w:r w:rsidRPr="00A115ED">
        <w:rPr>
          <w:rFonts w:ascii="Calibri" w:eastAsia="Aptos" w:hAnsi="Calibri" w:cs="Calibri"/>
          <w:color w:val="000000" w:themeColor="text1"/>
          <w:lang w:val="en-US"/>
        </w:rPr>
        <w:t>Cognitive Control Capacity measured via fMRI</w:t>
      </w:r>
      <w:bookmarkStart w:id="1377" w:name="_r4jk4lcrln6b" w:colFirst="0" w:colLast="0"/>
      <w:bookmarkEnd w:id="1377"/>
      <w:ins w:id="1378" w:author="Hussey, Ian (PSY)" w:date="2025-10-06T09:47:00Z" w16du:dateUtc="2025-10-06T07:47:00Z">
        <w:r w:rsidR="00AA2E23" w:rsidRPr="00A115ED">
          <w:rPr>
            <w:rFonts w:ascii="Calibri" w:eastAsia="Aptos" w:hAnsi="Calibri" w:cs="Calibri"/>
            <w:color w:val="000000" w:themeColor="text1"/>
            <w:lang w:val="en-US"/>
          </w:rPr>
          <w:t xml:space="preserve"> (how its measured: physiological measure; what is measured: cognitive control, a cognitive ability)</w:t>
        </w:r>
      </w:ins>
    </w:p>
    <w:p w14:paraId="6488720A" w14:textId="77777777" w:rsidR="00471F51" w:rsidRPr="00A115ED" w:rsidRDefault="00471F51" w:rsidP="00EB67C0">
      <w:pPr>
        <w:spacing w:line="276" w:lineRule="auto"/>
        <w:rPr>
          <w:rFonts w:ascii="Calibri" w:hAnsi="Calibri" w:cs="Calibri"/>
          <w:b/>
          <w:bCs/>
          <w:color w:val="000000" w:themeColor="text1"/>
          <w:sz w:val="28"/>
          <w:szCs w:val="28"/>
          <w:lang w:val="en-US"/>
        </w:rPr>
      </w:pPr>
      <w:r w:rsidRPr="00A115ED">
        <w:rPr>
          <w:rFonts w:ascii="Calibri" w:hAnsi="Calibri" w:cs="Calibri"/>
          <w:b/>
          <w:bCs/>
          <w:color w:val="000000" w:themeColor="text1"/>
          <w:lang w:val="en-US"/>
        </w:rPr>
        <w:br w:type="page"/>
      </w:r>
    </w:p>
    <w:p w14:paraId="2EEBC25A" w14:textId="13F2CBFD" w:rsidR="00CF726C" w:rsidRPr="00A115ED" w:rsidRDefault="009155E4" w:rsidP="00B151C9">
      <w:pPr>
        <w:pStyle w:val="Heading3"/>
        <w:rPr>
          <w:rFonts w:ascii="Calibri" w:hAnsi="Calibri" w:cs="Calibri"/>
          <w:color w:val="000000" w:themeColor="text1"/>
          <w:lang w:val="en-US"/>
        </w:rPr>
      </w:pPr>
      <w:bookmarkStart w:id="1379" w:name="_Toc208510426"/>
      <w:bookmarkStart w:id="1380" w:name="_Toc210640633"/>
      <w:r w:rsidRPr="00A115ED">
        <w:rPr>
          <w:rFonts w:ascii="Calibri" w:hAnsi="Calibri" w:cs="Calibri"/>
          <w:color w:val="000000" w:themeColor="text1"/>
          <w:lang w:val="en-US"/>
        </w:rPr>
        <w:lastRenderedPageBreak/>
        <w:t>Behavior</w:t>
      </w:r>
      <w:bookmarkEnd w:id="1379"/>
      <w:bookmarkEnd w:id="1380"/>
    </w:p>
    <w:tbl>
      <w:tblPr>
        <w:tblStyle w:val="TableGrid"/>
        <w:tblpPr w:leftFromText="141" w:rightFromText="141" w:vertAnchor="text" w:horzAnchor="margin" w:tblpY="190"/>
        <w:tblW w:w="9375" w:type="dxa"/>
        <w:tblLook w:val="04A0" w:firstRow="1" w:lastRow="0" w:firstColumn="1" w:lastColumn="0" w:noHBand="0" w:noVBand="1"/>
      </w:tblPr>
      <w:tblGrid>
        <w:gridCol w:w="2342"/>
        <w:gridCol w:w="2343"/>
        <w:gridCol w:w="2342"/>
        <w:gridCol w:w="2348"/>
      </w:tblGrid>
      <w:tr w:rsidR="00B95508" w:rsidRPr="00A115ED" w14:paraId="10A14F72" w14:textId="77777777" w:rsidTr="05F8700A">
        <w:trPr>
          <w:trHeight w:val="483"/>
        </w:trPr>
        <w:tc>
          <w:tcPr>
            <w:tcW w:w="9375" w:type="dxa"/>
            <w:gridSpan w:val="4"/>
          </w:tcPr>
          <w:p w14:paraId="752B13BE" w14:textId="77777777" w:rsidR="00AE2135" w:rsidRPr="00A115ED" w:rsidRDefault="00AE2135" w:rsidP="00EB67C0">
            <w:pPr>
              <w:spacing w:line="276" w:lineRule="auto"/>
              <w:jc w:val="center"/>
              <w:rPr>
                <w:rFonts w:ascii="Calibri" w:hAnsi="Calibri" w:cs="Calibri"/>
                <w:b/>
                <w:bCs/>
                <w:color w:val="000000" w:themeColor="text1"/>
                <w:lang w:val="en-US"/>
              </w:rPr>
            </w:pPr>
            <w:r w:rsidRPr="00A115ED">
              <w:rPr>
                <w:rFonts w:ascii="Calibri" w:hAnsi="Calibri" w:cs="Calibri"/>
                <w:b/>
                <w:bCs/>
                <w:color w:val="000000" w:themeColor="text1"/>
                <w:sz w:val="20"/>
                <w:szCs w:val="20"/>
                <w:lang w:val="en-US"/>
              </w:rPr>
              <w:t>What is being measured</w:t>
            </w:r>
          </w:p>
        </w:tc>
      </w:tr>
      <w:tr w:rsidR="00B95508" w:rsidRPr="00A115ED" w14:paraId="567AFF35" w14:textId="77777777" w:rsidTr="00290BB2">
        <w:trPr>
          <w:trHeight w:val="1290"/>
        </w:trPr>
        <w:tc>
          <w:tcPr>
            <w:tcW w:w="2342" w:type="dxa"/>
            <w:vAlign w:val="center"/>
          </w:tcPr>
          <w:p w14:paraId="17717FCA" w14:textId="2CA911B9" w:rsidR="00AE2135" w:rsidRPr="00A115ED" w:rsidRDefault="05F8700A" w:rsidP="00EB67C0">
            <w:pPr>
              <w:spacing w:line="276" w:lineRule="auto"/>
              <w:jc w:val="center"/>
              <w:rPr>
                <w:rFonts w:ascii="Calibri" w:hAnsi="Calibri" w:cs="Calibri"/>
                <w:color w:val="000000" w:themeColor="text1"/>
                <w:sz w:val="18"/>
                <w:szCs w:val="18"/>
                <w:lang w:val="en-US"/>
              </w:rPr>
            </w:pPr>
            <w:r w:rsidRPr="00A115ED">
              <w:rPr>
                <w:rFonts w:ascii="Calibri" w:hAnsi="Calibri" w:cs="Calibri"/>
                <w:b/>
                <w:bCs/>
                <w:color w:val="000000" w:themeColor="text1"/>
                <w:sz w:val="18"/>
                <w:szCs w:val="18"/>
                <w:lang w:val="en-US"/>
              </w:rPr>
              <w:t>Subjective experience</w:t>
            </w:r>
            <w:r w:rsidRPr="00A115ED">
              <w:rPr>
                <w:rFonts w:ascii="Calibri" w:hAnsi="Calibri" w:cs="Calibri"/>
                <w:color w:val="000000" w:themeColor="text1"/>
                <w:sz w:val="18"/>
                <w:szCs w:val="18"/>
                <w:lang w:val="en-US"/>
              </w:rPr>
              <w:t xml:space="preserve"> </w:t>
            </w:r>
            <w:r w:rsidR="00AE2135" w:rsidRPr="00A115ED">
              <w:rPr>
                <w:rFonts w:ascii="Calibri" w:hAnsi="Calibri" w:cs="Calibri"/>
                <w:lang w:val="en-US"/>
              </w:rPr>
              <w:br/>
            </w:r>
            <w:r w:rsidRPr="00A115ED">
              <w:rPr>
                <w:rFonts w:ascii="Calibri" w:hAnsi="Calibri" w:cs="Calibri"/>
                <w:color w:val="000000" w:themeColor="text1"/>
                <w:sz w:val="18"/>
                <w:szCs w:val="18"/>
                <w:lang w:val="en-US"/>
              </w:rPr>
              <w:t>(mental content, often self-perceived)</w:t>
            </w:r>
          </w:p>
        </w:tc>
        <w:tc>
          <w:tcPr>
            <w:tcW w:w="2343" w:type="dxa"/>
            <w:vAlign w:val="center"/>
          </w:tcPr>
          <w:p w14:paraId="4FCFA934" w14:textId="77777777" w:rsidR="00AE2135" w:rsidRPr="00A115ED" w:rsidRDefault="00AE213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Mental ability or cognitive process</w:t>
            </w:r>
          </w:p>
        </w:tc>
        <w:tc>
          <w:tcPr>
            <w:tcW w:w="2342" w:type="dxa"/>
            <w:shd w:val="clear" w:color="auto" w:fill="D9D9D9" w:themeFill="background1" w:themeFillShade="D9"/>
            <w:vAlign w:val="center"/>
          </w:tcPr>
          <w:p w14:paraId="1401CEE6" w14:textId="77777777" w:rsidR="00AE2135" w:rsidRPr="00A115ED" w:rsidRDefault="00AE213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Behavior</w:t>
            </w:r>
          </w:p>
          <w:p w14:paraId="246B181C" w14:textId="77777777" w:rsidR="00AE2135" w:rsidRPr="00A115ED" w:rsidRDefault="00AE2135" w:rsidP="00EB67C0">
            <w:pPr>
              <w:spacing w:line="276" w:lineRule="auto"/>
              <w:jc w:val="center"/>
              <w:rPr>
                <w:rFonts w:ascii="Calibri" w:hAnsi="Calibri" w:cs="Calibri"/>
                <w:color w:val="000000" w:themeColor="text1"/>
                <w:sz w:val="18"/>
                <w:szCs w:val="18"/>
                <w:lang w:val="en-US"/>
              </w:rPr>
            </w:pPr>
            <w:r w:rsidRPr="00A115ED">
              <w:rPr>
                <w:rFonts w:ascii="Calibri" w:hAnsi="Calibri" w:cs="Calibri"/>
                <w:color w:val="000000" w:themeColor="text1"/>
                <w:sz w:val="18"/>
                <w:szCs w:val="18"/>
                <w:lang w:val="en-US"/>
              </w:rPr>
              <w:t>(specific overt behavior)</w:t>
            </w:r>
          </w:p>
        </w:tc>
        <w:tc>
          <w:tcPr>
            <w:tcW w:w="2347" w:type="dxa"/>
            <w:vAlign w:val="center"/>
          </w:tcPr>
          <w:p w14:paraId="074AAA7C" w14:textId="77777777" w:rsidR="00AE2135" w:rsidRPr="00A115ED" w:rsidRDefault="00AE2135"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Neuro/bio/physiology</w:t>
            </w:r>
          </w:p>
        </w:tc>
      </w:tr>
    </w:tbl>
    <w:p w14:paraId="27FB77AE" w14:textId="77777777" w:rsidR="00AE2135" w:rsidRPr="00A115ED" w:rsidRDefault="00AE2135" w:rsidP="00EB67C0">
      <w:pPr>
        <w:spacing w:line="276" w:lineRule="auto"/>
        <w:rPr>
          <w:rFonts w:ascii="Calibri" w:hAnsi="Calibri" w:cs="Calibri"/>
          <w:color w:val="000000" w:themeColor="text1"/>
          <w:lang w:val="en-US"/>
        </w:rPr>
      </w:pPr>
    </w:p>
    <w:p w14:paraId="23911EEF" w14:textId="032CA3BC" w:rsidR="05F8700A" w:rsidRPr="00A115ED" w:rsidRDefault="05F8700A" w:rsidP="00033C8F">
      <w:pPr>
        <w:spacing w:line="276" w:lineRule="auto"/>
        <w:jc w:val="both"/>
        <w:rPr>
          <w:rFonts w:ascii="Calibri" w:hAnsi="Calibri" w:cs="Calibri"/>
          <w:b/>
          <w:bCs/>
          <w:color w:val="000000" w:themeColor="text1"/>
          <w:lang w:val="en-US"/>
        </w:rPr>
      </w:pPr>
      <w:r w:rsidRPr="00A115ED">
        <w:rPr>
          <w:rFonts w:ascii="Calibri" w:hAnsi="Calibri" w:cs="Calibri"/>
          <w:color w:val="000000" w:themeColor="text1"/>
          <w:lang w:val="en-US"/>
        </w:rPr>
        <w:t xml:space="preserve">This category involves measures </w:t>
      </w:r>
      <w:ins w:id="1381" w:author="Hussey, Ian (PSY)" w:date="2025-10-06T09:47:00Z" w16du:dateUtc="2025-10-06T07:47:00Z">
        <w:r w:rsidR="008922DD" w:rsidRPr="00A115ED">
          <w:rPr>
            <w:rFonts w:ascii="Calibri" w:hAnsi="Calibri" w:cs="Calibri"/>
            <w:color w:val="000000" w:themeColor="text1"/>
            <w:lang w:val="en-US"/>
          </w:rPr>
          <w:t xml:space="preserve">that attempt to capture </w:t>
        </w:r>
      </w:ins>
      <w:del w:id="1382" w:author="Hussey, Ian (PSY)" w:date="2025-10-06T09:47:00Z" w16du:dateUtc="2025-10-06T07:47:00Z">
        <w:r w:rsidRPr="00A115ED" w:rsidDel="008922DD">
          <w:rPr>
            <w:rFonts w:ascii="Calibri" w:hAnsi="Calibri" w:cs="Calibri"/>
            <w:color w:val="000000" w:themeColor="text1"/>
            <w:lang w:val="en-US"/>
          </w:rPr>
          <w:delText xml:space="preserve">of </w:delText>
        </w:r>
      </w:del>
      <w:r w:rsidRPr="00A115ED">
        <w:rPr>
          <w:rFonts w:ascii="Calibri" w:hAnsi="Calibri" w:cs="Calibri"/>
          <w:color w:val="000000" w:themeColor="text1"/>
          <w:lang w:val="en-US"/>
        </w:rPr>
        <w:t xml:space="preserve">overt </w:t>
      </w:r>
      <w:r w:rsidR="001C236C" w:rsidRPr="00A115ED">
        <w:rPr>
          <w:rFonts w:ascii="Calibri" w:hAnsi="Calibri" w:cs="Calibri"/>
          <w:color w:val="000000" w:themeColor="text1"/>
          <w:lang w:val="en-US"/>
        </w:rPr>
        <w:t>behavior</w:t>
      </w:r>
      <w:del w:id="1383" w:author="Hussey, Ian (PSY)" w:date="2025-10-06T09:47:00Z" w16du:dateUtc="2025-10-06T07:47:00Z">
        <w:r w:rsidRPr="00A115ED" w:rsidDel="008922DD">
          <w:rPr>
            <w:rFonts w:ascii="Calibri" w:hAnsi="Calibri" w:cs="Calibri"/>
            <w:color w:val="000000" w:themeColor="text1"/>
            <w:lang w:val="en-US"/>
          </w:rPr>
          <w:delText xml:space="preserve"> </w:delText>
        </w:r>
      </w:del>
      <w:ins w:id="1384" w:author="Hussey, Ian (PSY)" w:date="2025-10-06T09:48:00Z" w16du:dateUtc="2025-10-06T07:48:00Z">
        <w:r w:rsidR="008922DD" w:rsidRPr="00A115ED">
          <w:rPr>
            <w:rFonts w:ascii="Calibri" w:hAnsi="Calibri" w:cs="Calibri"/>
            <w:color w:val="000000" w:themeColor="text1"/>
            <w:lang w:val="en-US"/>
          </w:rPr>
          <w:t xml:space="preserve">, such as eating, sleeping, physical activity, sexual activity, interpersonal interactions, defiant acts, aggressive acts, collaborative behavior, </w:t>
        </w:r>
      </w:ins>
      <w:ins w:id="1385" w:author="Hussey, Ian (PSY)" w:date="2025-10-06T09:49:00Z" w16du:dateUtc="2025-10-06T07:49:00Z">
        <w:r w:rsidR="008922DD" w:rsidRPr="00A115ED">
          <w:rPr>
            <w:rFonts w:ascii="Calibri" w:hAnsi="Calibri" w:cs="Calibri"/>
            <w:color w:val="000000" w:themeColor="text1"/>
            <w:lang w:val="en-US"/>
          </w:rPr>
          <w:t>pro-environmental behaviors, voting, overt and specific political and civic actions such as rally attendance</w:t>
        </w:r>
      </w:ins>
      <w:del w:id="1386" w:author="Hussey, Ian (PSY)" w:date="2025-10-06T09:47:00Z" w16du:dateUtc="2025-10-06T07:47:00Z">
        <w:r w:rsidRPr="00A115ED" w:rsidDel="008922DD">
          <w:rPr>
            <w:rFonts w:ascii="Calibri" w:hAnsi="Calibri" w:cs="Calibri"/>
            <w:color w:val="000000" w:themeColor="text1"/>
            <w:lang w:val="en-US"/>
          </w:rPr>
          <w:delText>that can be captured via frequency (count), latency (time between two things), or duration (how long something lasts)</w:delText>
        </w:r>
      </w:del>
      <w:r w:rsidRPr="00A115ED">
        <w:rPr>
          <w:rFonts w:ascii="Calibri" w:hAnsi="Calibri" w:cs="Calibri"/>
          <w:color w:val="000000" w:themeColor="text1"/>
          <w:lang w:val="en-US"/>
        </w:rPr>
        <w:t xml:space="preserve">. It can involve </w:t>
      </w:r>
      <w:r w:rsidR="001C236C" w:rsidRPr="00A115ED">
        <w:rPr>
          <w:rFonts w:ascii="Calibri" w:hAnsi="Calibri" w:cs="Calibri"/>
          <w:color w:val="000000" w:themeColor="text1"/>
          <w:lang w:val="en-US"/>
        </w:rPr>
        <w:t>behaviors</w:t>
      </w:r>
      <w:r w:rsidRPr="00A115ED">
        <w:rPr>
          <w:rFonts w:ascii="Calibri" w:hAnsi="Calibri" w:cs="Calibri"/>
          <w:color w:val="000000" w:themeColor="text1"/>
          <w:lang w:val="en-US"/>
        </w:rPr>
        <w:t xml:space="preserve"> collected via </w:t>
      </w:r>
      <w:ins w:id="1387" w:author="Hussey, Ian (PSY)" w:date="2025-10-06T09:50:00Z" w16du:dateUtc="2025-10-06T07:50:00Z">
        <w:r w:rsidR="008922DD" w:rsidRPr="00A115ED">
          <w:rPr>
            <w:rFonts w:ascii="Calibri" w:hAnsi="Calibri" w:cs="Calibri"/>
            <w:color w:val="000000" w:themeColor="text1"/>
            <w:lang w:val="en-US"/>
          </w:rPr>
          <w:t>multiple ‘</w:t>
        </w:r>
        <w:proofErr w:type="spellStart"/>
        <w:r w:rsidR="008922DD" w:rsidRPr="00A115ED">
          <w:rPr>
            <w:rFonts w:ascii="Calibri" w:hAnsi="Calibri" w:cs="Calibri"/>
            <w:color w:val="000000" w:themeColor="text1"/>
            <w:lang w:val="en-US"/>
          </w:rPr>
          <w:t>hows</w:t>
        </w:r>
        <w:proofErr w:type="spellEnd"/>
        <w:r w:rsidR="008922DD" w:rsidRPr="00A115ED">
          <w:rPr>
            <w:rFonts w:ascii="Calibri" w:hAnsi="Calibri" w:cs="Calibri"/>
            <w:color w:val="000000" w:themeColor="text1"/>
            <w:lang w:val="en-US"/>
          </w:rPr>
          <w:t xml:space="preserve">’, including behavioral measures, </w:t>
        </w:r>
      </w:ins>
      <w:r w:rsidRPr="00A115ED">
        <w:rPr>
          <w:rFonts w:ascii="Calibri" w:hAnsi="Calibri" w:cs="Calibri"/>
          <w:color w:val="000000" w:themeColor="text1"/>
          <w:lang w:val="en-US"/>
        </w:rPr>
        <w:t>self-report</w:t>
      </w:r>
      <w:ins w:id="1388" w:author="Hussey, Ian (PSY)" w:date="2025-10-06T09:50:00Z" w16du:dateUtc="2025-10-06T07:50:00Z">
        <w:r w:rsidR="008922DD" w:rsidRPr="00A115ED">
          <w:rPr>
            <w:rFonts w:ascii="Calibri" w:hAnsi="Calibri" w:cs="Calibri"/>
            <w:color w:val="000000" w:themeColor="text1"/>
            <w:lang w:val="en-US"/>
          </w:rPr>
          <w:t>s</w:t>
        </w:r>
      </w:ins>
      <w:r w:rsidRPr="00A115ED">
        <w:rPr>
          <w:rFonts w:ascii="Calibri" w:hAnsi="Calibri" w:cs="Calibri"/>
          <w:color w:val="000000" w:themeColor="text1"/>
          <w:lang w:val="en-US"/>
        </w:rPr>
        <w:t xml:space="preserve"> or </w:t>
      </w:r>
      <w:del w:id="1389" w:author="Hussey, Ian (PSY)" w:date="2025-10-06T09:50:00Z" w16du:dateUtc="2025-10-06T07:50:00Z">
        <w:r w:rsidRPr="00A115ED" w:rsidDel="008922DD">
          <w:rPr>
            <w:rFonts w:ascii="Calibri" w:hAnsi="Calibri" w:cs="Calibri"/>
            <w:color w:val="000000" w:themeColor="text1"/>
            <w:lang w:val="en-US"/>
          </w:rPr>
          <w:delText>an external method</w:delText>
        </w:r>
      </w:del>
      <w:ins w:id="1390" w:author="Hussey, Ian (PSY)" w:date="2025-10-06T09:50:00Z" w16du:dateUtc="2025-10-06T07:50:00Z">
        <w:r w:rsidR="008922DD" w:rsidRPr="00A115ED">
          <w:rPr>
            <w:rFonts w:ascii="Calibri" w:hAnsi="Calibri" w:cs="Calibri"/>
            <w:color w:val="000000" w:themeColor="text1"/>
            <w:lang w:val="en-US"/>
          </w:rPr>
          <w:t>others</w:t>
        </w:r>
      </w:ins>
      <w:r w:rsidRPr="00A115ED">
        <w:rPr>
          <w:rFonts w:ascii="Calibri" w:hAnsi="Calibri" w:cs="Calibri"/>
          <w:color w:val="000000" w:themeColor="text1"/>
          <w:lang w:val="en-US"/>
        </w:rPr>
        <w:t xml:space="preserve">. For this first dimension, </w:t>
      </w:r>
      <w:r w:rsidRPr="00A115ED">
        <w:rPr>
          <w:rFonts w:ascii="Calibri" w:hAnsi="Calibri" w:cs="Calibri"/>
          <w:b/>
          <w:bCs/>
          <w:color w:val="000000" w:themeColor="text1"/>
          <w:lang w:val="en-US"/>
        </w:rPr>
        <w:t xml:space="preserve">you only need to focus on </w:t>
      </w:r>
      <w:r w:rsidRPr="00A115ED">
        <w:rPr>
          <w:rFonts w:ascii="Calibri" w:hAnsi="Calibri" w:cs="Calibri"/>
          <w:b/>
          <w:bCs/>
          <w:i/>
          <w:iCs/>
          <w:color w:val="000000" w:themeColor="text1"/>
          <w:lang w:val="en-US"/>
        </w:rPr>
        <w:t xml:space="preserve">if </w:t>
      </w:r>
      <w:r w:rsidR="001C236C" w:rsidRPr="00A115ED">
        <w:rPr>
          <w:rFonts w:ascii="Calibri" w:hAnsi="Calibri" w:cs="Calibri"/>
          <w:b/>
          <w:bCs/>
          <w:i/>
          <w:iCs/>
          <w:color w:val="000000" w:themeColor="text1"/>
          <w:lang w:val="en-US"/>
        </w:rPr>
        <w:t>behavior</w:t>
      </w:r>
      <w:r w:rsidRPr="00A115ED">
        <w:rPr>
          <w:rFonts w:ascii="Calibri" w:hAnsi="Calibri" w:cs="Calibri"/>
          <w:b/>
          <w:bCs/>
          <w:i/>
          <w:iCs/>
          <w:color w:val="000000" w:themeColor="text1"/>
          <w:lang w:val="en-US"/>
        </w:rPr>
        <w:t xml:space="preserve"> is being measured, </w:t>
      </w:r>
      <w:r w:rsidRPr="00A115ED">
        <w:rPr>
          <w:rFonts w:ascii="Calibri" w:hAnsi="Calibri" w:cs="Calibri"/>
          <w:b/>
          <w:bCs/>
          <w:color w:val="000000" w:themeColor="text1"/>
          <w:lang w:val="en-US"/>
        </w:rPr>
        <w:t xml:space="preserve">not how it’s being measured. </w:t>
      </w:r>
    </w:p>
    <w:p w14:paraId="7974D528" w14:textId="77777777" w:rsidR="008922DD" w:rsidRPr="00A115ED" w:rsidRDefault="008922DD" w:rsidP="00033C8F">
      <w:pPr>
        <w:spacing w:line="276" w:lineRule="auto"/>
        <w:jc w:val="both"/>
        <w:rPr>
          <w:ins w:id="1391" w:author="Hussey, Ian (PSY)" w:date="2025-10-06T09:47:00Z" w16du:dateUtc="2025-10-06T07:47:00Z"/>
          <w:rFonts w:ascii="Calibri" w:hAnsi="Calibri" w:cs="Calibri"/>
          <w:b/>
          <w:color w:val="000000" w:themeColor="text1"/>
          <w:lang w:val="en-US"/>
        </w:rPr>
      </w:pPr>
    </w:p>
    <w:p w14:paraId="2EEBC25D" w14:textId="38719BDA" w:rsidR="00CF726C" w:rsidRPr="00A115ED" w:rsidRDefault="009155E4" w:rsidP="00033C8F">
      <w:pPr>
        <w:spacing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Keywords to look out for</w:t>
      </w:r>
    </w:p>
    <w:p w14:paraId="2EEBC25E" w14:textId="77777777" w:rsidR="00CF726C" w:rsidRPr="00A115ED" w:rsidRDefault="009155E4" w:rsidP="00033C8F">
      <w:pPr>
        <w:numPr>
          <w:ilvl w:val="0"/>
          <w:numId w:val="9"/>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Number of… </w:t>
      </w:r>
    </w:p>
    <w:p w14:paraId="2EEBC25F" w14:textId="77777777" w:rsidR="00CF726C" w:rsidRPr="00A115ED" w:rsidRDefault="009155E4" w:rsidP="00033C8F">
      <w:pPr>
        <w:numPr>
          <w:ilvl w:val="0"/>
          <w:numId w:val="9"/>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Time spent… </w:t>
      </w:r>
    </w:p>
    <w:p w14:paraId="2EEBC260" w14:textId="77777777" w:rsidR="00CF726C" w:rsidRPr="00A115ED" w:rsidRDefault="009155E4" w:rsidP="00033C8F">
      <w:pPr>
        <w:numPr>
          <w:ilvl w:val="0"/>
          <w:numId w:val="9"/>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Money spent… </w:t>
      </w:r>
    </w:p>
    <w:p w14:paraId="176EB7F1" w14:textId="0D27E3E4" w:rsidR="00A21823" w:rsidRPr="00A115ED" w:rsidRDefault="009155E4" w:rsidP="00033C8F">
      <w:pPr>
        <w:numPr>
          <w:ilvl w:val="0"/>
          <w:numId w:val="9"/>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XXX consumed… </w:t>
      </w:r>
    </w:p>
    <w:p w14:paraId="448D971E" w14:textId="77777777" w:rsidR="008922DD" w:rsidRPr="00A115ED" w:rsidRDefault="008922DD" w:rsidP="00033C8F">
      <w:pPr>
        <w:spacing w:line="276" w:lineRule="auto"/>
        <w:jc w:val="both"/>
        <w:rPr>
          <w:ins w:id="1392" w:author="Hussey, Ian (PSY)" w:date="2025-10-06T09:50:00Z" w16du:dateUtc="2025-10-06T07:50:00Z"/>
          <w:rFonts w:ascii="Calibri" w:hAnsi="Calibri" w:cs="Calibri"/>
          <w:b/>
          <w:color w:val="000000" w:themeColor="text1"/>
          <w:lang w:val="en-US"/>
        </w:rPr>
      </w:pPr>
    </w:p>
    <w:p w14:paraId="2EEBC263" w14:textId="487B7D95" w:rsidR="00CF726C" w:rsidRPr="00A115ED" w:rsidRDefault="009155E4" w:rsidP="00033C8F">
      <w:pPr>
        <w:spacing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Examples</w:t>
      </w:r>
    </w:p>
    <w:p w14:paraId="68B4D8E9" w14:textId="63488D2A" w:rsidR="008922DD" w:rsidRPr="00A115ED" w:rsidRDefault="008922DD" w:rsidP="008922DD">
      <w:pPr>
        <w:numPr>
          <w:ilvl w:val="0"/>
          <w:numId w:val="4"/>
        </w:numPr>
        <w:pBdr>
          <w:top w:val="nil"/>
          <w:left w:val="nil"/>
          <w:bottom w:val="nil"/>
          <w:right w:val="nil"/>
          <w:between w:val="nil"/>
        </w:pBdr>
        <w:spacing w:line="276" w:lineRule="auto"/>
        <w:jc w:val="both"/>
        <w:rPr>
          <w:ins w:id="1393" w:author="Hussey, Ian (PSY)" w:date="2025-10-06T09:52:00Z" w16du:dateUtc="2025-10-06T07:52:00Z"/>
          <w:rFonts w:ascii="Calibri" w:eastAsia="Aptos" w:hAnsi="Calibri" w:cs="Calibri"/>
          <w:color w:val="000000" w:themeColor="text1"/>
          <w:lang w:val="en-US"/>
        </w:rPr>
      </w:pPr>
      <w:ins w:id="1394" w:author="Hussey, Ian (PSY)" w:date="2025-10-06T09:52:00Z" w16du:dateUtc="2025-10-06T07:52:00Z">
        <w:r w:rsidRPr="00A115ED">
          <w:rPr>
            <w:rFonts w:ascii="Calibri" w:eastAsia="Aptos" w:hAnsi="Calibri" w:cs="Calibri"/>
            <w:color w:val="000000" w:themeColor="text1"/>
            <w:lang w:val="en-US"/>
          </w:rPr>
          <w:t>Digital trace data of social media use</w:t>
        </w:r>
      </w:ins>
    </w:p>
    <w:p w14:paraId="433FDFD5" w14:textId="5568F9DB" w:rsidR="008922DD" w:rsidRPr="00A115ED" w:rsidRDefault="009155E4" w:rsidP="00033C8F">
      <w:pPr>
        <w:numPr>
          <w:ilvl w:val="0"/>
          <w:numId w:val="4"/>
        </w:numPr>
        <w:pBdr>
          <w:top w:val="nil"/>
          <w:left w:val="nil"/>
          <w:bottom w:val="nil"/>
          <w:right w:val="nil"/>
          <w:between w:val="nil"/>
        </w:pBdr>
        <w:spacing w:line="276" w:lineRule="auto"/>
        <w:jc w:val="both"/>
        <w:rPr>
          <w:ins w:id="1395" w:author="Hussey, Ian (PSY)" w:date="2025-10-06T09:53:00Z" w16du:dateUtc="2025-10-06T07:53:00Z"/>
          <w:rFonts w:ascii="Calibri" w:eastAsia="Aptos" w:hAnsi="Calibri" w:cs="Calibri"/>
          <w:color w:val="000000" w:themeColor="text1"/>
          <w:lang w:val="en-US"/>
        </w:rPr>
      </w:pPr>
      <w:r w:rsidRPr="00A115ED">
        <w:rPr>
          <w:rFonts w:ascii="Calibri" w:eastAsia="Aptos" w:hAnsi="Calibri" w:cs="Calibri"/>
          <w:color w:val="000000" w:themeColor="text1"/>
          <w:lang w:val="en-US"/>
        </w:rPr>
        <w:t>Self-reported social media use</w:t>
      </w:r>
      <w:ins w:id="1396" w:author="Hussey, Ian (PSY)" w:date="2025-10-06T09:52:00Z" w16du:dateUtc="2025-10-06T07:52:00Z">
        <w:r w:rsidR="008922DD" w:rsidRPr="00A115ED">
          <w:rPr>
            <w:rFonts w:ascii="Calibri" w:eastAsia="Aptos" w:hAnsi="Calibri" w:cs="Calibri"/>
            <w:color w:val="000000" w:themeColor="text1"/>
            <w:lang w:val="en-US"/>
          </w:rPr>
          <w:t xml:space="preserve"> (how it is measured: self-report, but what is measured is behavior)</w:t>
        </w:r>
      </w:ins>
    </w:p>
    <w:p w14:paraId="161F4DAB" w14:textId="413958E4" w:rsidR="008922DD" w:rsidRPr="00A115ED" w:rsidRDefault="008922DD" w:rsidP="00033C8F">
      <w:pPr>
        <w:numPr>
          <w:ilvl w:val="0"/>
          <w:numId w:val="4"/>
        </w:numPr>
        <w:pBdr>
          <w:top w:val="nil"/>
          <w:left w:val="nil"/>
          <w:bottom w:val="nil"/>
          <w:right w:val="nil"/>
          <w:between w:val="nil"/>
        </w:pBdr>
        <w:spacing w:line="276" w:lineRule="auto"/>
        <w:jc w:val="both"/>
        <w:rPr>
          <w:ins w:id="1397" w:author="Hussey, Ian (PSY)" w:date="2025-10-06T09:54:00Z" w16du:dateUtc="2025-10-06T07:54:00Z"/>
          <w:rFonts w:ascii="Calibri" w:eastAsia="Aptos" w:hAnsi="Calibri" w:cs="Calibri"/>
          <w:color w:val="000000" w:themeColor="text1"/>
          <w:lang w:val="en-US"/>
        </w:rPr>
      </w:pPr>
      <w:ins w:id="1398" w:author="Hussey, Ian (PSY)" w:date="2025-10-06T09:53:00Z" w16du:dateUtc="2025-10-06T07:53:00Z">
        <w:r w:rsidRPr="00A115ED">
          <w:rPr>
            <w:rFonts w:ascii="Calibri" w:eastAsia="Aptos" w:hAnsi="Calibri" w:cs="Calibri"/>
            <w:color w:val="000000" w:themeColor="text1"/>
            <w:lang w:val="en-US"/>
          </w:rPr>
          <w:t>Self-reports or police records of prior criminal behavior</w:t>
        </w:r>
      </w:ins>
    </w:p>
    <w:p w14:paraId="1B7E2970" w14:textId="419B4603" w:rsidR="008922DD" w:rsidRPr="00A115ED" w:rsidRDefault="008922DD" w:rsidP="00033C8F">
      <w:pPr>
        <w:numPr>
          <w:ilvl w:val="0"/>
          <w:numId w:val="4"/>
        </w:numPr>
        <w:pBdr>
          <w:top w:val="nil"/>
          <w:left w:val="nil"/>
          <w:bottom w:val="nil"/>
          <w:right w:val="nil"/>
          <w:between w:val="nil"/>
        </w:pBdr>
        <w:spacing w:line="276" w:lineRule="auto"/>
        <w:jc w:val="both"/>
        <w:rPr>
          <w:ins w:id="1399" w:author="Hussey, Ian (PSY)" w:date="2025-10-06T09:54:00Z" w16du:dateUtc="2025-10-06T07:54:00Z"/>
          <w:rFonts w:ascii="Calibri" w:eastAsia="Aptos" w:hAnsi="Calibri" w:cs="Calibri"/>
          <w:color w:val="000000" w:themeColor="text1"/>
          <w:lang w:val="en-US"/>
        </w:rPr>
      </w:pPr>
      <w:ins w:id="1400" w:author="Hussey, Ian (PSY)" w:date="2025-10-06T09:54:00Z" w16du:dateUtc="2025-10-06T07:54:00Z">
        <w:r w:rsidRPr="00A115ED">
          <w:rPr>
            <w:rFonts w:ascii="Calibri" w:eastAsia="Aptos" w:hAnsi="Calibri" w:cs="Calibri"/>
            <w:color w:val="000000" w:themeColor="text1"/>
            <w:lang w:val="en-US"/>
          </w:rPr>
          <w:t>Self-reports or hospital records of medication usage</w:t>
        </w:r>
      </w:ins>
    </w:p>
    <w:p w14:paraId="074F2C36" w14:textId="37D6C355" w:rsidR="008922DD" w:rsidRPr="00A115ED" w:rsidRDefault="008922DD" w:rsidP="00033C8F">
      <w:pPr>
        <w:numPr>
          <w:ilvl w:val="0"/>
          <w:numId w:val="4"/>
        </w:numPr>
        <w:pBdr>
          <w:top w:val="nil"/>
          <w:left w:val="nil"/>
          <w:bottom w:val="nil"/>
          <w:right w:val="nil"/>
          <w:between w:val="nil"/>
        </w:pBdr>
        <w:spacing w:line="276" w:lineRule="auto"/>
        <w:jc w:val="both"/>
        <w:rPr>
          <w:ins w:id="1401" w:author="Hussey, Ian (PSY)" w:date="2025-10-06T09:55:00Z" w16du:dateUtc="2025-10-06T07:55:00Z"/>
          <w:rFonts w:ascii="Calibri" w:eastAsia="Aptos" w:hAnsi="Calibri" w:cs="Calibri"/>
          <w:color w:val="000000" w:themeColor="text1"/>
          <w:lang w:val="en-US"/>
        </w:rPr>
      </w:pPr>
      <w:ins w:id="1402" w:author="Hussey, Ian (PSY)" w:date="2025-10-06T09:54:00Z" w16du:dateUtc="2025-10-06T07:54:00Z">
        <w:r w:rsidRPr="00A115ED">
          <w:rPr>
            <w:rFonts w:ascii="Calibri" w:eastAsia="Aptos" w:hAnsi="Calibri" w:cs="Calibri"/>
            <w:color w:val="000000" w:themeColor="text1"/>
            <w:lang w:val="en-US"/>
          </w:rPr>
          <w:t>Self-reported se</w:t>
        </w:r>
      </w:ins>
      <w:ins w:id="1403" w:author="Hussey, Ian (PSY)" w:date="2025-10-06T09:55:00Z" w16du:dateUtc="2025-10-06T07:55:00Z">
        <w:r w:rsidRPr="00A115ED">
          <w:rPr>
            <w:rFonts w:ascii="Calibri" w:eastAsia="Aptos" w:hAnsi="Calibri" w:cs="Calibri"/>
            <w:color w:val="000000" w:themeColor="text1"/>
            <w:lang w:val="en-US"/>
          </w:rPr>
          <w:t xml:space="preserve">dentary/sitting </w:t>
        </w:r>
        <w:proofErr w:type="spellStart"/>
        <w:r w:rsidRPr="00A115ED">
          <w:rPr>
            <w:rFonts w:ascii="Calibri" w:eastAsia="Aptos" w:hAnsi="Calibri" w:cs="Calibri"/>
            <w:color w:val="000000" w:themeColor="text1"/>
            <w:lang w:val="en-US"/>
          </w:rPr>
          <w:t>behaviour</w:t>
        </w:r>
        <w:proofErr w:type="spellEnd"/>
        <w:r w:rsidRPr="00A115ED">
          <w:rPr>
            <w:rFonts w:ascii="Calibri" w:eastAsia="Aptos" w:hAnsi="Calibri" w:cs="Calibri"/>
            <w:color w:val="000000" w:themeColor="text1"/>
            <w:lang w:val="en-US"/>
          </w:rPr>
          <w:t xml:space="preserve"> or </w:t>
        </w:r>
        <w:proofErr w:type="gramStart"/>
        <w:r w:rsidRPr="00A115ED">
          <w:rPr>
            <w:rFonts w:ascii="Calibri" w:eastAsia="Aptos" w:hAnsi="Calibri" w:cs="Calibri"/>
            <w:color w:val="000000" w:themeColor="text1"/>
            <w:lang w:val="en-US"/>
          </w:rPr>
          <w:t>smart-watch</w:t>
        </w:r>
        <w:proofErr w:type="gramEnd"/>
        <w:r w:rsidRPr="00A115ED">
          <w:rPr>
            <w:rFonts w:ascii="Calibri" w:eastAsia="Aptos" w:hAnsi="Calibri" w:cs="Calibri"/>
            <w:color w:val="000000" w:themeColor="text1"/>
            <w:lang w:val="en-US"/>
          </w:rPr>
          <w:t>/accelerometer data of sitting/sedentary behavior.</w:t>
        </w:r>
      </w:ins>
    </w:p>
    <w:p w14:paraId="4A2FBC35" w14:textId="35714B9D" w:rsidR="008922DD" w:rsidRPr="00A115ED" w:rsidRDefault="008922DD" w:rsidP="00033C8F">
      <w:pPr>
        <w:numPr>
          <w:ilvl w:val="0"/>
          <w:numId w:val="4"/>
        </w:numPr>
        <w:pBdr>
          <w:top w:val="nil"/>
          <w:left w:val="nil"/>
          <w:bottom w:val="nil"/>
          <w:right w:val="nil"/>
          <w:between w:val="nil"/>
        </w:pBdr>
        <w:spacing w:line="276" w:lineRule="auto"/>
        <w:jc w:val="both"/>
        <w:rPr>
          <w:ins w:id="1404" w:author="Hussey, Ian (PSY)" w:date="2025-10-06T09:56:00Z" w16du:dateUtc="2025-10-06T07:56:00Z"/>
          <w:rFonts w:ascii="Calibri" w:eastAsia="Aptos" w:hAnsi="Calibri" w:cs="Calibri"/>
          <w:color w:val="000000" w:themeColor="text1"/>
          <w:lang w:val="en-US"/>
        </w:rPr>
      </w:pPr>
      <w:ins w:id="1405" w:author="Hussey, Ian (PSY)" w:date="2025-10-06T09:55:00Z" w16du:dateUtc="2025-10-06T07:55:00Z">
        <w:r w:rsidRPr="00A115ED">
          <w:rPr>
            <w:rFonts w:ascii="Calibri" w:eastAsia="Aptos" w:hAnsi="Calibri" w:cs="Calibri"/>
            <w:color w:val="000000" w:themeColor="text1"/>
            <w:lang w:val="en-US"/>
          </w:rPr>
          <w:t>Self-reported or objectively measured calories consumed (eating behavior)</w:t>
        </w:r>
      </w:ins>
    </w:p>
    <w:p w14:paraId="39D7140A" w14:textId="2C2E2116" w:rsidR="008922DD" w:rsidRPr="00A115ED" w:rsidRDefault="008922DD" w:rsidP="00033C8F">
      <w:pPr>
        <w:numPr>
          <w:ilvl w:val="0"/>
          <w:numId w:val="4"/>
        </w:numPr>
        <w:pBdr>
          <w:top w:val="nil"/>
          <w:left w:val="nil"/>
          <w:bottom w:val="nil"/>
          <w:right w:val="nil"/>
          <w:between w:val="nil"/>
        </w:pBdr>
        <w:spacing w:line="276" w:lineRule="auto"/>
        <w:jc w:val="both"/>
        <w:rPr>
          <w:ins w:id="1406" w:author="Hussey, Ian (PSY)" w:date="2025-10-06T09:58:00Z" w16du:dateUtc="2025-10-06T07:58:00Z"/>
          <w:rFonts w:ascii="Calibri" w:eastAsia="Aptos" w:hAnsi="Calibri" w:cs="Calibri"/>
          <w:color w:val="000000" w:themeColor="text1"/>
          <w:lang w:val="en-US"/>
        </w:rPr>
      </w:pPr>
      <w:ins w:id="1407" w:author="Hussey, Ian (PSY)" w:date="2025-10-06T09:56:00Z" w16du:dateUtc="2025-10-06T07:56:00Z">
        <w:r w:rsidRPr="00A115ED">
          <w:rPr>
            <w:rFonts w:ascii="Calibri" w:eastAsia="Aptos" w:hAnsi="Calibri" w:cs="Calibri"/>
            <w:color w:val="000000" w:themeColor="text1"/>
            <w:lang w:val="en-US"/>
          </w:rPr>
          <w:t>Self-reported or geolocation data assessing protest rally attendance.</w:t>
        </w:r>
      </w:ins>
    </w:p>
    <w:p w14:paraId="5BF3C8D8" w14:textId="75999928" w:rsidR="008922DD" w:rsidRPr="00A115ED" w:rsidRDefault="008922DD" w:rsidP="00033C8F">
      <w:pPr>
        <w:numPr>
          <w:ilvl w:val="0"/>
          <w:numId w:val="4"/>
        </w:numPr>
        <w:pBdr>
          <w:top w:val="nil"/>
          <w:left w:val="nil"/>
          <w:bottom w:val="nil"/>
          <w:right w:val="nil"/>
          <w:between w:val="nil"/>
        </w:pBdr>
        <w:spacing w:line="276" w:lineRule="auto"/>
        <w:jc w:val="both"/>
        <w:rPr>
          <w:ins w:id="1408" w:author="Hussey, Ian (PSY)" w:date="2025-10-06T09:52:00Z" w16du:dateUtc="2025-10-06T07:52:00Z"/>
          <w:rFonts w:ascii="Calibri" w:eastAsia="Aptos" w:hAnsi="Calibri" w:cs="Calibri"/>
          <w:color w:val="000000" w:themeColor="text1"/>
          <w:lang w:val="en-US"/>
        </w:rPr>
      </w:pPr>
      <w:ins w:id="1409" w:author="Hussey, Ian (PSY)" w:date="2025-10-06T09:58:00Z" w16du:dateUtc="2025-10-06T07:58:00Z">
        <w:r w:rsidRPr="00A115ED">
          <w:rPr>
            <w:rFonts w:ascii="Calibri" w:eastAsia="Aptos" w:hAnsi="Calibri" w:cs="Calibri"/>
            <w:color w:val="000000" w:themeColor="text1"/>
            <w:lang w:val="en-US"/>
          </w:rPr>
          <w:t>Self-reported pornography usage or digital trace data from a browser plu</w:t>
        </w:r>
      </w:ins>
      <w:ins w:id="1410" w:author="Hussey, Ian (PSY)" w:date="2025-10-06T09:59:00Z" w16du:dateUtc="2025-10-06T07:59:00Z">
        <w:r w:rsidRPr="00A115ED">
          <w:rPr>
            <w:rFonts w:ascii="Calibri" w:eastAsia="Aptos" w:hAnsi="Calibri" w:cs="Calibri"/>
            <w:color w:val="000000" w:themeColor="text1"/>
            <w:lang w:val="en-US"/>
          </w:rPr>
          <w:t>gin.</w:t>
        </w:r>
      </w:ins>
    </w:p>
    <w:p w14:paraId="07A825EA" w14:textId="237BEFEB" w:rsidR="008922DD" w:rsidRPr="00A115ED" w:rsidRDefault="008922DD" w:rsidP="00033C8F">
      <w:pPr>
        <w:numPr>
          <w:ilvl w:val="0"/>
          <w:numId w:val="4"/>
        </w:numPr>
        <w:pBdr>
          <w:top w:val="nil"/>
          <w:left w:val="nil"/>
          <w:bottom w:val="nil"/>
          <w:right w:val="nil"/>
          <w:between w:val="nil"/>
        </w:pBdr>
        <w:spacing w:line="276" w:lineRule="auto"/>
        <w:jc w:val="both"/>
        <w:rPr>
          <w:ins w:id="1411" w:author="Hussey, Ian (PSY)" w:date="2025-10-06T09:52:00Z" w16du:dateUtc="2025-10-06T07:52:00Z"/>
          <w:rFonts w:ascii="Calibri" w:eastAsia="Aptos" w:hAnsi="Calibri" w:cs="Calibri"/>
          <w:color w:val="000000" w:themeColor="text1"/>
          <w:lang w:val="en-US"/>
        </w:rPr>
      </w:pPr>
      <w:ins w:id="1412" w:author="Hussey, Ian (PSY)" w:date="2025-10-06T09:52:00Z" w16du:dateUtc="2025-10-06T07:52:00Z">
        <w:r w:rsidRPr="00A115ED">
          <w:rPr>
            <w:rFonts w:ascii="Calibri" w:eastAsia="Aptos" w:hAnsi="Calibri" w:cs="Calibri"/>
            <w:color w:val="000000" w:themeColor="text1"/>
            <w:lang w:val="en-US"/>
          </w:rPr>
          <w:t xml:space="preserve">Self-reported voting behavior. Note however, that </w:t>
        </w:r>
      </w:ins>
      <w:ins w:id="1413" w:author="Hussey, Ian (PSY)" w:date="2025-10-06T09:53:00Z" w16du:dateUtc="2025-10-06T07:53:00Z">
        <w:r w:rsidRPr="00A115ED">
          <w:rPr>
            <w:rFonts w:ascii="Calibri" w:eastAsia="Aptos" w:hAnsi="Calibri" w:cs="Calibri"/>
            <w:color w:val="000000" w:themeColor="text1"/>
            <w:lang w:val="en-US"/>
          </w:rPr>
          <w:t xml:space="preserve">voting </w:t>
        </w:r>
      </w:ins>
      <w:ins w:id="1414" w:author="Hussey, Ian (PSY)" w:date="2025-10-06T09:52:00Z" w16du:dateUtc="2025-10-06T07:52:00Z">
        <w:r w:rsidRPr="00A115ED">
          <w:rPr>
            <w:rFonts w:ascii="Calibri" w:eastAsia="Aptos" w:hAnsi="Calibri" w:cs="Calibri"/>
            <w:color w:val="000000" w:themeColor="text1"/>
            <w:lang w:val="en-US"/>
          </w:rPr>
          <w:t>intention</w:t>
        </w:r>
      </w:ins>
      <w:ins w:id="1415" w:author="Hussey, Ian (PSY)" w:date="2025-10-06T09:53:00Z" w16du:dateUtc="2025-10-06T07:53:00Z">
        <w:r w:rsidRPr="00A115ED">
          <w:rPr>
            <w:rFonts w:ascii="Calibri" w:eastAsia="Aptos" w:hAnsi="Calibri" w:cs="Calibri"/>
            <w:color w:val="000000" w:themeColor="text1"/>
            <w:lang w:val="en-US"/>
          </w:rPr>
          <w:t>s would be a subjective experience; no actual voting behavior has occurred yet.</w:t>
        </w:r>
      </w:ins>
    </w:p>
    <w:p w14:paraId="2EEBC264" w14:textId="64B73B7A" w:rsidR="00CF726C" w:rsidRPr="00A115ED" w:rsidDel="008922DD" w:rsidRDefault="00CF726C" w:rsidP="00033C8F">
      <w:pPr>
        <w:numPr>
          <w:ilvl w:val="0"/>
          <w:numId w:val="4"/>
        </w:numPr>
        <w:pBdr>
          <w:top w:val="nil"/>
          <w:left w:val="nil"/>
          <w:bottom w:val="nil"/>
          <w:right w:val="nil"/>
          <w:between w:val="nil"/>
        </w:pBdr>
        <w:spacing w:line="276" w:lineRule="auto"/>
        <w:jc w:val="both"/>
        <w:rPr>
          <w:del w:id="1416" w:author="Hussey, Ian (PSY)" w:date="2025-10-06T09:52:00Z" w16du:dateUtc="2025-10-06T07:52:00Z"/>
          <w:rFonts w:ascii="Calibri" w:eastAsia="Aptos" w:hAnsi="Calibri" w:cs="Calibri"/>
          <w:color w:val="000000" w:themeColor="text1"/>
          <w:lang w:val="en-US"/>
        </w:rPr>
      </w:pPr>
    </w:p>
    <w:p w14:paraId="2EEBC265" w14:textId="3DB57436" w:rsidR="00CF726C" w:rsidRPr="00A115ED" w:rsidRDefault="009155E4" w:rsidP="00033C8F">
      <w:pPr>
        <w:numPr>
          <w:ilvl w:val="0"/>
          <w:numId w:val="4"/>
        </w:numPr>
        <w:pBdr>
          <w:top w:val="nil"/>
          <w:left w:val="nil"/>
          <w:bottom w:val="nil"/>
          <w:right w:val="nil"/>
          <w:between w:val="nil"/>
        </w:pBdr>
        <w:spacing w:line="276" w:lineRule="auto"/>
        <w:jc w:val="both"/>
        <w:rPr>
          <w:rFonts w:ascii="Calibri" w:eastAsia="Aptos" w:hAnsi="Calibri" w:cs="Calibri"/>
          <w:color w:val="000000" w:themeColor="text1"/>
          <w:lang w:val="en-US"/>
        </w:rPr>
      </w:pPr>
      <w:r w:rsidRPr="00A115ED">
        <w:rPr>
          <w:rFonts w:ascii="Calibri" w:eastAsia="Aptos" w:hAnsi="Calibri" w:cs="Calibri"/>
          <w:color w:val="000000" w:themeColor="text1"/>
          <w:lang w:val="en-US"/>
        </w:rPr>
        <w:t xml:space="preserve">Stimulus </w:t>
      </w:r>
      <w:ins w:id="1417" w:author="Hussey, Ian (PSY)" w:date="2025-10-06T09:51:00Z" w16du:dateUtc="2025-10-06T07:51:00Z">
        <w:r w:rsidR="008922DD" w:rsidRPr="00A115ED">
          <w:rPr>
            <w:rFonts w:ascii="Calibri" w:eastAsia="Aptos" w:hAnsi="Calibri" w:cs="Calibri"/>
            <w:color w:val="000000" w:themeColor="text1"/>
            <w:lang w:val="en-US"/>
          </w:rPr>
          <w:t>E</w:t>
        </w:r>
      </w:ins>
      <w:del w:id="1418" w:author="Hussey, Ian (PSY)" w:date="2025-10-06T09:51:00Z" w16du:dateUtc="2025-10-06T07:51:00Z">
        <w:r w:rsidRPr="00A115ED" w:rsidDel="008922DD">
          <w:rPr>
            <w:rFonts w:ascii="Calibri" w:eastAsia="Aptos" w:hAnsi="Calibri" w:cs="Calibri"/>
            <w:color w:val="000000" w:themeColor="text1"/>
            <w:lang w:val="en-US"/>
          </w:rPr>
          <w:delText>e</w:delText>
        </w:r>
      </w:del>
      <w:r w:rsidRPr="00A115ED">
        <w:rPr>
          <w:rFonts w:ascii="Calibri" w:eastAsia="Aptos" w:hAnsi="Calibri" w:cs="Calibri"/>
          <w:color w:val="000000" w:themeColor="text1"/>
          <w:lang w:val="en-US"/>
        </w:rPr>
        <w:t>quivalence test</w:t>
      </w:r>
      <w:ins w:id="1419" w:author="Hussey, Ian (PSY)" w:date="2025-10-06T09:50:00Z" w16du:dateUtc="2025-10-06T07:50:00Z">
        <w:r w:rsidR="008922DD" w:rsidRPr="00A115ED">
          <w:rPr>
            <w:rFonts w:ascii="Calibri" w:eastAsia="Aptos" w:hAnsi="Calibri" w:cs="Calibri"/>
            <w:color w:val="000000" w:themeColor="text1"/>
            <w:lang w:val="en-US"/>
          </w:rPr>
          <w:t xml:space="preserve"> (do partic</w:t>
        </w:r>
      </w:ins>
      <w:ins w:id="1420" w:author="Hussey, Ian (PSY)" w:date="2025-10-06T09:51:00Z" w16du:dateUtc="2025-10-06T07:51:00Z">
        <w:r w:rsidR="008922DD" w:rsidRPr="00A115ED">
          <w:rPr>
            <w:rFonts w:ascii="Calibri" w:eastAsia="Aptos" w:hAnsi="Calibri" w:cs="Calibri"/>
            <w:color w:val="000000" w:themeColor="text1"/>
            <w:lang w:val="en-US"/>
          </w:rPr>
          <w:t xml:space="preserve">ipants demonstrate the response class of Stimulus Equivalence in </w:t>
        </w:r>
        <w:proofErr w:type="spellStart"/>
        <w:r w:rsidR="008922DD" w:rsidRPr="00A115ED">
          <w:rPr>
            <w:rFonts w:ascii="Calibri" w:eastAsia="Aptos" w:hAnsi="Calibri" w:cs="Calibri"/>
            <w:color w:val="000000" w:themeColor="text1"/>
            <w:lang w:val="en-US"/>
          </w:rPr>
          <w:t>theis</w:t>
        </w:r>
        <w:proofErr w:type="spellEnd"/>
        <w:r w:rsidR="008922DD" w:rsidRPr="00A115ED">
          <w:rPr>
            <w:rFonts w:ascii="Calibri" w:eastAsia="Aptos" w:hAnsi="Calibri" w:cs="Calibri"/>
            <w:color w:val="000000" w:themeColor="text1"/>
            <w:lang w:val="en-US"/>
          </w:rPr>
          <w:t xml:space="preserve"> context or not)</w:t>
        </w:r>
      </w:ins>
    </w:p>
    <w:p w14:paraId="2EEBC266" w14:textId="061F1EFD" w:rsidR="00CF726C" w:rsidRPr="00A115ED" w:rsidDel="008922DD" w:rsidRDefault="009155E4" w:rsidP="00033C8F">
      <w:pPr>
        <w:numPr>
          <w:ilvl w:val="0"/>
          <w:numId w:val="4"/>
        </w:numPr>
        <w:pBdr>
          <w:top w:val="nil"/>
          <w:left w:val="nil"/>
          <w:bottom w:val="nil"/>
          <w:right w:val="nil"/>
          <w:between w:val="nil"/>
        </w:pBdr>
        <w:spacing w:line="276" w:lineRule="auto"/>
        <w:jc w:val="both"/>
        <w:rPr>
          <w:del w:id="1421" w:author="Hussey, Ian (PSY)" w:date="2025-10-06T09:51:00Z" w16du:dateUtc="2025-10-06T07:51:00Z"/>
          <w:rFonts w:ascii="Calibri" w:eastAsia="Aptos" w:hAnsi="Calibri" w:cs="Calibri"/>
          <w:color w:val="000000" w:themeColor="text1"/>
          <w:lang w:val="en-US"/>
        </w:rPr>
      </w:pPr>
      <w:del w:id="1422" w:author="Hussey, Ian (PSY)" w:date="2025-10-06T09:51:00Z" w16du:dateUtc="2025-10-06T07:51:00Z">
        <w:r w:rsidRPr="00A115ED" w:rsidDel="008922DD">
          <w:rPr>
            <w:rFonts w:ascii="Calibri" w:eastAsia="Aptos" w:hAnsi="Calibri" w:cs="Calibri"/>
            <w:color w:val="000000" w:themeColor="text1"/>
            <w:lang w:val="en-US"/>
          </w:rPr>
          <w:delText>Social media use via digital trace data, observational coding</w:delText>
        </w:r>
      </w:del>
    </w:p>
    <w:p w14:paraId="12A860F0" w14:textId="3832266C" w:rsidR="008922DD" w:rsidRPr="00A115ED" w:rsidRDefault="009155E4" w:rsidP="00033C8F">
      <w:pPr>
        <w:numPr>
          <w:ilvl w:val="0"/>
          <w:numId w:val="4"/>
        </w:numPr>
        <w:pBdr>
          <w:top w:val="nil"/>
          <w:left w:val="nil"/>
          <w:bottom w:val="nil"/>
          <w:right w:val="nil"/>
          <w:between w:val="nil"/>
        </w:pBdr>
        <w:spacing w:line="276" w:lineRule="auto"/>
        <w:jc w:val="both"/>
        <w:rPr>
          <w:ins w:id="1423" w:author="Hussey, Ian (PSY)" w:date="2025-10-06T09:51:00Z" w16du:dateUtc="2025-10-06T07:51:00Z"/>
          <w:rFonts w:ascii="Calibri" w:eastAsia="Aptos" w:hAnsi="Calibri" w:cs="Calibri"/>
          <w:color w:val="000000" w:themeColor="text1"/>
          <w:lang w:val="en-US"/>
        </w:rPr>
      </w:pPr>
      <w:r w:rsidRPr="00A115ED">
        <w:rPr>
          <w:rFonts w:ascii="Calibri" w:eastAsia="Aptos" w:hAnsi="Calibri" w:cs="Calibri"/>
          <w:color w:val="000000" w:themeColor="text1"/>
          <w:lang w:val="en-US"/>
        </w:rPr>
        <w:t>EKG to measure sleep duration</w:t>
      </w:r>
      <w:ins w:id="1424" w:author="Hussey, Ian (PSY)" w:date="2025-10-06T09:52:00Z" w16du:dateUtc="2025-10-06T07:52:00Z">
        <w:r w:rsidR="008922DD" w:rsidRPr="00A115ED">
          <w:rPr>
            <w:rFonts w:ascii="Calibri" w:eastAsia="Aptos" w:hAnsi="Calibri" w:cs="Calibri"/>
            <w:color w:val="000000" w:themeColor="text1"/>
            <w:lang w:val="en-US"/>
          </w:rPr>
          <w:t xml:space="preserve"> (how it is measured: physiological measure, but what is measured: behavior)</w:t>
        </w:r>
      </w:ins>
    </w:p>
    <w:p w14:paraId="2EEBC267" w14:textId="1AC0CED6" w:rsidR="00CF726C" w:rsidRPr="00A115ED" w:rsidRDefault="008922DD" w:rsidP="00033C8F">
      <w:pPr>
        <w:numPr>
          <w:ilvl w:val="0"/>
          <w:numId w:val="4"/>
        </w:numPr>
        <w:pBdr>
          <w:top w:val="nil"/>
          <w:left w:val="nil"/>
          <w:bottom w:val="nil"/>
          <w:right w:val="nil"/>
          <w:between w:val="nil"/>
        </w:pBdr>
        <w:spacing w:line="276" w:lineRule="auto"/>
        <w:jc w:val="both"/>
        <w:rPr>
          <w:rFonts w:ascii="Calibri" w:eastAsia="Aptos" w:hAnsi="Calibri" w:cs="Calibri"/>
          <w:color w:val="000000" w:themeColor="text1"/>
          <w:lang w:val="en-US"/>
        </w:rPr>
      </w:pPr>
      <w:ins w:id="1425" w:author="Hussey, Ian (PSY)" w:date="2025-10-06T09:59:00Z" w16du:dateUtc="2025-10-06T07:59:00Z">
        <w:r w:rsidRPr="00A115ED">
          <w:rPr>
            <w:rFonts w:ascii="Calibri" w:eastAsia="Aptos" w:hAnsi="Calibri" w:cs="Calibri"/>
            <w:color w:val="000000" w:themeColor="text1"/>
            <w:lang w:val="en-US"/>
          </w:rPr>
          <w:t xml:space="preserve">Drug </w:t>
        </w:r>
      </w:ins>
      <w:del w:id="1426" w:author="Hussey, Ian (PSY)" w:date="2025-10-06T09:51:00Z" w16du:dateUtc="2025-10-06T07:51:00Z">
        <w:r w:rsidR="009155E4" w:rsidRPr="00A115ED" w:rsidDel="008922DD">
          <w:rPr>
            <w:rFonts w:ascii="Calibri" w:eastAsia="Aptos" w:hAnsi="Calibri" w:cs="Calibri"/>
            <w:color w:val="000000" w:themeColor="text1"/>
            <w:lang w:val="en-US"/>
          </w:rPr>
          <w:delText xml:space="preserve">, </w:delText>
        </w:r>
      </w:del>
      <w:ins w:id="1427" w:author="Hussey, Ian (PSY)" w:date="2025-10-06T09:59:00Z" w16du:dateUtc="2025-10-06T07:59:00Z">
        <w:r w:rsidRPr="00A115ED">
          <w:rPr>
            <w:rFonts w:ascii="Calibri" w:eastAsia="Aptos" w:hAnsi="Calibri" w:cs="Calibri"/>
            <w:color w:val="000000" w:themeColor="text1"/>
            <w:lang w:val="en-US"/>
          </w:rPr>
          <w:t>u</w:t>
        </w:r>
      </w:ins>
      <w:del w:id="1428" w:author="Hussey, Ian (PSY)" w:date="2025-10-06T09:51:00Z" w16du:dateUtc="2025-10-06T07:51:00Z">
        <w:r w:rsidR="009155E4" w:rsidRPr="00A115ED" w:rsidDel="008922DD">
          <w:rPr>
            <w:rFonts w:ascii="Calibri" w:eastAsia="Aptos" w:hAnsi="Calibri" w:cs="Calibri"/>
            <w:color w:val="000000" w:themeColor="text1"/>
            <w:lang w:val="en-US"/>
          </w:rPr>
          <w:delText>u</w:delText>
        </w:r>
      </w:del>
      <w:r w:rsidR="009155E4" w:rsidRPr="00A115ED">
        <w:rPr>
          <w:rFonts w:ascii="Calibri" w:eastAsia="Aptos" w:hAnsi="Calibri" w:cs="Calibri"/>
          <w:color w:val="000000" w:themeColor="text1"/>
          <w:lang w:val="en-US"/>
        </w:rPr>
        <w:t xml:space="preserve">rinalysis </w:t>
      </w:r>
      <w:del w:id="1429" w:author="Hussey, Ian (PSY)" w:date="2025-10-06T09:59:00Z" w16du:dateUtc="2025-10-06T07:59:00Z">
        <w:r w:rsidR="009155E4" w:rsidRPr="00A115ED" w:rsidDel="008922DD">
          <w:rPr>
            <w:rFonts w:ascii="Calibri" w:eastAsia="Aptos" w:hAnsi="Calibri" w:cs="Calibri"/>
            <w:color w:val="000000" w:themeColor="text1"/>
            <w:lang w:val="en-US"/>
          </w:rPr>
          <w:delText>to measure drug consumption</w:delText>
        </w:r>
      </w:del>
      <w:ins w:id="1430" w:author="Hussey, Ian (PSY)" w:date="2025-10-06T09:51:00Z" w16du:dateUtc="2025-10-06T07:51:00Z">
        <w:r w:rsidRPr="00A115ED">
          <w:rPr>
            <w:rFonts w:ascii="Calibri" w:eastAsia="Aptos" w:hAnsi="Calibri" w:cs="Calibri"/>
            <w:color w:val="000000" w:themeColor="text1"/>
            <w:lang w:val="en-US"/>
          </w:rPr>
          <w:t xml:space="preserve">(how it is measured: physiological measure, but what is measured: </w:t>
        </w:r>
      </w:ins>
      <w:ins w:id="1431" w:author="Hussey, Ian (PSY)" w:date="2025-10-06T09:52:00Z" w16du:dateUtc="2025-10-06T07:52:00Z">
        <w:r w:rsidRPr="00A115ED">
          <w:rPr>
            <w:rFonts w:ascii="Calibri" w:eastAsia="Aptos" w:hAnsi="Calibri" w:cs="Calibri"/>
            <w:color w:val="000000" w:themeColor="text1"/>
            <w:lang w:val="en-US"/>
          </w:rPr>
          <w:t>behavior</w:t>
        </w:r>
      </w:ins>
      <w:ins w:id="1432" w:author="Hussey, Ian (PSY)" w:date="2025-10-06T09:59:00Z" w16du:dateUtc="2025-10-06T07:59:00Z">
        <w:r w:rsidRPr="00A115ED">
          <w:rPr>
            <w:rFonts w:ascii="Calibri" w:eastAsia="Aptos" w:hAnsi="Calibri" w:cs="Calibri"/>
            <w:color w:val="000000" w:themeColor="text1"/>
            <w:lang w:val="en-US"/>
          </w:rPr>
          <w:t xml:space="preserve"> of drug consumption</w:t>
        </w:r>
      </w:ins>
      <w:ins w:id="1433" w:author="Hussey, Ian (PSY)" w:date="2025-10-06T09:52:00Z" w16du:dateUtc="2025-10-06T07:52:00Z">
        <w:r w:rsidRPr="00A115ED">
          <w:rPr>
            <w:rFonts w:ascii="Calibri" w:eastAsia="Aptos" w:hAnsi="Calibri" w:cs="Calibri"/>
            <w:color w:val="000000" w:themeColor="text1"/>
            <w:lang w:val="en-US"/>
          </w:rPr>
          <w:t>)</w:t>
        </w:r>
      </w:ins>
    </w:p>
    <w:p w14:paraId="2EEBC268" w14:textId="77777777" w:rsidR="00CF726C" w:rsidRPr="00A115ED" w:rsidRDefault="00CF726C" w:rsidP="00EB67C0">
      <w:pPr>
        <w:spacing w:line="276" w:lineRule="auto"/>
        <w:rPr>
          <w:rFonts w:ascii="Calibri" w:eastAsia="Aptos" w:hAnsi="Calibri" w:cs="Calibri"/>
          <w:color w:val="000000" w:themeColor="text1"/>
          <w:lang w:val="en-US"/>
        </w:rPr>
      </w:pPr>
    </w:p>
    <w:p w14:paraId="6C23BBDB" w14:textId="77777777" w:rsidR="00AA57CB" w:rsidRPr="00A115ED" w:rsidRDefault="00AA57CB" w:rsidP="00EB67C0">
      <w:pPr>
        <w:spacing w:line="276" w:lineRule="auto"/>
        <w:rPr>
          <w:rFonts w:ascii="Calibri" w:hAnsi="Calibri" w:cs="Calibri"/>
          <w:color w:val="000000" w:themeColor="text1"/>
          <w:sz w:val="28"/>
          <w:szCs w:val="28"/>
          <w:u w:val="single"/>
          <w:lang w:val="en-US"/>
        </w:rPr>
      </w:pPr>
      <w:r w:rsidRPr="00A115ED">
        <w:rPr>
          <w:rFonts w:ascii="Calibri" w:hAnsi="Calibri" w:cs="Calibri"/>
          <w:color w:val="000000" w:themeColor="text1"/>
          <w:u w:val="single"/>
          <w:lang w:val="en-US"/>
        </w:rPr>
        <w:br w:type="page"/>
      </w:r>
    </w:p>
    <w:p w14:paraId="2EEBC269" w14:textId="4CFB9F86" w:rsidR="00CF726C" w:rsidRPr="00A115ED" w:rsidRDefault="009155E4" w:rsidP="00B151C9">
      <w:pPr>
        <w:pStyle w:val="Heading3"/>
        <w:rPr>
          <w:rFonts w:ascii="Calibri" w:hAnsi="Calibri" w:cs="Calibri"/>
          <w:color w:val="000000" w:themeColor="text1"/>
          <w:lang w:val="en-US"/>
        </w:rPr>
      </w:pPr>
      <w:bookmarkStart w:id="1434" w:name="_Toc208510427"/>
      <w:bookmarkStart w:id="1435" w:name="_Toc210640634"/>
      <w:r w:rsidRPr="00A115ED">
        <w:rPr>
          <w:rFonts w:ascii="Calibri" w:hAnsi="Calibri" w:cs="Calibri"/>
          <w:color w:val="000000" w:themeColor="text1"/>
          <w:lang w:val="en-US"/>
        </w:rPr>
        <w:lastRenderedPageBreak/>
        <w:t>Neuro/Bio/Physiology</w:t>
      </w:r>
      <w:bookmarkEnd w:id="1434"/>
      <w:bookmarkEnd w:id="1435"/>
    </w:p>
    <w:tbl>
      <w:tblPr>
        <w:tblStyle w:val="TableGrid"/>
        <w:tblpPr w:leftFromText="141" w:rightFromText="141" w:vertAnchor="text" w:horzAnchor="margin" w:tblpY="190"/>
        <w:tblW w:w="9224" w:type="dxa"/>
        <w:tblLook w:val="04A0" w:firstRow="1" w:lastRow="0" w:firstColumn="1" w:lastColumn="0" w:noHBand="0" w:noVBand="1"/>
      </w:tblPr>
      <w:tblGrid>
        <w:gridCol w:w="2305"/>
        <w:gridCol w:w="2306"/>
        <w:gridCol w:w="2305"/>
        <w:gridCol w:w="2308"/>
      </w:tblGrid>
      <w:tr w:rsidR="00B95508" w:rsidRPr="00A115ED" w14:paraId="5B7EDFA9" w14:textId="77777777" w:rsidTr="05F8700A">
        <w:trPr>
          <w:trHeight w:val="386"/>
        </w:trPr>
        <w:tc>
          <w:tcPr>
            <w:tcW w:w="9224" w:type="dxa"/>
            <w:gridSpan w:val="4"/>
          </w:tcPr>
          <w:p w14:paraId="52106EFE" w14:textId="77777777" w:rsidR="00DD5D39" w:rsidRPr="00A115ED" w:rsidRDefault="00DD5D39" w:rsidP="00EB67C0">
            <w:pPr>
              <w:spacing w:line="276" w:lineRule="auto"/>
              <w:jc w:val="center"/>
              <w:rPr>
                <w:rFonts w:ascii="Calibri" w:hAnsi="Calibri" w:cs="Calibri"/>
                <w:b/>
                <w:bCs/>
                <w:color w:val="000000" w:themeColor="text1"/>
                <w:lang w:val="en-US"/>
              </w:rPr>
            </w:pPr>
            <w:r w:rsidRPr="00A115ED">
              <w:rPr>
                <w:rFonts w:ascii="Calibri" w:hAnsi="Calibri" w:cs="Calibri"/>
                <w:b/>
                <w:bCs/>
                <w:color w:val="000000" w:themeColor="text1"/>
                <w:sz w:val="20"/>
                <w:szCs w:val="20"/>
                <w:lang w:val="en-US"/>
              </w:rPr>
              <w:t>What is being measured</w:t>
            </w:r>
          </w:p>
        </w:tc>
      </w:tr>
      <w:tr w:rsidR="00B95508" w:rsidRPr="00A115ED" w14:paraId="6D107967" w14:textId="77777777" w:rsidTr="00290BB2">
        <w:trPr>
          <w:trHeight w:val="1305"/>
        </w:trPr>
        <w:tc>
          <w:tcPr>
            <w:tcW w:w="2305" w:type="dxa"/>
            <w:vAlign w:val="center"/>
          </w:tcPr>
          <w:p w14:paraId="2D574AFC" w14:textId="77777777" w:rsidR="00DD5D39" w:rsidRPr="00A115ED" w:rsidRDefault="05F8700A" w:rsidP="00EB67C0">
            <w:pPr>
              <w:spacing w:line="276" w:lineRule="auto"/>
              <w:jc w:val="center"/>
              <w:rPr>
                <w:rFonts w:ascii="Calibri" w:hAnsi="Calibri" w:cs="Calibri"/>
                <w:color w:val="000000" w:themeColor="text1"/>
                <w:sz w:val="18"/>
                <w:szCs w:val="18"/>
                <w:lang w:val="en-US"/>
              </w:rPr>
            </w:pPr>
            <w:r w:rsidRPr="00A115ED">
              <w:rPr>
                <w:rFonts w:ascii="Calibri" w:hAnsi="Calibri" w:cs="Calibri"/>
                <w:b/>
                <w:bCs/>
                <w:color w:val="000000" w:themeColor="text1"/>
                <w:sz w:val="18"/>
                <w:szCs w:val="18"/>
                <w:lang w:val="en-US"/>
              </w:rPr>
              <w:t>Subjective experience</w:t>
            </w:r>
            <w:r w:rsidRPr="00A115ED">
              <w:rPr>
                <w:rFonts w:ascii="Calibri" w:hAnsi="Calibri" w:cs="Calibri"/>
                <w:color w:val="000000" w:themeColor="text1"/>
                <w:sz w:val="18"/>
                <w:szCs w:val="18"/>
                <w:lang w:val="en-US"/>
              </w:rPr>
              <w:t xml:space="preserve"> </w:t>
            </w:r>
            <w:r w:rsidR="00DD5D39" w:rsidRPr="00A115ED">
              <w:rPr>
                <w:rFonts w:ascii="Calibri" w:hAnsi="Calibri" w:cs="Calibri"/>
                <w:lang w:val="en-US"/>
              </w:rPr>
              <w:br/>
            </w:r>
            <w:r w:rsidRPr="00A115ED">
              <w:rPr>
                <w:rFonts w:ascii="Calibri" w:hAnsi="Calibri" w:cs="Calibri"/>
                <w:color w:val="000000" w:themeColor="text1"/>
                <w:sz w:val="18"/>
                <w:szCs w:val="18"/>
                <w:lang w:val="en-US"/>
              </w:rPr>
              <w:t>(mental content, often self-perceived)</w:t>
            </w:r>
          </w:p>
        </w:tc>
        <w:tc>
          <w:tcPr>
            <w:tcW w:w="2306" w:type="dxa"/>
            <w:vAlign w:val="center"/>
          </w:tcPr>
          <w:p w14:paraId="3EDB62F3" w14:textId="0C198A1E" w:rsidR="00DD5D39" w:rsidRPr="00A115ED" w:rsidRDefault="05F8700A"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Mental ability or cognitive process</w:t>
            </w:r>
          </w:p>
        </w:tc>
        <w:tc>
          <w:tcPr>
            <w:tcW w:w="2305" w:type="dxa"/>
            <w:vAlign w:val="center"/>
          </w:tcPr>
          <w:p w14:paraId="3CB72A6A" w14:textId="77777777" w:rsidR="00DD5D39" w:rsidRPr="00A115ED" w:rsidRDefault="00DD5D39"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Behavior</w:t>
            </w:r>
          </w:p>
          <w:p w14:paraId="59E2FA27" w14:textId="77777777" w:rsidR="00DD5D39" w:rsidRPr="00A115ED" w:rsidRDefault="00DD5D39" w:rsidP="00EB67C0">
            <w:pPr>
              <w:spacing w:line="276" w:lineRule="auto"/>
              <w:jc w:val="center"/>
              <w:rPr>
                <w:rFonts w:ascii="Calibri" w:hAnsi="Calibri" w:cs="Calibri"/>
                <w:color w:val="000000" w:themeColor="text1"/>
                <w:sz w:val="18"/>
                <w:szCs w:val="18"/>
                <w:lang w:val="en-US"/>
              </w:rPr>
            </w:pPr>
            <w:r w:rsidRPr="00A115ED">
              <w:rPr>
                <w:rFonts w:ascii="Calibri" w:hAnsi="Calibri" w:cs="Calibri"/>
                <w:color w:val="000000" w:themeColor="text1"/>
                <w:sz w:val="18"/>
                <w:szCs w:val="18"/>
                <w:lang w:val="en-US"/>
              </w:rPr>
              <w:t>(specific overt behavior)</w:t>
            </w:r>
          </w:p>
        </w:tc>
        <w:tc>
          <w:tcPr>
            <w:tcW w:w="2306" w:type="dxa"/>
            <w:shd w:val="clear" w:color="auto" w:fill="D9D9D9" w:themeFill="background1" w:themeFillShade="D9"/>
            <w:vAlign w:val="center"/>
          </w:tcPr>
          <w:p w14:paraId="628D9816" w14:textId="77777777" w:rsidR="00DD5D39" w:rsidRPr="00A115ED" w:rsidRDefault="00DD5D39" w:rsidP="00EB67C0">
            <w:pPr>
              <w:spacing w:line="276" w:lineRule="auto"/>
              <w:jc w:val="center"/>
              <w:rPr>
                <w:rFonts w:ascii="Calibri" w:hAnsi="Calibri" w:cs="Calibri"/>
                <w:b/>
                <w:bCs/>
                <w:color w:val="000000" w:themeColor="text1"/>
                <w:sz w:val="18"/>
                <w:szCs w:val="18"/>
                <w:lang w:val="en-US"/>
              </w:rPr>
            </w:pPr>
            <w:r w:rsidRPr="00A115ED">
              <w:rPr>
                <w:rFonts w:ascii="Calibri" w:hAnsi="Calibri" w:cs="Calibri"/>
                <w:b/>
                <w:bCs/>
                <w:color w:val="000000" w:themeColor="text1"/>
                <w:sz w:val="18"/>
                <w:szCs w:val="18"/>
                <w:lang w:val="en-US"/>
              </w:rPr>
              <w:t>Neuro/bio/physiology</w:t>
            </w:r>
          </w:p>
        </w:tc>
      </w:tr>
    </w:tbl>
    <w:p w14:paraId="2057597A" w14:textId="77777777" w:rsidR="00DD5D39" w:rsidRPr="00A115ED" w:rsidRDefault="00DD5D39" w:rsidP="00EB67C0">
      <w:pPr>
        <w:spacing w:line="276" w:lineRule="auto"/>
        <w:rPr>
          <w:rFonts w:ascii="Calibri" w:hAnsi="Calibri" w:cs="Calibri"/>
          <w:color w:val="000000" w:themeColor="text1"/>
          <w:lang w:val="en-US"/>
        </w:rPr>
      </w:pPr>
    </w:p>
    <w:p w14:paraId="2EEBC26A" w14:textId="0A6829C9" w:rsidR="00CF726C" w:rsidRPr="00A115ED" w:rsidRDefault="009155E4" w:rsidP="001576A6">
      <w:pPr>
        <w:spacing w:line="276" w:lineRule="auto"/>
        <w:jc w:val="both"/>
        <w:rPr>
          <w:ins w:id="1436" w:author="Hussey, Ian (PSY)" w:date="2025-10-06T09:59:00Z" w16du:dateUtc="2025-10-06T07:59:00Z"/>
          <w:rFonts w:ascii="Calibri" w:hAnsi="Calibri" w:cs="Calibri"/>
          <w:color w:val="000000" w:themeColor="text1"/>
          <w:lang w:val="en-US"/>
        </w:rPr>
      </w:pPr>
      <w:r w:rsidRPr="00A115ED">
        <w:rPr>
          <w:rFonts w:ascii="Calibri" w:hAnsi="Calibri" w:cs="Calibri"/>
          <w:color w:val="000000" w:themeColor="text1"/>
          <w:lang w:val="en-US"/>
        </w:rPr>
        <w:t xml:space="preserve">Direct or indirect measures of neurological, biological or physiological processes, </w:t>
      </w:r>
      <w:del w:id="1437" w:author="Hussey, Ian (PSY)" w:date="2025-10-06T09:59:00Z" w16du:dateUtc="2025-10-06T07:59:00Z">
        <w:r w:rsidRPr="00A115ED" w:rsidDel="008922DD">
          <w:rPr>
            <w:rFonts w:ascii="Calibri" w:hAnsi="Calibri" w:cs="Calibri"/>
            <w:color w:val="000000" w:themeColor="text1"/>
            <w:lang w:val="en-US"/>
          </w:rPr>
          <w:delText xml:space="preserve">be it, </w:delText>
        </w:r>
      </w:del>
      <w:r w:rsidRPr="00A115ED">
        <w:rPr>
          <w:rFonts w:ascii="Calibri" w:hAnsi="Calibri" w:cs="Calibri"/>
          <w:color w:val="000000" w:themeColor="text1"/>
          <w:lang w:val="en-US"/>
        </w:rPr>
        <w:t>for example, brain activity, hormone levels or cardiovascular function.</w:t>
      </w:r>
    </w:p>
    <w:p w14:paraId="72D25478" w14:textId="77777777" w:rsidR="008922DD" w:rsidRPr="00A115ED" w:rsidRDefault="008922DD" w:rsidP="001576A6">
      <w:pPr>
        <w:spacing w:line="276" w:lineRule="auto"/>
        <w:jc w:val="both"/>
        <w:rPr>
          <w:rFonts w:ascii="Calibri" w:hAnsi="Calibri" w:cs="Calibri"/>
          <w:color w:val="000000" w:themeColor="text1"/>
          <w:lang w:val="en-US"/>
        </w:rPr>
      </w:pPr>
    </w:p>
    <w:p w14:paraId="2EEBC26C" w14:textId="77777777" w:rsidR="00CF726C" w:rsidRPr="00A115ED" w:rsidRDefault="009155E4" w:rsidP="001576A6">
      <w:pPr>
        <w:spacing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Keywords to look out for</w:t>
      </w:r>
    </w:p>
    <w:p w14:paraId="2EEBC26D" w14:textId="3C0692D8" w:rsidR="00CF726C" w:rsidRPr="00A115ED" w:rsidRDefault="009155E4" w:rsidP="001576A6">
      <w:pPr>
        <w:numPr>
          <w:ilvl w:val="0"/>
          <w:numId w:val="6"/>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“fMRI,” “EEG,” “ERP,” “structural MRI,” “DTI,” “PET,” “magnetic resonance spectroscopy (MRS)”</w:t>
      </w:r>
      <w:ins w:id="1438" w:author="Hussey, Ian (PSY)" w:date="2025-10-06T10:00:00Z" w16du:dateUtc="2025-10-06T08:00:00Z">
        <w:r w:rsidR="008922DD" w:rsidRPr="00A115ED">
          <w:rPr>
            <w:rFonts w:ascii="Calibri" w:hAnsi="Calibri" w:cs="Calibri"/>
            <w:color w:val="000000" w:themeColor="text1"/>
            <w:lang w:val="en-US"/>
          </w:rPr>
          <w:t xml:space="preserve"> – these represents ‘</w:t>
        </w:r>
        <w:proofErr w:type="spellStart"/>
        <w:r w:rsidR="008922DD" w:rsidRPr="00A115ED">
          <w:rPr>
            <w:rFonts w:ascii="Calibri" w:hAnsi="Calibri" w:cs="Calibri"/>
            <w:color w:val="000000" w:themeColor="text1"/>
            <w:lang w:val="en-US"/>
          </w:rPr>
          <w:t>hows’</w:t>
        </w:r>
        <w:proofErr w:type="spellEnd"/>
        <w:r w:rsidR="008922DD" w:rsidRPr="00A115ED">
          <w:rPr>
            <w:rFonts w:ascii="Calibri" w:hAnsi="Calibri" w:cs="Calibri"/>
            <w:color w:val="000000" w:themeColor="text1"/>
            <w:lang w:val="en-US"/>
          </w:rPr>
          <w:t xml:space="preserve"> but they are strong clues that they measure ‘</w:t>
        </w:r>
        <w:proofErr w:type="spellStart"/>
        <w:r w:rsidR="008922DD" w:rsidRPr="00A115ED">
          <w:rPr>
            <w:rFonts w:ascii="Calibri" w:hAnsi="Calibri" w:cs="Calibri"/>
            <w:color w:val="000000" w:themeColor="text1"/>
            <w:lang w:val="en-US"/>
          </w:rPr>
          <w:t>whats’</w:t>
        </w:r>
        <w:proofErr w:type="spellEnd"/>
        <w:r w:rsidR="008922DD" w:rsidRPr="00A115ED">
          <w:rPr>
            <w:rFonts w:ascii="Calibri" w:hAnsi="Calibri" w:cs="Calibri"/>
            <w:color w:val="000000" w:themeColor="text1"/>
            <w:lang w:val="en-US"/>
          </w:rPr>
          <w:t xml:space="preserve"> too.</w:t>
        </w:r>
      </w:ins>
    </w:p>
    <w:p w14:paraId="2EEBC26E" w14:textId="04D61328" w:rsidR="00CF726C" w:rsidRPr="00A115ED" w:rsidRDefault="1B511046" w:rsidP="001576A6">
      <w:pPr>
        <w:numPr>
          <w:ilvl w:val="0"/>
          <w:numId w:val="6"/>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“Heart rate,” “HRV,” “blood pressure,” “respiration,” “skin conductance”</w:t>
      </w:r>
    </w:p>
    <w:p w14:paraId="2EEBC26F" w14:textId="2A88397A" w:rsidR="00CF726C" w:rsidRPr="00A115ED" w:rsidRDefault="1B511046" w:rsidP="001576A6">
      <w:pPr>
        <w:numPr>
          <w:ilvl w:val="0"/>
          <w:numId w:val="6"/>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“Cortisol,” “testosterone,” “oxytocin,” “cytokine levels,” “CRP,” “insulin,” “glucose”</w:t>
      </w:r>
    </w:p>
    <w:p w14:paraId="2EEBC271" w14:textId="1754AA0D" w:rsidR="00CF726C" w:rsidRPr="00A115ED" w:rsidRDefault="1B511046" w:rsidP="001576A6">
      <w:pPr>
        <w:numPr>
          <w:ilvl w:val="0"/>
          <w:numId w:val="6"/>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“Heart pounding,” “muscle tension,” “temperature,” “breathing fast,” “my palms were sweating,” “my stomach was in knots,” “height,” “weight”</w:t>
      </w:r>
    </w:p>
    <w:p w14:paraId="2EEBC272" w14:textId="77777777" w:rsidR="00CF726C" w:rsidRPr="00A115ED" w:rsidRDefault="009155E4" w:rsidP="001576A6">
      <w:pPr>
        <w:spacing w:line="276" w:lineRule="auto"/>
        <w:jc w:val="both"/>
        <w:rPr>
          <w:rFonts w:ascii="Calibri" w:hAnsi="Calibri" w:cs="Calibri"/>
          <w:b/>
          <w:color w:val="000000" w:themeColor="text1"/>
          <w:lang w:val="en-US"/>
        </w:rPr>
      </w:pPr>
      <w:r w:rsidRPr="00A115ED">
        <w:rPr>
          <w:rFonts w:ascii="Calibri" w:hAnsi="Calibri" w:cs="Calibri"/>
          <w:b/>
          <w:color w:val="000000" w:themeColor="text1"/>
          <w:lang w:val="en-US"/>
        </w:rPr>
        <w:t>Examples</w:t>
      </w:r>
    </w:p>
    <w:p w14:paraId="6BFF0F9E" w14:textId="77777777" w:rsidR="008922DD" w:rsidRPr="00A115ED" w:rsidRDefault="009155E4" w:rsidP="001576A6">
      <w:pPr>
        <w:numPr>
          <w:ilvl w:val="0"/>
          <w:numId w:val="4"/>
        </w:numPr>
        <w:spacing w:line="276" w:lineRule="auto"/>
        <w:jc w:val="both"/>
        <w:rPr>
          <w:ins w:id="1439" w:author="Hussey, Ian (PSY)" w:date="2025-10-06T10:01:00Z" w16du:dateUtc="2025-10-06T08:01:00Z"/>
          <w:rFonts w:ascii="Calibri" w:hAnsi="Calibri" w:cs="Calibri"/>
          <w:color w:val="000000" w:themeColor="text1"/>
          <w:lang w:val="en-US"/>
        </w:rPr>
      </w:pPr>
      <w:r w:rsidRPr="00A115ED">
        <w:rPr>
          <w:rFonts w:ascii="Calibri" w:hAnsi="Calibri" w:cs="Calibri"/>
          <w:color w:val="000000" w:themeColor="text1"/>
          <w:lang w:val="en-US"/>
        </w:rPr>
        <w:t>Self-reported height, weight, or amygdala activation</w:t>
      </w:r>
    </w:p>
    <w:p w14:paraId="2EEBC273" w14:textId="0FBE7A06" w:rsidR="00CF726C" w:rsidRPr="00A115ED" w:rsidRDefault="008922DD" w:rsidP="001576A6">
      <w:pPr>
        <w:numPr>
          <w:ilvl w:val="0"/>
          <w:numId w:val="4"/>
        </w:numPr>
        <w:spacing w:line="276" w:lineRule="auto"/>
        <w:jc w:val="both"/>
        <w:rPr>
          <w:ins w:id="1440" w:author="Hussey, Ian (PSY)" w:date="2025-10-06T10:01:00Z" w16du:dateUtc="2025-10-06T08:01:00Z"/>
          <w:rFonts w:ascii="Calibri" w:hAnsi="Calibri" w:cs="Calibri"/>
          <w:color w:val="000000" w:themeColor="text1"/>
          <w:lang w:val="en-US"/>
        </w:rPr>
      </w:pPr>
      <w:ins w:id="1441" w:author="Hussey, Ian (PSY)" w:date="2025-10-06T10:01:00Z" w16du:dateUtc="2025-10-06T08:01:00Z">
        <w:r w:rsidRPr="00A115ED">
          <w:rPr>
            <w:rFonts w:ascii="Calibri" w:hAnsi="Calibri" w:cs="Calibri"/>
            <w:color w:val="000000" w:themeColor="text1"/>
            <w:lang w:val="en-US"/>
          </w:rPr>
          <w:t>S</w:t>
        </w:r>
      </w:ins>
      <w:del w:id="1442" w:author="Hussey, Ian (PSY)" w:date="2025-10-06T10:01:00Z" w16du:dateUtc="2025-10-06T08:01:00Z">
        <w:r w:rsidR="009155E4" w:rsidRPr="00A115ED" w:rsidDel="008922DD">
          <w:rPr>
            <w:rFonts w:ascii="Calibri" w:hAnsi="Calibri" w:cs="Calibri"/>
            <w:color w:val="000000" w:themeColor="text1"/>
            <w:lang w:val="en-US"/>
          </w:rPr>
          <w:delText>, s</w:delText>
        </w:r>
      </w:del>
      <w:r w:rsidR="009155E4" w:rsidRPr="00A115ED">
        <w:rPr>
          <w:rFonts w:ascii="Calibri" w:hAnsi="Calibri" w:cs="Calibri"/>
          <w:color w:val="000000" w:themeColor="text1"/>
          <w:lang w:val="en-US"/>
        </w:rPr>
        <w:t>elf-reported heart rate (</w:t>
      </w:r>
      <w:proofErr w:type="gramStart"/>
      <w:r w:rsidR="009155E4" w:rsidRPr="00A115ED">
        <w:rPr>
          <w:rFonts w:ascii="Calibri" w:hAnsi="Calibri" w:cs="Calibri"/>
          <w:color w:val="000000" w:themeColor="text1"/>
          <w:lang w:val="en-US"/>
        </w:rPr>
        <w:t>H</w:t>
      </w:r>
      <w:ins w:id="1443" w:author="Hussey, Ian (PSY)" w:date="2025-10-06T10:01:00Z" w16du:dateUtc="2025-10-06T08:01:00Z">
        <w:r w:rsidRPr="00A115ED">
          <w:rPr>
            <w:rFonts w:ascii="Calibri" w:hAnsi="Calibri" w:cs="Calibri"/>
            <w:color w:val="000000" w:themeColor="text1"/>
            <w:lang w:val="en-US"/>
          </w:rPr>
          <w:t xml:space="preserve">eart </w:t>
        </w:r>
      </w:ins>
      <w:r w:rsidR="009155E4" w:rsidRPr="00A115ED">
        <w:rPr>
          <w:rFonts w:ascii="Calibri" w:hAnsi="Calibri" w:cs="Calibri"/>
          <w:color w:val="000000" w:themeColor="text1"/>
          <w:lang w:val="en-US"/>
        </w:rPr>
        <w:t>B</w:t>
      </w:r>
      <w:ins w:id="1444" w:author="Hussey, Ian (PSY)" w:date="2025-10-06T10:01:00Z" w16du:dateUtc="2025-10-06T08:01:00Z">
        <w:r w:rsidRPr="00A115ED">
          <w:rPr>
            <w:rFonts w:ascii="Calibri" w:hAnsi="Calibri" w:cs="Calibri"/>
            <w:color w:val="000000" w:themeColor="text1"/>
            <w:lang w:val="en-US"/>
          </w:rPr>
          <w:t>eat</w:t>
        </w:r>
        <w:proofErr w:type="gramEnd"/>
        <w:r w:rsidRPr="00A115ED">
          <w:rPr>
            <w:rFonts w:ascii="Calibri" w:hAnsi="Calibri" w:cs="Calibri"/>
            <w:color w:val="000000" w:themeColor="text1"/>
            <w:lang w:val="en-US"/>
          </w:rPr>
          <w:t xml:space="preserve"> </w:t>
        </w:r>
      </w:ins>
      <w:r w:rsidR="009155E4" w:rsidRPr="00A115ED">
        <w:rPr>
          <w:rFonts w:ascii="Calibri" w:hAnsi="Calibri" w:cs="Calibri"/>
          <w:color w:val="000000" w:themeColor="text1"/>
          <w:lang w:val="en-US"/>
        </w:rPr>
        <w:t>C</w:t>
      </w:r>
      <w:ins w:id="1445" w:author="Hussey, Ian (PSY)" w:date="2025-10-06T10:01:00Z" w16du:dateUtc="2025-10-06T08:01:00Z">
        <w:r w:rsidRPr="00A115ED">
          <w:rPr>
            <w:rFonts w:ascii="Calibri" w:hAnsi="Calibri" w:cs="Calibri"/>
            <w:color w:val="000000" w:themeColor="text1"/>
            <w:lang w:val="en-US"/>
          </w:rPr>
          <w:t xml:space="preserve">ounting </w:t>
        </w:r>
      </w:ins>
      <w:r w:rsidR="009155E4" w:rsidRPr="00A115ED">
        <w:rPr>
          <w:rFonts w:ascii="Calibri" w:hAnsi="Calibri" w:cs="Calibri"/>
          <w:color w:val="000000" w:themeColor="text1"/>
          <w:lang w:val="en-US"/>
        </w:rPr>
        <w:t>T</w:t>
      </w:r>
      <w:ins w:id="1446" w:author="Hussey, Ian (PSY)" w:date="2025-10-06T10:01:00Z" w16du:dateUtc="2025-10-06T08:01:00Z">
        <w:r w:rsidRPr="00A115ED">
          <w:rPr>
            <w:rFonts w:ascii="Calibri" w:hAnsi="Calibri" w:cs="Calibri"/>
            <w:color w:val="000000" w:themeColor="text1"/>
            <w:lang w:val="en-US"/>
          </w:rPr>
          <w:t>ask</w:t>
        </w:r>
      </w:ins>
      <w:r w:rsidR="009155E4" w:rsidRPr="00A115ED">
        <w:rPr>
          <w:rFonts w:ascii="Calibri" w:hAnsi="Calibri" w:cs="Calibri"/>
          <w:color w:val="000000" w:themeColor="text1"/>
          <w:lang w:val="en-US"/>
        </w:rPr>
        <w:t>)</w:t>
      </w:r>
    </w:p>
    <w:p w14:paraId="75E263E8" w14:textId="27C938B7" w:rsidR="008922DD" w:rsidRPr="00A115ED" w:rsidRDefault="008922DD" w:rsidP="001576A6">
      <w:pPr>
        <w:numPr>
          <w:ilvl w:val="0"/>
          <w:numId w:val="4"/>
        </w:numPr>
        <w:spacing w:line="276" w:lineRule="auto"/>
        <w:jc w:val="both"/>
        <w:rPr>
          <w:rFonts w:ascii="Calibri" w:hAnsi="Calibri" w:cs="Calibri"/>
          <w:color w:val="000000" w:themeColor="text1"/>
          <w:lang w:val="en-US"/>
        </w:rPr>
      </w:pPr>
      <w:ins w:id="1447" w:author="Hussey, Ian (PSY)" w:date="2025-10-06T10:01:00Z" w16du:dateUtc="2025-10-06T08:01:00Z">
        <w:r w:rsidRPr="00A115ED">
          <w:rPr>
            <w:rFonts w:ascii="Calibri" w:hAnsi="Calibri" w:cs="Calibri"/>
            <w:color w:val="000000" w:themeColor="text1"/>
            <w:lang w:val="en-US"/>
          </w:rPr>
          <w:t>Heart rate measured via EKG or heart rate monitor</w:t>
        </w:r>
      </w:ins>
    </w:p>
    <w:p w14:paraId="2EEBC274" w14:textId="42DE3CA3" w:rsidR="00CF726C" w:rsidRPr="00A115ED" w:rsidRDefault="009155E4" w:rsidP="001576A6">
      <w:pPr>
        <w:numPr>
          <w:ilvl w:val="0"/>
          <w:numId w:val="4"/>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Beighton Score to assess joint hypermobility syndrome</w:t>
      </w:r>
      <w:ins w:id="1448" w:author="Hussey, Ian (PSY)" w:date="2025-10-06T10:02:00Z" w16du:dateUtc="2025-10-06T08:02:00Z">
        <w:r w:rsidR="008922DD" w:rsidRPr="00A115ED">
          <w:rPr>
            <w:rFonts w:ascii="Calibri" w:hAnsi="Calibri" w:cs="Calibri"/>
            <w:color w:val="000000" w:themeColor="text1"/>
            <w:lang w:val="en-US"/>
          </w:rPr>
          <w:t xml:space="preserve"> (how it is measured: test with required physical responses; what is mea</w:t>
        </w:r>
      </w:ins>
      <w:ins w:id="1449" w:author="Hussey, Ian (PSY)" w:date="2025-10-06T10:03:00Z" w16du:dateUtc="2025-10-06T08:03:00Z">
        <w:r w:rsidR="008922DD" w:rsidRPr="00A115ED">
          <w:rPr>
            <w:rFonts w:ascii="Calibri" w:hAnsi="Calibri" w:cs="Calibri"/>
            <w:color w:val="000000" w:themeColor="text1"/>
            <w:lang w:val="en-US"/>
          </w:rPr>
          <w:t>sured is physiological)</w:t>
        </w:r>
      </w:ins>
    </w:p>
    <w:p w14:paraId="2EEBC275" w14:textId="3A88062A" w:rsidR="00CF726C" w:rsidRPr="00A115ED" w:rsidRDefault="009155E4" w:rsidP="001576A6">
      <w:pPr>
        <w:numPr>
          <w:ilvl w:val="0"/>
          <w:numId w:val="4"/>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Gait variability to measure the integrity of CNS timing and motor control systems</w:t>
      </w:r>
      <w:ins w:id="1450" w:author="Hussey, Ian (PSY)" w:date="2025-10-06T10:03:00Z" w16du:dateUtc="2025-10-06T08:03:00Z">
        <w:r w:rsidR="008922DD" w:rsidRPr="00A115ED">
          <w:rPr>
            <w:rFonts w:ascii="Calibri" w:hAnsi="Calibri" w:cs="Calibri"/>
            <w:color w:val="000000" w:themeColor="text1"/>
            <w:lang w:val="en-US"/>
          </w:rPr>
          <w:t xml:space="preserve"> (how it is measured: behavioral measure; what is measured is physiological)</w:t>
        </w:r>
      </w:ins>
    </w:p>
    <w:p w14:paraId="6C114415" w14:textId="77777777" w:rsidR="009837BD" w:rsidRPr="00A115ED" w:rsidRDefault="009155E4" w:rsidP="001576A6">
      <w:pPr>
        <w:numPr>
          <w:ilvl w:val="0"/>
          <w:numId w:val="4"/>
        </w:numPr>
        <w:spacing w:line="276" w:lineRule="auto"/>
        <w:jc w:val="both"/>
        <w:rPr>
          <w:ins w:id="1451" w:author="Hussey, Ian (PSY)" w:date="2025-10-06T10:03:00Z" w16du:dateUtc="2025-10-06T08:03:00Z"/>
          <w:rFonts w:ascii="Calibri" w:hAnsi="Calibri" w:cs="Calibri"/>
          <w:color w:val="000000" w:themeColor="text1"/>
          <w:lang w:val="en-US"/>
        </w:rPr>
      </w:pPr>
      <w:r w:rsidRPr="00A115ED">
        <w:rPr>
          <w:rFonts w:ascii="Calibri" w:hAnsi="Calibri" w:cs="Calibri"/>
          <w:color w:val="000000" w:themeColor="text1"/>
          <w:lang w:val="en-US"/>
        </w:rPr>
        <w:t>Structural MRI</w:t>
      </w:r>
      <w:ins w:id="1452" w:author="Hussey, Ian (PSY)" w:date="2025-10-06T10:03:00Z" w16du:dateUtc="2025-10-06T08:03:00Z">
        <w:r w:rsidR="009837BD" w:rsidRPr="00A115ED">
          <w:rPr>
            <w:rFonts w:ascii="Calibri" w:hAnsi="Calibri" w:cs="Calibri"/>
            <w:color w:val="000000" w:themeColor="text1"/>
            <w:lang w:val="en-US"/>
          </w:rPr>
          <w:t xml:space="preserve"> to measure brain structure</w:t>
        </w:r>
      </w:ins>
    </w:p>
    <w:p w14:paraId="240E09AD" w14:textId="5CD4D58C" w:rsidR="009441CC" w:rsidRPr="00A115ED" w:rsidRDefault="009155E4" w:rsidP="001576A6">
      <w:pPr>
        <w:numPr>
          <w:ilvl w:val="0"/>
          <w:numId w:val="4"/>
        </w:numPr>
        <w:spacing w:line="276" w:lineRule="auto"/>
        <w:jc w:val="both"/>
        <w:rPr>
          <w:rFonts w:ascii="Calibri" w:hAnsi="Calibri" w:cs="Calibri"/>
          <w:color w:val="000000" w:themeColor="text1"/>
          <w:lang w:val="en-US"/>
        </w:rPr>
      </w:pPr>
      <w:del w:id="1453" w:author="Hussey, Ian (PSY)" w:date="2025-10-06T10:03:00Z" w16du:dateUtc="2025-10-06T08:03:00Z">
        <w:r w:rsidRPr="00A115ED" w:rsidDel="009837BD">
          <w:rPr>
            <w:rFonts w:ascii="Calibri" w:hAnsi="Calibri" w:cs="Calibri"/>
            <w:color w:val="000000" w:themeColor="text1"/>
            <w:lang w:val="en-US"/>
          </w:rPr>
          <w:delText xml:space="preserve">, </w:delText>
        </w:r>
      </w:del>
      <w:r w:rsidRPr="00A115ED">
        <w:rPr>
          <w:rFonts w:ascii="Calibri" w:hAnsi="Calibri" w:cs="Calibri"/>
          <w:color w:val="000000" w:themeColor="text1"/>
          <w:lang w:val="en-US"/>
        </w:rPr>
        <w:t>Salivatory immunoassays to measure menstrual cycle phase</w:t>
      </w:r>
    </w:p>
    <w:p w14:paraId="024690B0" w14:textId="77777777" w:rsidR="00C14081" w:rsidRPr="00A115ED" w:rsidRDefault="00C14081">
      <w:pPr>
        <w:rPr>
          <w:rFonts w:ascii="Calibri" w:eastAsiaTheme="majorEastAsia" w:hAnsi="Calibri" w:cs="Calibri"/>
          <w:color w:val="000000" w:themeColor="text1"/>
          <w:sz w:val="28"/>
          <w:szCs w:val="28"/>
          <w:lang w:val="en-US"/>
        </w:rPr>
      </w:pPr>
      <w:r w:rsidRPr="00A115ED">
        <w:rPr>
          <w:rFonts w:ascii="Calibri" w:hAnsi="Calibri" w:cs="Calibri"/>
          <w:color w:val="000000" w:themeColor="text1"/>
          <w:lang w:val="en-US"/>
        </w:rPr>
        <w:br w:type="page"/>
      </w:r>
    </w:p>
    <w:p w14:paraId="30B38779" w14:textId="67F18B0C" w:rsidR="002D281C" w:rsidRPr="00A115ED" w:rsidRDefault="1B511046" w:rsidP="00BF7E3A">
      <w:pPr>
        <w:pStyle w:val="Heading1"/>
        <w:spacing w:after="120"/>
        <w:rPr>
          <w:rFonts w:ascii="Calibri" w:hAnsi="Calibri" w:cs="Calibri"/>
          <w:color w:val="000000" w:themeColor="text1"/>
          <w:lang w:val="en-US"/>
        </w:rPr>
      </w:pPr>
      <w:bookmarkStart w:id="1454" w:name="_Toc210640635"/>
      <w:r w:rsidRPr="00A115ED">
        <w:rPr>
          <w:rFonts w:ascii="Calibri" w:hAnsi="Calibri" w:cs="Calibri"/>
          <w:color w:val="000000" w:themeColor="text1"/>
          <w:lang w:val="en-US"/>
        </w:rPr>
        <w:lastRenderedPageBreak/>
        <w:t>Concerning both dimensions</w:t>
      </w:r>
      <w:bookmarkStart w:id="1455" w:name="_Toc208510428"/>
      <w:bookmarkEnd w:id="1454"/>
    </w:p>
    <w:p w14:paraId="7EF6AF8D" w14:textId="4B154E24" w:rsidR="00865967" w:rsidRPr="00A115ED" w:rsidRDefault="009441CC" w:rsidP="00BF7E3A">
      <w:pPr>
        <w:pStyle w:val="Heading2"/>
        <w:spacing w:after="120"/>
        <w:rPr>
          <w:rFonts w:ascii="Calibri" w:hAnsi="Calibri" w:cs="Calibri"/>
          <w:color w:val="000000" w:themeColor="text1"/>
          <w:lang w:val="en-US"/>
        </w:rPr>
      </w:pPr>
      <w:bookmarkStart w:id="1456" w:name="_Toc210640636"/>
      <w:r w:rsidRPr="00A115ED">
        <w:rPr>
          <w:rFonts w:ascii="Calibri" w:hAnsi="Calibri" w:cs="Calibri"/>
          <w:color w:val="000000" w:themeColor="text1"/>
          <w:lang w:val="en-US"/>
        </w:rPr>
        <w:t>Indeterminable</w:t>
      </w:r>
      <w:bookmarkEnd w:id="1456"/>
      <w:del w:id="1457" w:author="Hussey, Ian (PSY)" w:date="2025-10-06T10:04:00Z" w16du:dateUtc="2025-10-06T08:04:00Z">
        <w:r w:rsidRPr="00A115ED" w:rsidDel="00577A08">
          <w:rPr>
            <w:rFonts w:ascii="Calibri" w:hAnsi="Calibri" w:cs="Calibri"/>
            <w:color w:val="000000" w:themeColor="text1"/>
            <w:lang w:val="en-US"/>
          </w:rPr>
          <w:delText>/not applicable</w:delText>
        </w:r>
      </w:del>
      <w:bookmarkEnd w:id="1455"/>
      <w:r w:rsidRPr="00A115ED">
        <w:rPr>
          <w:rFonts w:ascii="Calibri" w:hAnsi="Calibri" w:cs="Calibri"/>
          <w:color w:val="000000" w:themeColor="text1"/>
          <w:lang w:val="en-US"/>
        </w:rPr>
        <w:t xml:space="preserve"> </w:t>
      </w:r>
    </w:p>
    <w:p w14:paraId="036EC805" w14:textId="493CC263" w:rsidR="00ED39F8" w:rsidRPr="00A115ED" w:rsidDel="00B13512" w:rsidRDefault="1B511046" w:rsidP="002D281C">
      <w:pPr>
        <w:jc w:val="both"/>
        <w:rPr>
          <w:del w:id="1458" w:author="Hussey, Ian (PSY)" w:date="2025-10-06T10:54:00Z" w16du:dateUtc="2025-10-06T08:54:00Z"/>
          <w:rFonts w:ascii="Calibri" w:hAnsi="Calibri" w:cs="Calibri"/>
          <w:color w:val="000000" w:themeColor="text1"/>
          <w:lang w:val="en-US"/>
        </w:rPr>
      </w:pPr>
      <w:r w:rsidRPr="00A115ED">
        <w:rPr>
          <w:rFonts w:ascii="Calibri" w:hAnsi="Calibri" w:cs="Calibri"/>
          <w:color w:val="000000" w:themeColor="text1"/>
          <w:lang w:val="en-US"/>
        </w:rPr>
        <w:t xml:space="preserve">You </w:t>
      </w:r>
      <w:del w:id="1459" w:author="Hussey, Ian (PSY)" w:date="2025-10-06T10:04:00Z" w16du:dateUtc="2025-10-06T08:04:00Z">
        <w:r w:rsidRPr="00A115ED" w:rsidDel="00577A08">
          <w:rPr>
            <w:rFonts w:ascii="Calibri" w:hAnsi="Calibri" w:cs="Calibri"/>
            <w:color w:val="000000" w:themeColor="text1"/>
            <w:lang w:val="en-US"/>
          </w:rPr>
          <w:delText xml:space="preserve">may </w:delText>
        </w:r>
      </w:del>
      <w:ins w:id="1460" w:author="Hussey, Ian (PSY)" w:date="2025-10-06T10:04:00Z" w16du:dateUtc="2025-10-06T08:04:00Z">
        <w:r w:rsidR="00577A08" w:rsidRPr="00A115ED">
          <w:rPr>
            <w:rFonts w:ascii="Calibri" w:hAnsi="Calibri" w:cs="Calibri"/>
            <w:color w:val="000000" w:themeColor="text1"/>
            <w:lang w:val="en-US"/>
          </w:rPr>
          <w:t xml:space="preserve">will </w:t>
        </w:r>
      </w:ins>
      <w:r w:rsidRPr="00A115ED">
        <w:rPr>
          <w:rFonts w:ascii="Calibri" w:hAnsi="Calibri" w:cs="Calibri"/>
          <w:color w:val="000000" w:themeColor="text1"/>
          <w:lang w:val="en-US"/>
        </w:rPr>
        <w:t xml:space="preserve">come across </w:t>
      </w:r>
      <w:del w:id="1461" w:author="Hussey, Ian (PSY)" w:date="2025-10-06T10:04:00Z" w16du:dateUtc="2025-10-06T08:04:00Z">
        <w:r w:rsidRPr="00A115ED" w:rsidDel="00577A08">
          <w:rPr>
            <w:rFonts w:ascii="Calibri" w:hAnsi="Calibri" w:cs="Calibri"/>
            <w:color w:val="000000" w:themeColor="text1"/>
            <w:lang w:val="en-US"/>
          </w:rPr>
          <w:delText xml:space="preserve">a </w:delText>
        </w:r>
      </w:del>
      <w:r w:rsidRPr="00A115ED">
        <w:rPr>
          <w:rFonts w:ascii="Calibri" w:hAnsi="Calibri" w:cs="Calibri"/>
          <w:color w:val="000000" w:themeColor="text1"/>
          <w:lang w:val="en-US"/>
        </w:rPr>
        <w:t>measure</w:t>
      </w:r>
      <w:ins w:id="1462" w:author="Hussey, Ian (PSY)" w:date="2025-10-06T10:04:00Z" w16du:dateUtc="2025-10-06T08:04:00Z">
        <w:r w:rsidR="00577A08" w:rsidRPr="00A115ED">
          <w:rPr>
            <w:rFonts w:ascii="Calibri" w:hAnsi="Calibri" w:cs="Calibri"/>
            <w:color w:val="000000" w:themeColor="text1"/>
            <w:lang w:val="en-US"/>
          </w:rPr>
          <w:t xml:space="preserve">s </w:t>
        </w:r>
      </w:ins>
      <w:del w:id="1463" w:author="Hussey, Ian (PSY)" w:date="2025-10-06T10:04:00Z" w16du:dateUtc="2025-10-06T08:04:00Z">
        <w:r w:rsidRPr="00A115ED" w:rsidDel="00577A08">
          <w:rPr>
            <w:rFonts w:ascii="Calibri" w:hAnsi="Calibri" w:cs="Calibri"/>
            <w:color w:val="000000" w:themeColor="text1"/>
            <w:lang w:val="en-US"/>
          </w:rPr>
          <w:delText xml:space="preserve"> </w:delText>
        </w:r>
      </w:del>
      <w:r w:rsidRPr="00A115ED">
        <w:rPr>
          <w:rFonts w:ascii="Calibri" w:hAnsi="Calibri" w:cs="Calibri"/>
          <w:color w:val="000000" w:themeColor="text1"/>
          <w:lang w:val="en-US"/>
        </w:rPr>
        <w:t xml:space="preserve">that cannot be </w:t>
      </w:r>
      <w:ins w:id="1464" w:author="Hussey, Ian (PSY)" w:date="2025-10-06T10:04:00Z" w16du:dateUtc="2025-10-06T08:04:00Z">
        <w:r w:rsidR="00577A08" w:rsidRPr="00A115ED">
          <w:rPr>
            <w:rFonts w:ascii="Calibri" w:hAnsi="Calibri" w:cs="Calibri"/>
            <w:color w:val="000000" w:themeColor="text1"/>
            <w:lang w:val="en-US"/>
          </w:rPr>
          <w:t xml:space="preserve">clearly </w:t>
        </w:r>
      </w:ins>
      <w:r w:rsidRPr="00A115ED">
        <w:rPr>
          <w:rFonts w:ascii="Calibri" w:hAnsi="Calibri" w:cs="Calibri"/>
          <w:color w:val="000000" w:themeColor="text1"/>
          <w:lang w:val="en-US"/>
        </w:rPr>
        <w:t>categorized in any of the categories in our table</w:t>
      </w:r>
      <w:ins w:id="1465" w:author="Hussey, Ian (PSY)" w:date="2025-10-06T10:04:00Z" w16du:dateUtc="2025-10-06T08:04:00Z">
        <w:r w:rsidR="00577A08" w:rsidRPr="00A115ED">
          <w:rPr>
            <w:rFonts w:ascii="Calibri" w:hAnsi="Calibri" w:cs="Calibri"/>
            <w:color w:val="000000" w:themeColor="text1"/>
            <w:lang w:val="en-US"/>
          </w:rPr>
          <w:t xml:space="preserve">, based on a lack of details about the measure, </w:t>
        </w:r>
      </w:ins>
      <w:ins w:id="1466" w:author="Hussey, Ian (PSY)" w:date="2025-10-06T10:05:00Z" w16du:dateUtc="2025-10-06T08:05:00Z">
        <w:r w:rsidR="00577A08" w:rsidRPr="00A115ED">
          <w:rPr>
            <w:rFonts w:ascii="Calibri" w:hAnsi="Calibri" w:cs="Calibri"/>
            <w:color w:val="000000" w:themeColor="text1"/>
            <w:lang w:val="en-US"/>
          </w:rPr>
          <w:t xml:space="preserve">the measure being somewhat </w:t>
        </w:r>
        <w:proofErr w:type="spellStart"/>
        <w:r w:rsidR="00577A08" w:rsidRPr="00A115ED">
          <w:rPr>
            <w:rFonts w:ascii="Calibri" w:hAnsi="Calibri" w:cs="Calibri"/>
            <w:color w:val="000000" w:themeColor="text1"/>
            <w:lang w:val="en-US"/>
          </w:rPr>
          <w:t>esoteroic</w:t>
        </w:r>
        <w:proofErr w:type="spellEnd"/>
        <w:r w:rsidR="00577A08" w:rsidRPr="00A115ED">
          <w:rPr>
            <w:rFonts w:ascii="Calibri" w:hAnsi="Calibri" w:cs="Calibri"/>
            <w:color w:val="000000" w:themeColor="text1"/>
            <w:lang w:val="en-US"/>
          </w:rPr>
          <w:t>, or both</w:t>
        </w:r>
      </w:ins>
      <w:r w:rsidRPr="00A115ED">
        <w:rPr>
          <w:rFonts w:ascii="Calibri" w:hAnsi="Calibri" w:cs="Calibri"/>
          <w:color w:val="000000" w:themeColor="text1"/>
          <w:lang w:val="en-US"/>
        </w:rPr>
        <w:t xml:space="preserve">. In </w:t>
      </w:r>
      <w:del w:id="1467" w:author="Hussey, Ian (PSY)" w:date="2025-10-06T10:05:00Z" w16du:dateUtc="2025-10-06T08:05:00Z">
        <w:r w:rsidRPr="00A115ED" w:rsidDel="00577A08">
          <w:rPr>
            <w:rFonts w:ascii="Calibri" w:hAnsi="Calibri" w:cs="Calibri"/>
            <w:color w:val="000000" w:themeColor="text1"/>
            <w:lang w:val="en-US"/>
          </w:rPr>
          <w:delText xml:space="preserve">this </w:delText>
        </w:r>
      </w:del>
      <w:ins w:id="1468" w:author="Hussey, Ian (PSY)" w:date="2025-10-06T10:05:00Z" w16du:dateUtc="2025-10-06T08:05:00Z">
        <w:r w:rsidR="00577A08" w:rsidRPr="00A115ED">
          <w:rPr>
            <w:rFonts w:ascii="Calibri" w:hAnsi="Calibri" w:cs="Calibri"/>
            <w:color w:val="000000" w:themeColor="text1"/>
            <w:lang w:val="en-US"/>
          </w:rPr>
          <w:t xml:space="preserve">such </w:t>
        </w:r>
      </w:ins>
      <w:r w:rsidRPr="00A115ED">
        <w:rPr>
          <w:rFonts w:ascii="Calibri" w:hAnsi="Calibri" w:cs="Calibri"/>
          <w:color w:val="000000" w:themeColor="text1"/>
          <w:lang w:val="en-US"/>
        </w:rPr>
        <w:t>case</w:t>
      </w:r>
      <w:ins w:id="1469" w:author="Hussey, Ian (PSY)" w:date="2025-10-06T10:05:00Z" w16du:dateUtc="2025-10-06T08:05:00Z">
        <w:r w:rsidR="00577A08" w:rsidRPr="00A115ED">
          <w:rPr>
            <w:rFonts w:ascii="Calibri" w:hAnsi="Calibri" w:cs="Calibri"/>
            <w:color w:val="000000" w:themeColor="text1"/>
            <w:lang w:val="en-US"/>
          </w:rPr>
          <w:t>s</w:t>
        </w:r>
      </w:ins>
      <w:r w:rsidRPr="00A115ED">
        <w:rPr>
          <w:rFonts w:ascii="Calibri" w:hAnsi="Calibri" w:cs="Calibri"/>
          <w:color w:val="000000" w:themeColor="text1"/>
          <w:lang w:val="en-US"/>
        </w:rPr>
        <w:t xml:space="preserve">, please </w:t>
      </w:r>
      <w:del w:id="1470" w:author="Hussey, Ian (PSY)" w:date="2025-10-06T10:04:00Z" w16du:dateUtc="2025-10-06T08:04:00Z">
        <w:r w:rsidRPr="00A115ED" w:rsidDel="00577A08">
          <w:rPr>
            <w:rFonts w:ascii="Calibri" w:hAnsi="Calibri" w:cs="Calibri"/>
            <w:color w:val="000000" w:themeColor="text1"/>
            <w:lang w:val="en-US"/>
          </w:rPr>
          <w:delText xml:space="preserve">write </w:delText>
        </w:r>
      </w:del>
      <w:ins w:id="1471" w:author="Hussey, Ian (PSY)" w:date="2025-10-06T10:04:00Z" w16du:dateUtc="2025-10-06T08:04:00Z">
        <w:r w:rsidR="00577A08" w:rsidRPr="00A115ED">
          <w:rPr>
            <w:rFonts w:ascii="Calibri" w:hAnsi="Calibri" w:cs="Calibri"/>
            <w:color w:val="000000" w:themeColor="text1"/>
            <w:lang w:val="en-US"/>
          </w:rPr>
          <w:t xml:space="preserve">respond with </w:t>
        </w:r>
      </w:ins>
      <w:r w:rsidRPr="00A115ED">
        <w:rPr>
          <w:rFonts w:ascii="Calibri" w:hAnsi="Calibri" w:cs="Calibri"/>
          <w:color w:val="000000" w:themeColor="text1"/>
          <w:lang w:val="en-US"/>
        </w:rPr>
        <w:t>“indeterminable” in the corresponding column.</w:t>
      </w:r>
    </w:p>
    <w:p w14:paraId="753F1421" w14:textId="691372C7" w:rsidR="1B511046" w:rsidRPr="00A115ED" w:rsidRDefault="1B511046" w:rsidP="002D281C">
      <w:pPr>
        <w:jc w:val="both"/>
        <w:rPr>
          <w:rFonts w:ascii="Calibri" w:hAnsi="Calibri" w:cs="Calibri"/>
          <w:color w:val="000000" w:themeColor="text1"/>
          <w:lang w:val="en-US"/>
        </w:rPr>
      </w:pPr>
    </w:p>
    <w:p w14:paraId="28DED3D8" w14:textId="6D8F2227" w:rsidR="00DC5A37" w:rsidRPr="00A115ED" w:rsidDel="00B13512" w:rsidRDefault="00DC5A37" w:rsidP="002D281C">
      <w:pPr>
        <w:pStyle w:val="Heading2"/>
        <w:jc w:val="both"/>
        <w:rPr>
          <w:del w:id="1472" w:author="Hussey, Ian (PSY)" w:date="2025-10-06T10:54:00Z" w16du:dateUtc="2025-10-06T08:54:00Z"/>
          <w:rFonts w:ascii="Calibri" w:hAnsi="Calibri" w:cs="Calibri"/>
          <w:color w:val="000000" w:themeColor="text1"/>
          <w:lang w:val="en-US"/>
        </w:rPr>
      </w:pPr>
      <w:bookmarkStart w:id="1473" w:name="_Toc208510429"/>
      <w:del w:id="1474" w:author="Hussey, Ian (PSY)" w:date="2025-10-06T10:54:00Z" w16du:dateUtc="2025-10-06T08:54:00Z">
        <w:r w:rsidRPr="00A115ED" w:rsidDel="00B13512">
          <w:rPr>
            <w:rFonts w:ascii="Calibri" w:hAnsi="Calibri" w:cs="Calibri"/>
            <w:color w:val="000000" w:themeColor="text1"/>
            <w:lang w:val="en-US"/>
          </w:rPr>
          <w:delText>Mixed categories</w:delText>
        </w:r>
        <w:bookmarkEnd w:id="1473"/>
      </w:del>
    </w:p>
    <w:p w14:paraId="0F456588" w14:textId="69C20D9F" w:rsidR="00531AA9" w:rsidRPr="00A115ED" w:rsidDel="00B13512" w:rsidRDefault="00531AA9" w:rsidP="002D281C">
      <w:pPr>
        <w:jc w:val="both"/>
        <w:rPr>
          <w:del w:id="1475" w:author="Hussey, Ian (PSY)" w:date="2025-10-06T10:50:00Z" w16du:dateUtc="2025-10-06T08:50:00Z"/>
          <w:rFonts w:ascii="Calibri" w:hAnsi="Calibri" w:cs="Calibri"/>
          <w:color w:val="000000" w:themeColor="text1"/>
          <w:lang w:val="en-US"/>
        </w:rPr>
      </w:pPr>
      <w:del w:id="1476" w:author="Hussey, Ian (PSY)" w:date="2025-10-06T10:54:00Z" w16du:dateUtc="2025-10-06T08:54:00Z">
        <w:r w:rsidRPr="00A115ED" w:rsidDel="00B13512">
          <w:rPr>
            <w:rFonts w:ascii="Calibri" w:hAnsi="Calibri" w:cs="Calibri"/>
            <w:color w:val="000000" w:themeColor="text1"/>
            <w:lang w:val="en-US"/>
          </w:rPr>
          <w:delText xml:space="preserve">Some measures cannot be specified in </w:delText>
        </w:r>
      </w:del>
      <w:del w:id="1477" w:author="Hussey, Ian (PSY)" w:date="2025-10-06T10:05:00Z" w16du:dateUtc="2025-10-06T08:05:00Z">
        <w:r w:rsidRPr="00A115ED" w:rsidDel="00577A08">
          <w:rPr>
            <w:rFonts w:ascii="Calibri" w:hAnsi="Calibri" w:cs="Calibri"/>
            <w:color w:val="000000" w:themeColor="text1"/>
            <w:lang w:val="en-US"/>
          </w:rPr>
          <w:delText xml:space="preserve">one </w:delText>
        </w:r>
      </w:del>
      <w:del w:id="1478" w:author="Hussey, Ian (PSY)" w:date="2025-10-06T10:54:00Z" w16du:dateUtc="2025-10-06T08:54:00Z">
        <w:r w:rsidRPr="00A115ED" w:rsidDel="00B13512">
          <w:rPr>
            <w:rFonts w:ascii="Calibri" w:hAnsi="Calibri" w:cs="Calibri"/>
            <w:color w:val="000000" w:themeColor="text1"/>
            <w:lang w:val="en-US"/>
          </w:rPr>
          <w:delText xml:space="preserve">category. </w:delText>
        </w:r>
      </w:del>
      <w:del w:id="1479" w:author="Hussey, Ian (PSY)" w:date="2025-10-06T10:05:00Z" w16du:dateUtc="2025-10-06T08:05:00Z">
        <w:r w:rsidRPr="00A115ED" w:rsidDel="00577A08">
          <w:rPr>
            <w:rFonts w:ascii="Calibri" w:hAnsi="Calibri" w:cs="Calibri"/>
            <w:color w:val="000000" w:themeColor="text1"/>
            <w:lang w:val="en-US"/>
          </w:rPr>
          <w:delText xml:space="preserve">While the first dimension is usually clear, the second dimension is not always. </w:delText>
        </w:r>
      </w:del>
      <w:del w:id="1480" w:author="Hussey, Ian (PSY)" w:date="2025-10-06T10:54:00Z" w16du:dateUtc="2025-10-06T08:54:00Z">
        <w:r w:rsidRPr="00A115ED" w:rsidDel="00B13512">
          <w:rPr>
            <w:rFonts w:ascii="Calibri" w:hAnsi="Calibri" w:cs="Calibri"/>
            <w:color w:val="000000" w:themeColor="text1"/>
            <w:lang w:val="en-US"/>
          </w:rPr>
          <w:delText xml:space="preserve">For example, it is quite common for self-report scales to contain items that assess both subjective experiences and </w:delText>
        </w:r>
        <w:r w:rsidR="00F54223" w:rsidRPr="00A115ED" w:rsidDel="00B13512">
          <w:rPr>
            <w:rFonts w:ascii="Calibri" w:hAnsi="Calibri" w:cs="Calibri"/>
            <w:color w:val="000000" w:themeColor="text1"/>
            <w:lang w:val="en-US"/>
          </w:rPr>
          <w:delText>behaviors</w:delText>
        </w:r>
        <w:r w:rsidRPr="00A115ED" w:rsidDel="00B13512">
          <w:rPr>
            <w:rFonts w:ascii="Calibri" w:hAnsi="Calibri" w:cs="Calibri"/>
            <w:color w:val="000000" w:themeColor="text1"/>
            <w:lang w:val="en-US"/>
          </w:rPr>
          <w:delText xml:space="preserve">. A depression scale, for instance, may ask about low mood (a subjective experience) and sleep disturbance (a </w:delText>
        </w:r>
        <w:r w:rsidR="00F54223" w:rsidRPr="00A115ED" w:rsidDel="00B13512">
          <w:rPr>
            <w:rFonts w:ascii="Calibri" w:hAnsi="Calibri" w:cs="Calibri"/>
            <w:color w:val="000000" w:themeColor="text1"/>
            <w:lang w:val="en-US"/>
          </w:rPr>
          <w:delText>behavior</w:delText>
        </w:r>
        <w:r w:rsidRPr="00A115ED" w:rsidDel="00B13512">
          <w:rPr>
            <w:rFonts w:ascii="Calibri" w:hAnsi="Calibri" w:cs="Calibri"/>
            <w:color w:val="000000" w:themeColor="text1"/>
            <w:lang w:val="en-US"/>
          </w:rPr>
          <w:delText xml:space="preserve">). </w:delText>
        </w:r>
      </w:del>
      <w:del w:id="1481" w:author="Hussey, Ian (PSY)" w:date="2025-10-06T10:06:00Z" w16du:dateUtc="2025-10-06T08:06:00Z">
        <w:r w:rsidRPr="00A115ED" w:rsidDel="00577A08">
          <w:rPr>
            <w:rFonts w:ascii="Calibri" w:hAnsi="Calibri" w:cs="Calibri"/>
            <w:b/>
            <w:bCs/>
            <w:color w:val="000000" w:themeColor="text1"/>
            <w:lang w:val="en-US"/>
            <w:rPrChange w:id="1482" w:author="Hussey, Ian (PSY)" w:date="2025-10-06T10:37:00Z" w16du:dateUtc="2025-10-06T08:37:00Z">
              <w:rPr>
                <w:rFonts w:ascii="Calibri" w:hAnsi="Calibri" w:cs="Calibri"/>
                <w:color w:val="000000" w:themeColor="text1"/>
                <w:lang w:val="en-US"/>
              </w:rPr>
            </w:rPrChange>
          </w:rPr>
          <w:delText>We therefore score such m</w:delText>
        </w:r>
      </w:del>
      <w:del w:id="1483" w:author="Hussey, Ian (PSY)" w:date="2025-10-06T10:54:00Z" w16du:dateUtc="2025-10-06T08:54:00Z">
        <w:r w:rsidRPr="00A115ED" w:rsidDel="00B13512">
          <w:rPr>
            <w:rFonts w:ascii="Calibri" w:hAnsi="Calibri" w:cs="Calibri"/>
            <w:b/>
            <w:bCs/>
            <w:color w:val="000000" w:themeColor="text1"/>
            <w:lang w:val="en-US"/>
            <w:rPrChange w:id="1484" w:author="Hussey, Ian (PSY)" w:date="2025-10-06T10:37:00Z" w16du:dateUtc="2025-10-06T08:37:00Z">
              <w:rPr>
                <w:rFonts w:ascii="Calibri" w:hAnsi="Calibri" w:cs="Calibri"/>
                <w:color w:val="000000" w:themeColor="text1"/>
                <w:lang w:val="en-US"/>
              </w:rPr>
            </w:rPrChange>
          </w:rPr>
          <w:delText xml:space="preserve">easures </w:delText>
        </w:r>
      </w:del>
      <w:del w:id="1485" w:author="Hussey, Ian (PSY)" w:date="2025-10-06T10:50:00Z" w16du:dateUtc="2025-10-06T08:50:00Z">
        <w:r w:rsidRPr="00A115ED" w:rsidDel="00B13512">
          <w:rPr>
            <w:rFonts w:ascii="Calibri" w:hAnsi="Calibri" w:cs="Calibri"/>
            <w:color w:val="000000" w:themeColor="text1"/>
            <w:lang w:val="en-US"/>
          </w:rPr>
          <w:delText xml:space="preserve">as </w:delText>
        </w:r>
        <w:r w:rsidR="00F54223" w:rsidRPr="00A115ED" w:rsidDel="00B13512">
          <w:rPr>
            <w:rFonts w:ascii="Calibri" w:hAnsi="Calibri" w:cs="Calibri"/>
            <w:color w:val="000000" w:themeColor="text1"/>
            <w:lang w:val="en-US"/>
          </w:rPr>
          <w:delText>“</w:delText>
        </w:r>
        <w:r w:rsidRPr="00A115ED" w:rsidDel="00B13512">
          <w:rPr>
            <w:rFonts w:ascii="Calibri" w:hAnsi="Calibri" w:cs="Calibri"/>
            <w:color w:val="000000" w:themeColor="text1"/>
            <w:lang w:val="en-US"/>
          </w:rPr>
          <w:delText xml:space="preserve">mixed self-reports of subjective experience and </w:delText>
        </w:r>
        <w:r w:rsidR="00F54223" w:rsidRPr="00A115ED" w:rsidDel="00B13512">
          <w:rPr>
            <w:rFonts w:ascii="Calibri" w:hAnsi="Calibri" w:cs="Calibri"/>
            <w:color w:val="000000" w:themeColor="text1"/>
            <w:lang w:val="en-US"/>
          </w:rPr>
          <w:delText>behavior”</w:delText>
        </w:r>
        <w:r w:rsidRPr="00A115ED" w:rsidDel="00B13512">
          <w:rPr>
            <w:rFonts w:ascii="Calibri" w:hAnsi="Calibri" w:cs="Calibri"/>
            <w:color w:val="000000" w:themeColor="text1"/>
            <w:lang w:val="en-US"/>
          </w:rPr>
          <w:delText xml:space="preserve">. Similarly, if there are items from other first-dimension categories, we will assign a "Mixed self-report of..." score for the specific category. </w:delText>
        </w:r>
      </w:del>
    </w:p>
    <w:p w14:paraId="54CBC54E" w14:textId="5C9E583E" w:rsidR="1B511046" w:rsidRPr="00A115ED" w:rsidDel="00B13512" w:rsidRDefault="1B511046" w:rsidP="002D281C">
      <w:pPr>
        <w:jc w:val="both"/>
        <w:rPr>
          <w:del w:id="1486" w:author="Hussey, Ian (PSY)" w:date="2025-10-06T10:54:00Z" w16du:dateUtc="2025-10-06T08:54:00Z"/>
          <w:rFonts w:ascii="Calibri" w:hAnsi="Calibri" w:cs="Calibri"/>
          <w:color w:val="000000" w:themeColor="text1"/>
          <w:lang w:val="en-US"/>
        </w:rPr>
      </w:pPr>
      <w:commentRangeStart w:id="1487"/>
      <w:del w:id="1488" w:author="Hussey, Ian (PSY)" w:date="2025-10-06T10:54:00Z" w16du:dateUtc="2025-10-06T08:54:00Z">
        <w:r w:rsidRPr="00A115ED" w:rsidDel="00B13512">
          <w:rPr>
            <w:rFonts w:ascii="Calibri" w:hAnsi="Calibri" w:cs="Calibri"/>
            <w:color w:val="000000" w:themeColor="text1"/>
            <w:lang w:val="en-US"/>
          </w:rPr>
          <w:delText>If you are unsure how to categorize a certain item, bear this in mind while checking all the other items – it is likely that the specific item will not change the classification of the measure itself (meaning you do not have to figure out that specific item). However, if you feel that the item is relevant and cannot determine its category, feel free to mark the *what* of the measure as indeterminable. Even if only one item belongs to a new category, mark the report as “mixed”.</w:delText>
        </w:r>
        <w:commentRangeEnd w:id="1487"/>
        <w:r w:rsidR="00B13512" w:rsidDel="00B13512">
          <w:rPr>
            <w:rStyle w:val="CommentReference"/>
          </w:rPr>
          <w:commentReference w:id="1487"/>
        </w:r>
      </w:del>
    </w:p>
    <w:p w14:paraId="3447A23F" w14:textId="77777777" w:rsidR="0031131C" w:rsidRPr="00A115ED" w:rsidRDefault="0031131C" w:rsidP="002D281C">
      <w:pPr>
        <w:jc w:val="both"/>
        <w:rPr>
          <w:rFonts w:ascii="Calibri" w:hAnsi="Calibri" w:cs="Calibri"/>
          <w:color w:val="000000" w:themeColor="text1"/>
          <w:lang w:val="en-US"/>
        </w:rPr>
      </w:pPr>
    </w:p>
    <w:p w14:paraId="1785230F" w14:textId="567E66A2" w:rsidR="00183B97" w:rsidRPr="00A115ED" w:rsidRDefault="00B13512" w:rsidP="002D281C">
      <w:pPr>
        <w:pStyle w:val="Heading2"/>
        <w:jc w:val="both"/>
        <w:rPr>
          <w:rFonts w:ascii="Calibri" w:hAnsi="Calibri" w:cs="Calibri"/>
          <w:color w:val="000000" w:themeColor="text1"/>
          <w:lang w:val="en-US"/>
        </w:rPr>
      </w:pPr>
      <w:bookmarkStart w:id="1489" w:name="_Toc208510430"/>
      <w:bookmarkStart w:id="1490" w:name="_Toc210640637"/>
      <w:ins w:id="1491" w:author="Hussey, Ian (PSY)" w:date="2025-10-06T10:52:00Z" w16du:dateUtc="2025-10-06T08:52:00Z">
        <w:r>
          <w:rPr>
            <w:rFonts w:ascii="Calibri" w:hAnsi="Calibri" w:cs="Calibri"/>
            <w:color w:val="000000" w:themeColor="text1"/>
            <w:lang w:val="en-US"/>
          </w:rPr>
          <w:t xml:space="preserve">Time limited classification </w:t>
        </w:r>
      </w:ins>
      <w:ins w:id="1492" w:author="Hussey, Ian (PSY)" w:date="2025-10-06T10:53:00Z" w16du:dateUtc="2025-10-06T08:53:00Z">
        <w:r>
          <w:rPr>
            <w:rFonts w:ascii="Calibri" w:hAnsi="Calibri" w:cs="Calibri"/>
            <w:color w:val="000000" w:themeColor="text1"/>
            <w:lang w:val="en-US"/>
          </w:rPr>
          <w:t>–</w:t>
        </w:r>
      </w:ins>
      <w:ins w:id="1493" w:author="Hussey, Ian (PSY)" w:date="2025-10-06T10:52:00Z" w16du:dateUtc="2025-10-06T08:52:00Z">
        <w:r>
          <w:rPr>
            <w:rFonts w:ascii="Calibri" w:hAnsi="Calibri" w:cs="Calibri"/>
            <w:color w:val="000000" w:themeColor="text1"/>
            <w:lang w:val="en-US"/>
          </w:rPr>
          <w:t xml:space="preserve"> </w:t>
        </w:r>
      </w:ins>
      <w:ins w:id="1494" w:author="Hussey, Ian (PSY)" w:date="2025-10-06T10:53:00Z" w16du:dateUtc="2025-10-06T08:53:00Z">
        <w:r>
          <w:rPr>
            <w:rFonts w:ascii="Calibri" w:hAnsi="Calibri" w:cs="Calibri"/>
            <w:color w:val="000000" w:themeColor="text1"/>
            <w:lang w:val="en-US"/>
          </w:rPr>
          <w:t>‘</w:t>
        </w:r>
      </w:ins>
      <w:r w:rsidR="00183B97" w:rsidRPr="00A115ED">
        <w:rPr>
          <w:rFonts w:ascii="Calibri" w:hAnsi="Calibri" w:cs="Calibri"/>
          <w:color w:val="000000" w:themeColor="text1"/>
          <w:lang w:val="en-US"/>
        </w:rPr>
        <w:t>Out of time</w:t>
      </w:r>
      <w:bookmarkEnd w:id="1489"/>
      <w:ins w:id="1495" w:author="Hussey, Ian (PSY)" w:date="2025-10-06T10:53:00Z" w16du:dateUtc="2025-10-06T08:53:00Z">
        <w:r>
          <w:rPr>
            <w:rFonts w:ascii="Calibri" w:hAnsi="Calibri" w:cs="Calibri"/>
            <w:color w:val="000000" w:themeColor="text1"/>
            <w:lang w:val="en-US"/>
          </w:rPr>
          <w:t>’</w:t>
        </w:r>
      </w:ins>
      <w:bookmarkEnd w:id="1490"/>
    </w:p>
    <w:p w14:paraId="5074F207" w14:textId="77777777" w:rsidR="00A939F5" w:rsidRDefault="1B511046" w:rsidP="000D2545">
      <w:pPr>
        <w:spacing w:line="276" w:lineRule="auto"/>
        <w:jc w:val="both"/>
        <w:rPr>
          <w:ins w:id="1496" w:author="Hussey, Ian (PSY)" w:date="2025-10-06T10:54:00Z" w16du:dateUtc="2025-10-06T08:54:00Z"/>
          <w:rFonts w:ascii="Calibri" w:hAnsi="Calibri" w:cs="Calibri"/>
          <w:color w:val="000000" w:themeColor="text1"/>
          <w:lang w:val="en-US"/>
        </w:rPr>
      </w:pPr>
      <w:r w:rsidRPr="00A115ED">
        <w:rPr>
          <w:rFonts w:ascii="Calibri" w:hAnsi="Calibri" w:cs="Calibri"/>
          <w:color w:val="000000" w:themeColor="text1"/>
          <w:lang w:val="en-US"/>
        </w:rPr>
        <w:t xml:space="preserve">The purpose of this </w:t>
      </w:r>
      <w:del w:id="1497" w:author="Hussey, Ian (PSY)" w:date="2025-10-06T10:53:00Z" w16du:dateUtc="2025-10-06T08:53:00Z">
        <w:r w:rsidRPr="00A115ED" w:rsidDel="00B13512">
          <w:rPr>
            <w:rFonts w:ascii="Calibri" w:hAnsi="Calibri" w:cs="Calibri"/>
            <w:color w:val="000000" w:themeColor="text1"/>
            <w:lang w:val="en-US"/>
          </w:rPr>
          <w:delText xml:space="preserve">codebook </w:delText>
        </w:r>
      </w:del>
      <w:ins w:id="1498" w:author="Hussey, Ian (PSY)" w:date="2025-10-06T10:53:00Z" w16du:dateUtc="2025-10-06T08:53:00Z">
        <w:r w:rsidR="00B13512">
          <w:rPr>
            <w:rFonts w:ascii="Calibri" w:hAnsi="Calibri" w:cs="Calibri"/>
            <w:color w:val="000000" w:themeColor="text1"/>
            <w:lang w:val="en-US"/>
          </w:rPr>
          <w:t>project</w:t>
        </w:r>
        <w:r w:rsidR="00B13512" w:rsidRPr="00A115ED">
          <w:rPr>
            <w:rFonts w:ascii="Calibri" w:hAnsi="Calibri" w:cs="Calibri"/>
            <w:color w:val="000000" w:themeColor="text1"/>
            <w:lang w:val="en-US"/>
          </w:rPr>
          <w:t xml:space="preserve"> </w:t>
        </w:r>
      </w:ins>
      <w:r w:rsidRPr="00A115ED">
        <w:rPr>
          <w:rFonts w:ascii="Calibri" w:hAnsi="Calibri" w:cs="Calibri"/>
          <w:color w:val="000000" w:themeColor="text1"/>
          <w:lang w:val="en-US"/>
        </w:rPr>
        <w:t xml:space="preserve">is to categorize the measures into general modes or categories within a reasonable amount of time. In the development of this codebook and instructions, we determined </w:t>
      </w:r>
      <w:r w:rsidRPr="00A115ED">
        <w:rPr>
          <w:rFonts w:ascii="Calibri" w:hAnsi="Calibri" w:cs="Calibri"/>
          <w:b/>
          <w:bCs/>
          <w:color w:val="000000" w:themeColor="text1"/>
          <w:lang w:val="en-US"/>
        </w:rPr>
        <w:t xml:space="preserve">20 minutes </w:t>
      </w:r>
      <w:ins w:id="1499" w:author="Hussey, Ian (PSY)" w:date="2025-10-06T10:53:00Z" w16du:dateUtc="2025-10-06T08:53:00Z">
        <w:r w:rsidR="00B13512">
          <w:rPr>
            <w:rFonts w:ascii="Calibri" w:hAnsi="Calibri" w:cs="Calibri"/>
            <w:b/>
            <w:bCs/>
            <w:color w:val="000000" w:themeColor="text1"/>
            <w:lang w:val="en-US"/>
          </w:rPr>
          <w:t xml:space="preserve">per article </w:t>
        </w:r>
      </w:ins>
      <w:r w:rsidRPr="00A115ED">
        <w:rPr>
          <w:rFonts w:ascii="Calibri" w:hAnsi="Calibri" w:cs="Calibri"/>
          <w:b/>
          <w:bCs/>
          <w:color w:val="000000" w:themeColor="text1"/>
          <w:lang w:val="en-US"/>
        </w:rPr>
        <w:t>to be reasonable</w:t>
      </w:r>
      <w:r w:rsidRPr="00A115ED">
        <w:rPr>
          <w:rFonts w:ascii="Calibri" w:hAnsi="Calibri" w:cs="Calibri"/>
          <w:color w:val="000000" w:themeColor="text1"/>
          <w:lang w:val="en-US"/>
        </w:rPr>
        <w:t xml:space="preserve">. Measures that can’t be categorized in this amount of time (for the whole article) should be recorded using this category.  </w:t>
      </w:r>
      <w:r w:rsidR="0051500F" w:rsidRPr="00A115ED">
        <w:rPr>
          <w:rFonts w:ascii="Calibri" w:hAnsi="Calibri" w:cs="Calibri"/>
          <w:color w:val="000000" w:themeColor="text1"/>
          <w:lang w:val="en-US"/>
        </w:rPr>
        <w:t>You have 10 more minutes to categorize a measure for which you need to look up more specific information online. See the workflow for more information</w:t>
      </w:r>
      <w:r w:rsidR="0031131C" w:rsidRPr="00A115ED">
        <w:rPr>
          <w:rFonts w:ascii="Calibri" w:hAnsi="Calibri" w:cs="Calibri"/>
          <w:color w:val="000000" w:themeColor="text1"/>
          <w:lang w:val="en-US"/>
        </w:rPr>
        <w:t>.</w:t>
      </w:r>
    </w:p>
    <w:p w14:paraId="0FCAF126" w14:textId="77777777" w:rsidR="00B13512" w:rsidRDefault="00B13512" w:rsidP="000D2545">
      <w:pPr>
        <w:spacing w:line="276" w:lineRule="auto"/>
        <w:jc w:val="both"/>
        <w:rPr>
          <w:ins w:id="1500" w:author="Hussey, Ian (PSY)" w:date="2025-10-06T10:54:00Z" w16du:dateUtc="2025-10-06T08:54:00Z"/>
          <w:rFonts w:ascii="Calibri" w:hAnsi="Calibri" w:cs="Calibri"/>
          <w:color w:val="000000" w:themeColor="text1"/>
          <w:lang w:val="en-US"/>
        </w:rPr>
      </w:pPr>
    </w:p>
    <w:p w14:paraId="42EC9AFA" w14:textId="77777777" w:rsidR="00B13512" w:rsidRPr="00A115ED" w:rsidRDefault="00B13512" w:rsidP="00B13512">
      <w:pPr>
        <w:pStyle w:val="Heading2"/>
        <w:jc w:val="both"/>
        <w:rPr>
          <w:ins w:id="1501" w:author="Hussey, Ian (PSY)" w:date="2025-10-06T10:54:00Z" w16du:dateUtc="2025-10-06T08:54:00Z"/>
          <w:rFonts w:ascii="Calibri" w:hAnsi="Calibri" w:cs="Calibri"/>
          <w:color w:val="000000" w:themeColor="text1"/>
          <w:lang w:val="en-US"/>
        </w:rPr>
      </w:pPr>
      <w:bookmarkStart w:id="1502" w:name="_Toc210640638"/>
      <w:ins w:id="1503" w:author="Hussey, Ian (PSY)" w:date="2025-10-06T10:54:00Z" w16du:dateUtc="2025-10-06T08:54:00Z">
        <w:r w:rsidRPr="00A115ED">
          <w:rPr>
            <w:rFonts w:ascii="Calibri" w:hAnsi="Calibri" w:cs="Calibri"/>
            <w:color w:val="000000" w:themeColor="text1"/>
            <w:lang w:val="en-US"/>
          </w:rPr>
          <w:t>Mixed categories</w:t>
        </w:r>
        <w:bookmarkEnd w:id="1502"/>
      </w:ins>
    </w:p>
    <w:p w14:paraId="0A023A59" w14:textId="77777777" w:rsidR="00B13512" w:rsidRPr="00A115ED" w:rsidRDefault="00B13512" w:rsidP="00B13512">
      <w:pPr>
        <w:jc w:val="both"/>
        <w:rPr>
          <w:ins w:id="1504" w:author="Hussey, Ian (PSY)" w:date="2025-10-06T10:54:00Z" w16du:dateUtc="2025-10-06T08:54:00Z"/>
          <w:rFonts w:ascii="Calibri" w:hAnsi="Calibri" w:cs="Calibri"/>
          <w:color w:val="000000" w:themeColor="text1"/>
          <w:lang w:val="en-US"/>
        </w:rPr>
      </w:pPr>
      <w:ins w:id="1505" w:author="Hussey, Ian (PSY)" w:date="2025-10-06T10:54:00Z" w16du:dateUtc="2025-10-06T08:54:00Z">
        <w:r w:rsidRPr="00A115ED">
          <w:rPr>
            <w:rFonts w:ascii="Calibri" w:hAnsi="Calibri" w:cs="Calibri"/>
            <w:color w:val="000000" w:themeColor="text1"/>
            <w:lang w:val="en-US"/>
          </w:rPr>
          <w:t xml:space="preserve">Some measures cannot be specified in a single category. For example, it is quite common for self-report scales to contain items that assess both subjective experiences and self-reported behaviors. A depression scale, for instance, may ask about low mood (a subjective experience) and sleep disturbance (a behavior). </w:t>
        </w:r>
        <w:r w:rsidRPr="00DB6FE9">
          <w:rPr>
            <w:rFonts w:ascii="Calibri" w:hAnsi="Calibri" w:cs="Calibri"/>
            <w:b/>
            <w:bCs/>
            <w:color w:val="000000" w:themeColor="text1"/>
            <w:lang w:val="en-US"/>
          </w:rPr>
          <w:t>Such measures typically mix an ‘aligned’ category and a ‘misaligned’ category (see Table 1 and the section on aligned vs misaligned measures, discussed previously) and should be scored using the ‘not aligned’ category.</w:t>
        </w:r>
        <w:r>
          <w:rPr>
            <w:rFonts w:ascii="Calibri" w:hAnsi="Calibri" w:cs="Calibri"/>
            <w:color w:val="000000" w:themeColor="text1"/>
            <w:lang w:val="en-US"/>
          </w:rPr>
          <w:t xml:space="preserve"> The goal here is to keep the contents of all measures scored using ‘aligned’ categories as relatively ‘pure’ aligned measures. So, in effect, the category ‘self-reports about behavior’ </w:t>
        </w:r>
        <w:proofErr w:type="gramStart"/>
        <w:r>
          <w:rPr>
            <w:rFonts w:ascii="Calibri" w:hAnsi="Calibri" w:cs="Calibri"/>
            <w:color w:val="000000" w:themeColor="text1"/>
            <w:lang w:val="en-US"/>
          </w:rPr>
          <w:t>actually includes</w:t>
        </w:r>
        <w:proofErr w:type="gramEnd"/>
        <w:r>
          <w:rPr>
            <w:rFonts w:ascii="Calibri" w:hAnsi="Calibri" w:cs="Calibri"/>
            <w:color w:val="000000" w:themeColor="text1"/>
            <w:lang w:val="en-US"/>
          </w:rPr>
          <w:t xml:space="preserve"> both ‘self-reports about </w:t>
        </w:r>
        <w:proofErr w:type="spellStart"/>
        <w:r>
          <w:rPr>
            <w:rFonts w:ascii="Calibri" w:hAnsi="Calibri" w:cs="Calibri"/>
            <w:color w:val="000000" w:themeColor="text1"/>
            <w:lang w:val="en-US"/>
          </w:rPr>
          <w:t>behaviour</w:t>
        </w:r>
        <w:proofErr w:type="spellEnd"/>
        <w:r>
          <w:rPr>
            <w:rFonts w:ascii="Calibri" w:hAnsi="Calibri" w:cs="Calibri"/>
            <w:color w:val="000000" w:themeColor="text1"/>
            <w:lang w:val="en-US"/>
          </w:rPr>
          <w:t xml:space="preserve"> and mixed self-reports-about-behavior-and-self-reports-about-subjective-experience’. </w:t>
        </w:r>
        <w:r w:rsidRPr="00DB6FE9">
          <w:rPr>
            <w:rFonts w:ascii="Calibri" w:hAnsi="Calibri" w:cs="Calibri"/>
            <w:b/>
            <w:bCs/>
            <w:color w:val="000000" w:themeColor="text1"/>
            <w:lang w:val="en-US"/>
          </w:rPr>
          <w:t>This is a subtle but important point.</w:t>
        </w:r>
      </w:ins>
    </w:p>
    <w:p w14:paraId="12850D6D" w14:textId="77777777" w:rsidR="00B13512" w:rsidRPr="00A115ED" w:rsidRDefault="00B13512" w:rsidP="00B13512">
      <w:pPr>
        <w:jc w:val="both"/>
        <w:rPr>
          <w:ins w:id="1506" w:author="Hussey, Ian (PSY)" w:date="2025-10-06T10:54:00Z" w16du:dateUtc="2025-10-06T08:54:00Z"/>
          <w:rFonts w:ascii="Calibri" w:hAnsi="Calibri" w:cs="Calibri"/>
          <w:color w:val="000000" w:themeColor="text1"/>
          <w:lang w:val="en-US"/>
        </w:rPr>
      </w:pPr>
    </w:p>
    <w:p w14:paraId="1560BEB4" w14:textId="77777777" w:rsidR="00B13512" w:rsidRPr="00A115ED" w:rsidRDefault="00B13512" w:rsidP="00B13512">
      <w:pPr>
        <w:jc w:val="both"/>
        <w:rPr>
          <w:ins w:id="1507" w:author="Hussey, Ian (PSY)" w:date="2025-10-06T10:54:00Z" w16du:dateUtc="2025-10-06T08:54:00Z"/>
          <w:rFonts w:ascii="Calibri" w:hAnsi="Calibri" w:cs="Calibri"/>
          <w:color w:val="000000" w:themeColor="text1"/>
          <w:lang w:val="en-US"/>
        </w:rPr>
      </w:pPr>
      <w:commentRangeStart w:id="1508"/>
      <w:ins w:id="1509" w:author="Hussey, Ian (PSY)" w:date="2025-10-06T10:54:00Z" w16du:dateUtc="2025-10-06T08:54:00Z">
        <w:r w:rsidRPr="00A115ED">
          <w:rPr>
            <w:rFonts w:ascii="Calibri" w:hAnsi="Calibri" w:cs="Calibri"/>
            <w:color w:val="000000" w:themeColor="text1"/>
            <w:lang w:val="en-US"/>
          </w:rPr>
          <w:t>If you are unsure how to categorize a certain item, bear this in mind while checking all the other items – it is likely that the specific item will not change the classification of the measure itself (meaning you do not have to figure out that specific item). However, if you feel that the item is relevant and cannot determine its category, feel free to mark the *what* of the measure as indeterminable. Even if only one item belongs to a new category, mark the report as “mixed”.</w:t>
        </w:r>
        <w:commentRangeEnd w:id="1508"/>
        <w:r>
          <w:rPr>
            <w:rStyle w:val="CommentReference"/>
          </w:rPr>
          <w:commentReference w:id="1508"/>
        </w:r>
      </w:ins>
    </w:p>
    <w:p w14:paraId="71DBB837" w14:textId="5C98AE5A" w:rsidR="00B13512" w:rsidRPr="00A115ED" w:rsidRDefault="00B13512" w:rsidP="000D2545">
      <w:pPr>
        <w:spacing w:line="276" w:lineRule="auto"/>
        <w:jc w:val="both"/>
        <w:rPr>
          <w:rFonts w:ascii="Calibri" w:hAnsi="Calibri" w:cs="Calibri"/>
          <w:b/>
          <w:bCs/>
          <w:color w:val="000000" w:themeColor="text1"/>
          <w:lang w:val="en-US"/>
        </w:rPr>
        <w:sectPr w:rsidR="00B13512" w:rsidRPr="00A115ED" w:rsidSect="00050815">
          <w:pgSz w:w="11906" w:h="16838"/>
          <w:pgMar w:top="1418" w:right="1418" w:bottom="1134" w:left="1418" w:header="709" w:footer="709" w:gutter="0"/>
          <w:cols w:space="720"/>
          <w:docGrid w:linePitch="299"/>
        </w:sectPr>
      </w:pPr>
    </w:p>
    <w:p w14:paraId="2EEBC2C0" w14:textId="77777777" w:rsidR="00CF726C" w:rsidRPr="00A115ED" w:rsidRDefault="009155E4" w:rsidP="00372F24">
      <w:pPr>
        <w:pStyle w:val="Heading2"/>
        <w:spacing w:after="120"/>
        <w:rPr>
          <w:rFonts w:ascii="Calibri" w:hAnsi="Calibri" w:cs="Calibri"/>
          <w:color w:val="000000" w:themeColor="text1"/>
          <w:lang w:val="en-US"/>
        </w:rPr>
      </w:pPr>
      <w:bookmarkStart w:id="1510" w:name="_Ref205116055"/>
      <w:bookmarkStart w:id="1511" w:name="_Ref205117033"/>
      <w:bookmarkStart w:id="1512" w:name="_Toc208510431"/>
      <w:bookmarkStart w:id="1513" w:name="_Toc210640639"/>
      <w:commentRangeStart w:id="1514"/>
      <w:r w:rsidRPr="00A115ED">
        <w:rPr>
          <w:rFonts w:ascii="Calibri" w:hAnsi="Calibri" w:cs="Calibri"/>
          <w:color w:val="000000" w:themeColor="text1"/>
          <w:lang w:val="en-US"/>
        </w:rPr>
        <w:lastRenderedPageBreak/>
        <w:t>Differentiation in items</w:t>
      </w:r>
      <w:bookmarkEnd w:id="1510"/>
      <w:bookmarkEnd w:id="1511"/>
      <w:bookmarkEnd w:id="1512"/>
      <w:bookmarkEnd w:id="1513"/>
    </w:p>
    <w:p w14:paraId="2EEBC2C1" w14:textId="77777777" w:rsidR="00CF726C" w:rsidRPr="00A115ED" w:rsidRDefault="009155E4" w:rsidP="00372F24">
      <w:pPr>
        <w:spacing w:after="120" w:line="276" w:lineRule="auto"/>
        <w:jc w:val="both"/>
        <w:rPr>
          <w:rFonts w:ascii="Calibri" w:hAnsi="Calibri" w:cs="Calibri"/>
          <w:color w:val="000000" w:themeColor="text1"/>
          <w:lang w:val="en-US"/>
        </w:rPr>
      </w:pPr>
      <w:r w:rsidRPr="00A115ED">
        <w:rPr>
          <w:rFonts w:ascii="Calibri" w:hAnsi="Calibri" w:cs="Calibri"/>
          <w:color w:val="000000" w:themeColor="text1"/>
          <w:lang w:val="en-US"/>
        </w:rPr>
        <w:t>Most common differentiation that needs to be made is between subjective and behavioral items. A useful test is to ask: does the item refer to something anyone could observe? Take “I get angry a lot” - anger itself isn’t directly visible and may look different in each person. But “I throw things when I get angry” still has the anger element but focuses on observable behavior. Here are some exemplary items that may help guide you:</w:t>
      </w:r>
      <w:commentRangeEnd w:id="1514"/>
      <w:r w:rsidR="00B13512">
        <w:rPr>
          <w:rStyle w:val="CommentReference"/>
        </w:rPr>
        <w:commentReference w:id="1514"/>
      </w:r>
    </w:p>
    <w:p w14:paraId="2EEBC2C2" w14:textId="487CCD1C" w:rsidR="00CF726C" w:rsidRPr="00A115ED" w:rsidRDefault="009155E4" w:rsidP="00372F24">
      <w:pPr>
        <w:spacing w:line="276" w:lineRule="auto"/>
        <w:jc w:val="both"/>
        <w:rPr>
          <w:rFonts w:ascii="Calibri" w:hAnsi="Calibri" w:cs="Calibri"/>
          <w:b/>
          <w:bCs/>
          <w:color w:val="000000" w:themeColor="text1"/>
          <w:lang w:val="en-US"/>
        </w:rPr>
      </w:pPr>
      <w:r w:rsidRPr="00A115ED">
        <w:rPr>
          <w:rFonts w:ascii="Calibri" w:hAnsi="Calibri" w:cs="Calibri"/>
          <w:b/>
          <w:bCs/>
          <w:color w:val="000000" w:themeColor="text1"/>
          <w:lang w:val="en-US"/>
        </w:rPr>
        <w:t>Subjective Items</w:t>
      </w:r>
    </w:p>
    <w:p w14:paraId="2EEBC2C3"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get angry easily </w:t>
      </w:r>
    </w:p>
    <w:p w14:paraId="2EEBC2C4"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rarely get irritated </w:t>
      </w:r>
    </w:p>
    <w:p w14:paraId="2EEBC2C5"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get upset easily </w:t>
      </w:r>
    </w:p>
    <w:p w14:paraId="2EEBC2C6"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keep my emotions under control </w:t>
      </w:r>
    </w:p>
    <w:p w14:paraId="2EEBC2C7"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change my mood a lot </w:t>
      </w:r>
    </w:p>
    <w:p w14:paraId="2EEBC2C8"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worry about things </w:t>
      </w:r>
    </w:p>
    <w:p w14:paraId="2EEBC2C9"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get chores done right away</w:t>
      </w:r>
    </w:p>
    <w:p w14:paraId="2EEBC2CA"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am always prepared</w:t>
      </w:r>
    </w:p>
    <w:p w14:paraId="2EEBC2CB"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start tasks right away</w:t>
      </w:r>
    </w:p>
    <w:p w14:paraId="2EEBC2CC"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get to work at once</w:t>
      </w:r>
    </w:p>
    <w:p w14:paraId="2EEBC2CD"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carry out my plans</w:t>
      </w:r>
    </w:p>
    <w:p w14:paraId="2EEBC2CE"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worry too much over something that really doesn’t matter</w:t>
      </w:r>
    </w:p>
    <w:p w14:paraId="2EEBC2CF"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can talk about my problems with my friends</w:t>
      </w:r>
    </w:p>
    <w:p w14:paraId="2EEBC2D0"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get mad at myself when I make a mistake</w:t>
      </w:r>
    </w:p>
    <w:p w14:paraId="2EEBC2D1" w14:textId="77777777" w:rsidR="00CF726C" w:rsidRPr="00A115ED" w:rsidRDefault="009155E4" w:rsidP="00372F24">
      <w:pPr>
        <w:widowControl w:val="0"/>
        <w:numPr>
          <w:ilvl w:val="0"/>
          <w:numId w:val="7"/>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get upset if there is even one mistake in my work</w:t>
      </w:r>
    </w:p>
    <w:p w14:paraId="2EEBC2D2" w14:textId="77777777" w:rsidR="00CF726C" w:rsidRPr="00A115ED" w:rsidRDefault="00CF726C" w:rsidP="00372F24">
      <w:pPr>
        <w:widowControl w:val="0"/>
        <w:spacing w:line="276" w:lineRule="auto"/>
        <w:jc w:val="both"/>
        <w:rPr>
          <w:rFonts w:ascii="Calibri" w:hAnsi="Calibri" w:cs="Calibri"/>
          <w:color w:val="000000" w:themeColor="text1"/>
          <w:lang w:val="en-US"/>
        </w:rPr>
      </w:pPr>
    </w:p>
    <w:p w14:paraId="2EEBC2D3" w14:textId="67BFE9E4" w:rsidR="00CF726C" w:rsidRPr="00A115ED" w:rsidRDefault="009155E4" w:rsidP="00372F24">
      <w:pPr>
        <w:widowControl w:val="0"/>
        <w:spacing w:line="276" w:lineRule="auto"/>
        <w:jc w:val="both"/>
        <w:rPr>
          <w:rFonts w:ascii="Calibri" w:hAnsi="Calibri" w:cs="Calibri"/>
          <w:b/>
          <w:bCs/>
          <w:color w:val="000000" w:themeColor="text1"/>
          <w:lang w:val="en-US"/>
        </w:rPr>
      </w:pPr>
      <w:r w:rsidRPr="00A115ED">
        <w:rPr>
          <w:rFonts w:ascii="Calibri" w:hAnsi="Calibri" w:cs="Calibri"/>
          <w:b/>
          <w:bCs/>
          <w:color w:val="000000" w:themeColor="text1"/>
          <w:lang w:val="en-US"/>
        </w:rPr>
        <w:t>Behavioral Items</w:t>
      </w:r>
    </w:p>
    <w:p w14:paraId="2EEBC2D4" w14:textId="63A7FBF5" w:rsidR="00CF726C" w:rsidRPr="00A115ED" w:rsidRDefault="009155E4" w:rsidP="00372F24">
      <w:pPr>
        <w:widowControl w:val="0"/>
        <w:numPr>
          <w:ilvl w:val="0"/>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(How many times in the last year have you…)</w:t>
      </w:r>
    </w:p>
    <w:p w14:paraId="2EEBC2D5" w14:textId="77777777" w:rsidR="00CF726C" w:rsidRPr="00A115ED" w:rsidRDefault="009155E4" w:rsidP="00372F24">
      <w:pPr>
        <w:widowControl w:val="0"/>
        <w:numPr>
          <w:ilvl w:val="1"/>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purposely damaged or destroyed property belonging to your parents or other family members?</w:t>
      </w:r>
    </w:p>
    <w:p w14:paraId="2EEBC2D6" w14:textId="77777777" w:rsidR="00CF726C" w:rsidRPr="00A115ED" w:rsidRDefault="009155E4" w:rsidP="00372F24">
      <w:pPr>
        <w:widowControl w:val="0"/>
        <w:numPr>
          <w:ilvl w:val="1"/>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purposely damaged or destroyed property belonging to a school?</w:t>
      </w:r>
    </w:p>
    <w:p w14:paraId="2EEBC2D7" w14:textId="77777777" w:rsidR="00CF726C" w:rsidRPr="00A115ED" w:rsidRDefault="009155E4" w:rsidP="00372F24">
      <w:pPr>
        <w:widowControl w:val="0"/>
        <w:numPr>
          <w:ilvl w:val="0"/>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greet my close friends with a kiss, cheek-to-cheek</w:t>
      </w:r>
    </w:p>
    <w:p w14:paraId="2EEBC2D8" w14:textId="77777777" w:rsidR="00CF726C" w:rsidRPr="00A115ED" w:rsidRDefault="009155E4" w:rsidP="00372F24">
      <w:pPr>
        <w:widowControl w:val="0"/>
        <w:numPr>
          <w:ilvl w:val="0"/>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am constantly fidgeting or squirming</w:t>
      </w:r>
    </w:p>
    <w:p w14:paraId="2EEBC2D9" w14:textId="77777777" w:rsidR="00CF726C" w:rsidRPr="00A115ED" w:rsidRDefault="009155E4" w:rsidP="00372F24">
      <w:pPr>
        <w:widowControl w:val="0"/>
        <w:numPr>
          <w:ilvl w:val="0"/>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fight a lot</w:t>
      </w:r>
    </w:p>
    <w:p w14:paraId="2EEBC2DA" w14:textId="774BEDB7" w:rsidR="00CF726C" w:rsidRPr="00A115ED" w:rsidRDefault="009155E4" w:rsidP="00372F24">
      <w:pPr>
        <w:widowControl w:val="0"/>
        <w:numPr>
          <w:ilvl w:val="0"/>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During the past </w:t>
      </w:r>
      <w:r w:rsidR="00ED39F8" w:rsidRPr="00A115ED">
        <w:rPr>
          <w:rFonts w:ascii="Calibri" w:hAnsi="Calibri" w:cs="Calibri"/>
          <w:color w:val="000000" w:themeColor="text1"/>
          <w:lang w:val="en-US"/>
        </w:rPr>
        <w:t xml:space="preserve">month, </w:t>
      </w:r>
      <w:r w:rsidRPr="00A115ED">
        <w:rPr>
          <w:rFonts w:ascii="Calibri" w:hAnsi="Calibri" w:cs="Calibri"/>
          <w:color w:val="000000" w:themeColor="text1"/>
          <w:lang w:val="en-US"/>
        </w:rPr>
        <w:t>on how many nights per week did you fall asleep within 30 minutes?</w:t>
      </w:r>
    </w:p>
    <w:p w14:paraId="2EEBC2DB" w14:textId="77777777" w:rsidR="00CF726C" w:rsidRPr="00A115ED" w:rsidRDefault="009155E4" w:rsidP="00372F24">
      <w:pPr>
        <w:widowControl w:val="0"/>
        <w:numPr>
          <w:ilvl w:val="0"/>
          <w:numId w:val="2"/>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leave the bathroom a mess</w:t>
      </w:r>
    </w:p>
    <w:p w14:paraId="2EEBC2DC" w14:textId="77777777" w:rsidR="00CF726C" w:rsidRPr="00A115ED" w:rsidRDefault="00CF726C" w:rsidP="00372F24">
      <w:pPr>
        <w:widowControl w:val="0"/>
        <w:spacing w:line="276" w:lineRule="auto"/>
        <w:jc w:val="both"/>
        <w:rPr>
          <w:rFonts w:ascii="Calibri" w:hAnsi="Calibri" w:cs="Calibri"/>
          <w:color w:val="000000" w:themeColor="text1"/>
          <w:lang w:val="en-US"/>
        </w:rPr>
      </w:pPr>
    </w:p>
    <w:p w14:paraId="2EEBC2DD" w14:textId="400054BF" w:rsidR="00CF726C" w:rsidRPr="00A115ED" w:rsidRDefault="009155E4" w:rsidP="00372F24">
      <w:pPr>
        <w:widowControl w:val="0"/>
        <w:spacing w:line="276" w:lineRule="auto"/>
        <w:jc w:val="both"/>
        <w:rPr>
          <w:rFonts w:ascii="Calibri" w:hAnsi="Calibri" w:cs="Calibri"/>
          <w:b/>
          <w:bCs/>
          <w:color w:val="000000" w:themeColor="text1"/>
          <w:lang w:val="en-US"/>
        </w:rPr>
      </w:pPr>
      <w:r w:rsidRPr="00A115ED">
        <w:rPr>
          <w:rFonts w:ascii="Calibri" w:hAnsi="Calibri" w:cs="Calibri"/>
          <w:b/>
          <w:bCs/>
          <w:color w:val="000000" w:themeColor="text1"/>
          <w:lang w:val="en-US"/>
        </w:rPr>
        <w:t>Mental ability/Cognitive Process Items</w:t>
      </w:r>
    </w:p>
    <w:p w14:paraId="2EEBC2DE" w14:textId="77777777" w:rsidR="00CF726C" w:rsidRPr="00A115ED" w:rsidRDefault="009155E4" w:rsidP="00372F24">
      <w:pPr>
        <w:widowControl w:val="0"/>
        <w:numPr>
          <w:ilvl w:val="0"/>
          <w:numId w:val="8"/>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By looking at people’s facial expressions, I recognize the emotions they are experiencing</w:t>
      </w:r>
    </w:p>
    <w:p w14:paraId="2EEBC2DF" w14:textId="77777777" w:rsidR="00CF726C" w:rsidRPr="00A115ED" w:rsidRDefault="009155E4" w:rsidP="00372F24">
      <w:pPr>
        <w:widowControl w:val="0"/>
        <w:numPr>
          <w:ilvl w:val="0"/>
          <w:numId w:val="8"/>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am aware of the nonverbal messages other people send</w:t>
      </w:r>
    </w:p>
    <w:p w14:paraId="2EEBC2E0" w14:textId="77777777" w:rsidR="00CF726C" w:rsidRPr="00A115ED" w:rsidRDefault="009155E4" w:rsidP="00372F24">
      <w:pPr>
        <w:widowControl w:val="0"/>
        <w:numPr>
          <w:ilvl w:val="0"/>
          <w:numId w:val="8"/>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 can tell when a person is lying to me by looking at his or her facial expression</w:t>
      </w:r>
    </w:p>
    <w:p w14:paraId="2EEBC2E1" w14:textId="77777777" w:rsidR="00CF726C" w:rsidRPr="00A115ED" w:rsidRDefault="009155E4" w:rsidP="00372F24">
      <w:pPr>
        <w:widowControl w:val="0"/>
        <w:numPr>
          <w:ilvl w:val="0"/>
          <w:numId w:val="8"/>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 I am good at organizing information</w:t>
      </w:r>
    </w:p>
    <w:p w14:paraId="2EEBC2E2" w14:textId="77777777" w:rsidR="00CF726C" w:rsidRPr="00A115ED" w:rsidRDefault="00CF726C" w:rsidP="00372F24">
      <w:pPr>
        <w:widowControl w:val="0"/>
        <w:spacing w:line="276" w:lineRule="auto"/>
        <w:jc w:val="both"/>
        <w:rPr>
          <w:rFonts w:ascii="Calibri" w:hAnsi="Calibri" w:cs="Calibri"/>
          <w:color w:val="000000" w:themeColor="text1"/>
          <w:lang w:val="en-US"/>
        </w:rPr>
      </w:pPr>
    </w:p>
    <w:p w14:paraId="2EEBC2E3" w14:textId="549DACF0" w:rsidR="00CF726C" w:rsidRPr="00A115ED" w:rsidRDefault="009155E4" w:rsidP="00372F24">
      <w:pPr>
        <w:widowControl w:val="0"/>
        <w:spacing w:line="276" w:lineRule="auto"/>
        <w:jc w:val="both"/>
        <w:rPr>
          <w:rFonts w:ascii="Calibri" w:hAnsi="Calibri" w:cs="Calibri"/>
          <w:b/>
          <w:bCs/>
          <w:color w:val="000000" w:themeColor="text1"/>
          <w:lang w:val="en-US"/>
        </w:rPr>
      </w:pPr>
      <w:r w:rsidRPr="00A115ED">
        <w:rPr>
          <w:rFonts w:ascii="Calibri" w:hAnsi="Calibri" w:cs="Calibri"/>
          <w:b/>
          <w:bCs/>
          <w:color w:val="000000" w:themeColor="text1"/>
          <w:lang w:val="en-US"/>
        </w:rPr>
        <w:t>Neuro/Bio/Physiological Items</w:t>
      </w:r>
    </w:p>
    <w:p w14:paraId="2EEBC2E4" w14:textId="77777777" w:rsidR="00CF726C" w:rsidRPr="00A115ED" w:rsidRDefault="009155E4" w:rsidP="00372F24">
      <w:pPr>
        <w:widowControl w:val="0"/>
        <w:numPr>
          <w:ilvl w:val="0"/>
          <w:numId w:val="10"/>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have no appetite at all anymore </w:t>
      </w:r>
    </w:p>
    <w:p w14:paraId="2EEBC2E5" w14:textId="77777777" w:rsidR="00CF726C" w:rsidRPr="00A115ED" w:rsidRDefault="009155E4" w:rsidP="00372F24">
      <w:pPr>
        <w:widowControl w:val="0"/>
        <w:numPr>
          <w:ilvl w:val="0"/>
          <w:numId w:val="10"/>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I have lost more than fifteen pounds </w:t>
      </w:r>
    </w:p>
    <w:p w14:paraId="2EEBC2E6" w14:textId="77777777" w:rsidR="00CF726C" w:rsidRPr="00A115ED" w:rsidRDefault="009155E4" w:rsidP="00372F24">
      <w:pPr>
        <w:widowControl w:val="0"/>
        <w:numPr>
          <w:ilvl w:val="0"/>
          <w:numId w:val="10"/>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Indicate how much you have been bothered by that symptom during the past month (Not at all; Mildly, but it didn’t bother me much; Moderately – it wasn’t pleasant at times; Severely – it bothered me a lot)</w:t>
      </w:r>
    </w:p>
    <w:p w14:paraId="2EEBC2E7" w14:textId="77777777" w:rsidR="00CF726C" w:rsidRPr="00A115ED" w:rsidRDefault="009155E4" w:rsidP="00372F24">
      <w:pPr>
        <w:widowControl w:val="0"/>
        <w:numPr>
          <w:ilvl w:val="1"/>
          <w:numId w:val="10"/>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Dizzy or lightheaded</w:t>
      </w:r>
    </w:p>
    <w:p w14:paraId="2EEBC2E8" w14:textId="77777777" w:rsidR="00CF726C" w:rsidRPr="00A115ED" w:rsidRDefault="009155E4" w:rsidP="00372F24">
      <w:pPr>
        <w:widowControl w:val="0"/>
        <w:numPr>
          <w:ilvl w:val="1"/>
          <w:numId w:val="10"/>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Hands trembling</w:t>
      </w:r>
    </w:p>
    <w:p w14:paraId="6A93A6B8" w14:textId="77DEC00F" w:rsidR="00372F24" w:rsidRPr="00A115ED" w:rsidRDefault="009155E4" w:rsidP="006F291A">
      <w:pPr>
        <w:widowControl w:val="0"/>
        <w:numPr>
          <w:ilvl w:val="1"/>
          <w:numId w:val="10"/>
        </w:numPr>
        <w:spacing w:line="276" w:lineRule="auto"/>
        <w:jc w:val="both"/>
        <w:rPr>
          <w:rFonts w:ascii="Calibri" w:hAnsi="Calibri" w:cs="Calibri"/>
          <w:color w:val="000000" w:themeColor="text1"/>
          <w:lang w:val="en-US"/>
        </w:rPr>
      </w:pPr>
      <w:r w:rsidRPr="00A115ED">
        <w:rPr>
          <w:rFonts w:ascii="Calibri" w:hAnsi="Calibri" w:cs="Calibri"/>
          <w:color w:val="000000" w:themeColor="text1"/>
          <w:lang w:val="en-US"/>
        </w:rPr>
        <w:t>Indigestion</w:t>
      </w:r>
      <w:bookmarkStart w:id="1515" w:name="_Ref205042567"/>
      <w:bookmarkStart w:id="1516" w:name="_Ref205323472"/>
      <w:bookmarkStart w:id="1517" w:name="_Toc208510432"/>
      <w:bookmarkStart w:id="1518" w:name="_Ref205042642"/>
      <w:r w:rsidR="00372F24" w:rsidRPr="00A115ED">
        <w:rPr>
          <w:rFonts w:ascii="Calibri" w:hAnsi="Calibri" w:cs="Calibri"/>
          <w:color w:val="000000" w:themeColor="text1"/>
          <w:lang w:val="en-US"/>
        </w:rPr>
        <w:br w:type="page"/>
      </w:r>
    </w:p>
    <w:p w14:paraId="724FDBF9" w14:textId="616E9694" w:rsidR="00497A4D" w:rsidRPr="00A115ED" w:rsidRDefault="30B23281" w:rsidP="00716461">
      <w:pPr>
        <w:pStyle w:val="Heading1"/>
        <w:spacing w:after="120"/>
        <w:rPr>
          <w:rFonts w:ascii="Calibri" w:hAnsi="Calibri" w:cs="Calibri"/>
          <w:color w:val="000000" w:themeColor="text1"/>
          <w:lang w:val="en-US"/>
        </w:rPr>
      </w:pPr>
      <w:bookmarkStart w:id="1519" w:name="_Ref209375207"/>
      <w:bookmarkStart w:id="1520" w:name="_Toc210640640"/>
      <w:r w:rsidRPr="00A115ED">
        <w:rPr>
          <w:rFonts w:ascii="Calibri" w:hAnsi="Calibri" w:cs="Calibri"/>
          <w:color w:val="000000" w:themeColor="text1"/>
          <w:lang w:val="en-US"/>
        </w:rPr>
        <w:lastRenderedPageBreak/>
        <w:t>Workflow</w:t>
      </w:r>
      <w:bookmarkEnd w:id="1515"/>
      <w:bookmarkEnd w:id="1516"/>
      <w:bookmarkEnd w:id="1517"/>
      <w:bookmarkEnd w:id="1519"/>
      <w:bookmarkEnd w:id="1520"/>
    </w:p>
    <w:p w14:paraId="7CB6E38D" w14:textId="2DBBBA10" w:rsidR="00497A4D" w:rsidRPr="00A115ED" w:rsidRDefault="00497A4D" w:rsidP="00716461">
      <w:pPr>
        <w:spacing w:after="120" w:line="276" w:lineRule="auto"/>
        <w:jc w:val="both"/>
        <w:rPr>
          <w:rFonts w:ascii="Calibri" w:hAnsi="Calibri" w:cs="Calibri"/>
          <w:color w:val="000000" w:themeColor="text1"/>
          <w:lang w:val="en-US"/>
        </w:rPr>
      </w:pPr>
      <w:r w:rsidRPr="00A115ED">
        <w:rPr>
          <w:rFonts w:ascii="Calibri" w:hAnsi="Calibri" w:cs="Calibri"/>
          <w:color w:val="000000" w:themeColor="text1"/>
          <w:lang w:val="en-US"/>
        </w:rPr>
        <w:t xml:space="preserve">You will extract </w:t>
      </w:r>
      <w:r w:rsidRPr="00A115ED">
        <w:rPr>
          <w:rFonts w:ascii="Calibri" w:hAnsi="Calibri" w:cs="Calibri"/>
          <w:b/>
          <w:bCs/>
          <w:color w:val="000000" w:themeColor="text1"/>
          <w:lang w:val="en-US"/>
        </w:rPr>
        <w:t>details of the measures used in each published article listed in codebook.xlsx</w:t>
      </w:r>
      <w:r w:rsidRPr="00A115ED">
        <w:rPr>
          <w:rFonts w:ascii="Calibri" w:hAnsi="Calibri" w:cs="Calibri"/>
          <w:color w:val="000000" w:themeColor="text1"/>
          <w:lang w:val="en-US"/>
        </w:rPr>
        <w:t xml:space="preserve">. PDFs of these articles should also be provided to you. For each journal, start with the first empty row in the codebook. </w:t>
      </w:r>
      <w:r w:rsidRPr="00A115ED">
        <w:rPr>
          <w:rFonts w:ascii="Calibri" w:hAnsi="Calibri" w:cs="Calibri"/>
          <w:b/>
          <w:bCs/>
          <w:color w:val="000000" w:themeColor="text1"/>
          <w:lang w:val="en-US"/>
        </w:rPr>
        <w:t>Your goal is to extract 15 articles from each journal</w:t>
      </w:r>
      <w:r w:rsidRPr="00A115ED">
        <w:rPr>
          <w:rFonts w:ascii="Calibri" w:hAnsi="Calibri" w:cs="Calibri"/>
          <w:color w:val="000000" w:themeColor="text1"/>
          <w:lang w:val="en-US"/>
        </w:rPr>
        <w:t>, not all 45 included in the codebook.xlsx. Once you meet 15 articles per journal, assessed in the order the rows are presented, you should move on to the next journal.</w:t>
      </w:r>
    </w:p>
    <w:p w14:paraId="2F885F4B" w14:textId="559CF8BC" w:rsidR="30B23281" w:rsidRPr="00A115ED" w:rsidRDefault="30B23281" w:rsidP="30B23281">
      <w:pPr>
        <w:spacing w:after="120" w:line="276" w:lineRule="auto"/>
        <w:rPr>
          <w:rFonts w:ascii="Calibri" w:hAnsi="Calibri" w:cs="Calibri"/>
          <w:color w:val="000000" w:themeColor="text1"/>
          <w:lang w:val="en-US"/>
        </w:rPr>
      </w:pPr>
      <w:del w:id="1521" w:author="Hussey, Ian (PSY)" w:date="2025-10-06T11:22:00Z" w16du:dateUtc="2025-10-06T09:22:00Z">
        <w:r w:rsidRPr="00A115ED" w:rsidDel="00EA2AA3">
          <w:rPr>
            <w:rFonts w:ascii="Calibri" w:hAnsi="Calibri" w:cs="Calibri"/>
            <w:color w:val="000000" w:themeColor="text1"/>
            <w:lang w:val="en-US"/>
          </w:rPr>
          <w:delText xml:space="preserve">In most cases, you can </w:delText>
        </w:r>
      </w:del>
      <w:ins w:id="1522" w:author="Hussey, Ian (PSY)" w:date="2025-10-06T11:22:00Z" w16du:dateUtc="2025-10-06T09:22:00Z">
        <w:r w:rsidR="00EA2AA3">
          <w:rPr>
            <w:rFonts w:ascii="Calibri" w:hAnsi="Calibri" w:cs="Calibri"/>
            <w:color w:val="000000" w:themeColor="text1"/>
            <w:lang w:val="en-US"/>
          </w:rPr>
          <w:t>F</w:t>
        </w:r>
      </w:ins>
      <w:del w:id="1523" w:author="Hussey, Ian (PSY)" w:date="2025-10-06T11:22:00Z" w16du:dateUtc="2025-10-06T09:22:00Z">
        <w:r w:rsidRPr="00A115ED" w:rsidDel="00EA2AA3">
          <w:rPr>
            <w:rFonts w:ascii="Calibri" w:hAnsi="Calibri" w:cs="Calibri"/>
            <w:color w:val="000000" w:themeColor="text1"/>
            <w:lang w:val="en-US"/>
          </w:rPr>
          <w:delText>f</w:delText>
        </w:r>
      </w:del>
      <w:r w:rsidRPr="00A115ED">
        <w:rPr>
          <w:rFonts w:ascii="Calibri" w:hAnsi="Calibri" w:cs="Calibri"/>
          <w:color w:val="000000" w:themeColor="text1"/>
          <w:lang w:val="en-US"/>
        </w:rPr>
        <w:t>ollow the following workflow to code efficiently</w:t>
      </w:r>
      <w:ins w:id="1524" w:author="Hussey, Ian (PSY)" w:date="2025-10-06T11:22:00Z" w16du:dateUtc="2025-10-06T09:22:00Z">
        <w:r w:rsidR="00EA2AA3">
          <w:rPr>
            <w:rFonts w:ascii="Calibri" w:hAnsi="Calibri" w:cs="Calibri"/>
            <w:color w:val="000000" w:themeColor="text1"/>
            <w:lang w:val="en-US"/>
          </w:rPr>
          <w:t xml:space="preserve"> and precisely. Before </w:t>
        </w:r>
        <w:proofErr w:type="gramStart"/>
        <w:r w:rsidR="00EA2AA3">
          <w:rPr>
            <w:rFonts w:ascii="Calibri" w:hAnsi="Calibri" w:cs="Calibri"/>
            <w:color w:val="000000" w:themeColor="text1"/>
            <w:lang w:val="en-US"/>
          </w:rPr>
          <w:t>actually coding</w:t>
        </w:r>
        <w:proofErr w:type="gramEnd"/>
        <w:r w:rsidR="00EA2AA3">
          <w:rPr>
            <w:rFonts w:ascii="Calibri" w:hAnsi="Calibri" w:cs="Calibri"/>
            <w:color w:val="000000" w:themeColor="text1"/>
            <w:lang w:val="en-US"/>
          </w:rPr>
          <w:t xml:space="preserve"> articles, ensure you have first completed the worked examples in the last section.</w:t>
        </w:r>
      </w:ins>
      <w:del w:id="1525" w:author="Hussey, Ian (PSY)" w:date="2025-10-06T11:22:00Z" w16du:dateUtc="2025-10-06T09:22:00Z">
        <w:r w:rsidRPr="00A115ED" w:rsidDel="00EA2AA3">
          <w:rPr>
            <w:rFonts w:ascii="Calibri" w:hAnsi="Calibri" w:cs="Calibri"/>
            <w:color w:val="000000" w:themeColor="text1"/>
            <w:lang w:val="en-US"/>
          </w:rPr>
          <w:delText>:</w:delText>
        </w:r>
      </w:del>
    </w:p>
    <w:p w14:paraId="6F0BB2CE" w14:textId="36449E03" w:rsidR="00D5279A" w:rsidRPr="00FC690C" w:rsidRDefault="00D5279A" w:rsidP="30B23281">
      <w:pPr>
        <w:spacing w:after="120" w:line="276" w:lineRule="auto"/>
        <w:rPr>
          <w:rFonts w:ascii="Calibri" w:hAnsi="Calibri" w:cs="Calibri"/>
          <w:color w:val="000000" w:themeColor="text1"/>
          <w:lang w:val="en-US"/>
          <w:rPrChange w:id="1526" w:author="Hussey, Ian (PSY)" w:date="2025-10-06T10:27:00Z" w16du:dateUtc="2025-10-06T08:27:00Z">
            <w:rPr>
              <w:rFonts w:ascii="Calibri" w:hAnsi="Calibri" w:cs="Calibri"/>
              <w:color w:val="000000" w:themeColor="text1"/>
            </w:rPr>
          </w:rPrChange>
        </w:rPr>
      </w:pPr>
      <w:r w:rsidRPr="00FC690C">
        <w:rPr>
          <w:rFonts w:ascii="Calibri" w:hAnsi="Calibri" w:cs="Calibri"/>
          <w:noProof/>
          <w:lang w:val="en-US"/>
          <w:rPrChange w:id="1527" w:author="Hussey, Ian (PSY)" w:date="2025-10-06T10:27:00Z" w16du:dateUtc="2025-10-06T08:27:00Z">
            <w:rPr>
              <w:rFonts w:ascii="Calibri" w:hAnsi="Calibri" w:cs="Calibri"/>
              <w:noProof/>
            </w:rPr>
          </w:rPrChange>
        </w:rPr>
        <mc:AlternateContent>
          <mc:Choice Requires="wps">
            <w:drawing>
              <wp:inline distT="0" distB="0" distL="114300" distR="114300" wp14:anchorId="18111815" wp14:editId="55CD6DE5">
                <wp:extent cx="5760720" cy="2698115"/>
                <wp:effectExtent l="0" t="0" r="11430" b="26035"/>
                <wp:docPr id="1009851509" name="Rechteck 3"/>
                <wp:cNvGraphicFramePr/>
                <a:graphic xmlns:a="http://schemas.openxmlformats.org/drawingml/2006/main">
                  <a:graphicData uri="http://schemas.microsoft.com/office/word/2010/wordprocessingShape">
                    <wps:wsp>
                      <wps:cNvSpPr/>
                      <wps:spPr>
                        <a:xfrm>
                          <a:off x="0" y="0"/>
                          <a:ext cx="5760720" cy="269811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A0902A4" w14:textId="77777777" w:rsidR="00B13512" w:rsidRDefault="00D5279A" w:rsidP="00D5279A">
                            <w:pPr>
                              <w:spacing w:after="120" w:line="276" w:lineRule="auto"/>
                              <w:jc w:val="both"/>
                              <w:rPr>
                                <w:ins w:id="1528" w:author="Hussey, Ian (PSY)" w:date="2025-10-06T10:58:00Z" w16du:dateUtc="2025-10-06T08:58:00Z"/>
                                <w:rFonts w:ascii="Calibri" w:hAnsi="Calibri" w:cs="Calibri"/>
                                <w:color w:val="000000" w:themeColor="text1"/>
                              </w:rPr>
                            </w:pPr>
                            <w:r w:rsidRPr="008A0053">
                              <w:rPr>
                                <w:rFonts w:ascii="Calibri" w:hAnsi="Calibri" w:cs="Calibri"/>
                                <w:color w:val="000000" w:themeColor="text1"/>
                              </w:rPr>
                              <w:t>In the first step you decide about the</w:t>
                            </w:r>
                            <w:r>
                              <w:rPr>
                                <w:rFonts w:ascii="Calibri" w:hAnsi="Calibri" w:cs="Calibri"/>
                                <w:color w:val="000000" w:themeColor="text1"/>
                              </w:rPr>
                              <w:t xml:space="preserve"> general</w:t>
                            </w:r>
                            <w:r w:rsidRPr="008A0053">
                              <w:rPr>
                                <w:rFonts w:ascii="Calibri" w:hAnsi="Calibri" w:cs="Calibri"/>
                                <w:color w:val="000000" w:themeColor="text1"/>
                              </w:rPr>
                              <w:t xml:space="preserve"> </w:t>
                            </w:r>
                            <w:r w:rsidRPr="00830C05">
                              <w:rPr>
                                <w:rFonts w:ascii="Calibri" w:hAnsi="Calibri" w:cs="Calibri"/>
                                <w:b/>
                                <w:bCs/>
                                <w:color w:val="000000" w:themeColor="text1"/>
                              </w:rPr>
                              <w:t>inclusion or exclusion of the article</w:t>
                            </w:r>
                            <w:r w:rsidRPr="008A0053">
                              <w:rPr>
                                <w:rFonts w:ascii="Calibri" w:hAnsi="Calibri" w:cs="Calibri"/>
                                <w:color w:val="000000" w:themeColor="text1"/>
                              </w:rPr>
                              <w:t xml:space="preserve">. </w:t>
                            </w:r>
                          </w:p>
                          <w:p w14:paraId="7FFC312A" w14:textId="68D28663" w:rsidR="00B13512" w:rsidRDefault="00B13512" w:rsidP="00D5279A">
                            <w:pPr>
                              <w:spacing w:after="120" w:line="276" w:lineRule="auto"/>
                              <w:jc w:val="both"/>
                              <w:rPr>
                                <w:ins w:id="1529" w:author="Hussey, Ian (PSY)" w:date="2025-10-06T10:59:00Z" w16du:dateUtc="2025-10-06T08:59:00Z"/>
                                <w:rFonts w:ascii="Calibri" w:hAnsi="Calibri" w:cs="Calibri"/>
                                <w:color w:val="000000" w:themeColor="text1"/>
                              </w:rPr>
                            </w:pPr>
                            <w:ins w:id="1530" w:author="Hussey, Ian (PSY)" w:date="2025-10-06T10:58:00Z" w16du:dateUtc="2025-10-06T08:58:00Z">
                              <w:r>
                                <w:rPr>
                                  <w:rFonts w:ascii="Calibri" w:hAnsi="Calibri" w:cs="Calibri"/>
                                  <w:color w:val="000000" w:themeColor="text1"/>
                                </w:rPr>
                                <w:t>Inclus</w:t>
                              </w:r>
                            </w:ins>
                            <w:ins w:id="1531" w:author="Hussey, Ian (PSY)" w:date="2025-10-06T10:59:00Z" w16du:dateUtc="2025-10-06T08:59:00Z">
                              <w:r>
                                <w:rPr>
                                  <w:rFonts w:ascii="Calibri" w:hAnsi="Calibri" w:cs="Calibri"/>
                                  <w:color w:val="000000" w:themeColor="text1"/>
                                </w:rPr>
                                <w:t>ion criteria:</w:t>
                              </w:r>
                            </w:ins>
                          </w:p>
                          <w:p w14:paraId="78D3D7A5" w14:textId="0AF267D6" w:rsidR="00B13512" w:rsidRDefault="00B13512" w:rsidP="00B13512">
                            <w:pPr>
                              <w:pStyle w:val="ListParagraph"/>
                              <w:numPr>
                                <w:ilvl w:val="0"/>
                                <w:numId w:val="34"/>
                              </w:numPr>
                              <w:spacing w:after="120" w:line="276" w:lineRule="auto"/>
                              <w:jc w:val="both"/>
                              <w:rPr>
                                <w:ins w:id="1532" w:author="Hussey, Ian (PSY)" w:date="2025-10-06T10:59:00Z" w16du:dateUtc="2025-10-06T08:59:00Z"/>
                                <w:rFonts w:ascii="Calibri" w:hAnsi="Calibri" w:cs="Calibri"/>
                                <w:color w:val="000000" w:themeColor="text1"/>
                              </w:rPr>
                            </w:pPr>
                            <w:ins w:id="1533" w:author="Hussey, Ian (PSY)" w:date="2025-10-06T10:59:00Z" w16du:dateUtc="2025-10-06T08:59:00Z">
                              <w:r>
                                <w:rPr>
                                  <w:rFonts w:ascii="Calibri" w:hAnsi="Calibri" w:cs="Calibri"/>
                                  <w:color w:val="000000" w:themeColor="text1"/>
                                </w:rPr>
                                <w:t xml:space="preserve">Original quantitative research </w:t>
                              </w:r>
                            </w:ins>
                          </w:p>
                          <w:p w14:paraId="14FB0A87" w14:textId="052F583C" w:rsidR="00B13512" w:rsidRDefault="00B13512" w:rsidP="00B13512">
                            <w:pPr>
                              <w:pStyle w:val="ListParagraph"/>
                              <w:numPr>
                                <w:ilvl w:val="0"/>
                                <w:numId w:val="34"/>
                              </w:numPr>
                              <w:spacing w:after="120" w:line="276" w:lineRule="auto"/>
                              <w:jc w:val="both"/>
                              <w:rPr>
                                <w:ins w:id="1534" w:author="Hussey, Ian (PSY)" w:date="2025-10-06T11:00:00Z" w16du:dateUtc="2025-10-06T09:00:00Z"/>
                                <w:rFonts w:ascii="Calibri" w:hAnsi="Calibri" w:cs="Calibri"/>
                                <w:color w:val="000000" w:themeColor="text1"/>
                              </w:rPr>
                            </w:pPr>
                            <w:ins w:id="1535" w:author="Hussey, Ian (PSY)" w:date="2025-10-06T10:59:00Z" w16du:dateUtc="2025-10-06T08:59:00Z">
                              <w:r>
                                <w:rPr>
                                  <w:rFonts w:ascii="Calibri" w:hAnsi="Calibri" w:cs="Calibri"/>
                                  <w:color w:val="000000" w:themeColor="text1"/>
                                </w:rPr>
                                <w:t>Human partici</w:t>
                              </w:r>
                            </w:ins>
                            <w:ins w:id="1536" w:author="Hussey, Ian (PSY)" w:date="2025-10-06T11:00:00Z" w16du:dateUtc="2025-10-06T09:00:00Z">
                              <w:r>
                                <w:rPr>
                                  <w:rFonts w:ascii="Calibri" w:hAnsi="Calibri" w:cs="Calibri"/>
                                  <w:color w:val="000000" w:themeColor="text1"/>
                                </w:rPr>
                                <w:t>pants</w:t>
                              </w:r>
                            </w:ins>
                          </w:p>
                          <w:p w14:paraId="01CE5E67" w14:textId="56A16B26" w:rsidR="00B13512" w:rsidRDefault="00B13512" w:rsidP="00B13512">
                            <w:pPr>
                              <w:spacing w:after="120" w:line="276" w:lineRule="auto"/>
                              <w:jc w:val="both"/>
                              <w:rPr>
                                <w:ins w:id="1537" w:author="Hussey, Ian (PSY)" w:date="2025-10-06T11:00:00Z" w16du:dateUtc="2025-10-06T09:00:00Z"/>
                                <w:rFonts w:ascii="Calibri" w:hAnsi="Calibri" w:cs="Calibri"/>
                                <w:color w:val="000000" w:themeColor="text1"/>
                              </w:rPr>
                            </w:pPr>
                            <w:ins w:id="1538" w:author="Hussey, Ian (PSY)" w:date="2025-10-06T11:00:00Z" w16du:dateUtc="2025-10-06T09:00:00Z">
                              <w:r>
                                <w:rPr>
                                  <w:rFonts w:ascii="Calibri" w:hAnsi="Calibri" w:cs="Calibri"/>
                                  <w:color w:val="000000" w:themeColor="text1"/>
                                </w:rPr>
                                <w:t>Exclusion criteria:</w:t>
                              </w:r>
                            </w:ins>
                          </w:p>
                          <w:p w14:paraId="12126CC5" w14:textId="546F9D85" w:rsidR="00B13512" w:rsidRDefault="00B13512" w:rsidP="00B13512">
                            <w:pPr>
                              <w:pStyle w:val="ListParagraph"/>
                              <w:numPr>
                                <w:ilvl w:val="0"/>
                                <w:numId w:val="34"/>
                              </w:numPr>
                              <w:spacing w:after="120" w:line="276" w:lineRule="auto"/>
                              <w:jc w:val="both"/>
                              <w:rPr>
                                <w:ins w:id="1539" w:author="Hussey, Ian (PSY)" w:date="2025-10-06T11:00:00Z" w16du:dateUtc="2025-10-06T09:00:00Z"/>
                                <w:rFonts w:ascii="Calibri" w:hAnsi="Calibri" w:cs="Calibri"/>
                                <w:color w:val="000000" w:themeColor="text1"/>
                              </w:rPr>
                            </w:pPr>
                            <w:ins w:id="1540" w:author="Hussey, Ian (PSY)" w:date="2025-10-06T11:00:00Z" w16du:dateUtc="2025-10-06T09:00:00Z">
                              <w:r>
                                <w:rPr>
                                  <w:rFonts w:ascii="Calibri" w:hAnsi="Calibri" w:cs="Calibri"/>
                                  <w:color w:val="000000" w:themeColor="text1"/>
                                </w:rPr>
                                <w:t>Qualitative research</w:t>
                              </w:r>
                            </w:ins>
                          </w:p>
                          <w:p w14:paraId="11F55A61" w14:textId="47928F43" w:rsidR="00B13512" w:rsidRDefault="00B13512" w:rsidP="00B13512">
                            <w:pPr>
                              <w:pStyle w:val="ListParagraph"/>
                              <w:numPr>
                                <w:ilvl w:val="0"/>
                                <w:numId w:val="34"/>
                              </w:numPr>
                              <w:spacing w:after="120" w:line="276" w:lineRule="auto"/>
                              <w:jc w:val="both"/>
                              <w:rPr>
                                <w:ins w:id="1541" w:author="Hussey, Ian (PSY)" w:date="2025-10-06T11:00:00Z" w16du:dateUtc="2025-10-06T09:00:00Z"/>
                                <w:rFonts w:ascii="Calibri" w:hAnsi="Calibri" w:cs="Calibri"/>
                                <w:color w:val="000000" w:themeColor="text1"/>
                              </w:rPr>
                            </w:pPr>
                            <w:ins w:id="1542" w:author="Hussey, Ian (PSY)" w:date="2025-10-06T11:00:00Z" w16du:dateUtc="2025-10-06T09:00:00Z">
                              <w:r>
                                <w:rPr>
                                  <w:rFonts w:ascii="Calibri" w:hAnsi="Calibri" w:cs="Calibri"/>
                                  <w:color w:val="000000" w:themeColor="text1"/>
                                </w:rPr>
                                <w:t>Meta-analyses</w:t>
                              </w:r>
                            </w:ins>
                          </w:p>
                          <w:p w14:paraId="60E85096" w14:textId="4DB8319C" w:rsidR="00B13512" w:rsidRDefault="00B13512" w:rsidP="00B13512">
                            <w:pPr>
                              <w:pStyle w:val="ListParagraph"/>
                              <w:numPr>
                                <w:ilvl w:val="0"/>
                                <w:numId w:val="34"/>
                              </w:numPr>
                              <w:spacing w:after="120" w:line="276" w:lineRule="auto"/>
                              <w:jc w:val="both"/>
                              <w:rPr>
                                <w:ins w:id="1543" w:author="Hussey, Ian (PSY)" w:date="2025-10-06T11:01:00Z" w16du:dateUtc="2025-10-06T09:01:00Z"/>
                                <w:rFonts w:ascii="Calibri" w:hAnsi="Calibri" w:cs="Calibri"/>
                                <w:color w:val="000000" w:themeColor="text1"/>
                              </w:rPr>
                            </w:pPr>
                            <w:ins w:id="1544" w:author="Hussey, Ian (PSY)" w:date="2025-10-06T11:00:00Z" w16du:dateUtc="2025-10-06T09:00:00Z">
                              <w:r>
                                <w:rPr>
                                  <w:rFonts w:ascii="Calibri" w:hAnsi="Calibri" w:cs="Calibri"/>
                                  <w:color w:val="000000" w:themeColor="text1"/>
                                </w:rPr>
                                <w:t>R</w:t>
                              </w:r>
                            </w:ins>
                            <w:ins w:id="1545" w:author="Hussey, Ian (PSY)" w:date="2025-10-06T11:01:00Z" w16du:dateUtc="2025-10-06T09:01:00Z">
                              <w:r>
                                <w:rPr>
                                  <w:rFonts w:ascii="Calibri" w:hAnsi="Calibri" w:cs="Calibri"/>
                                  <w:color w:val="000000" w:themeColor="text1"/>
                                </w:rPr>
                                <w:t>eviews</w:t>
                              </w:r>
                            </w:ins>
                          </w:p>
                          <w:p w14:paraId="2B871831" w14:textId="4126F240" w:rsidR="00B13512" w:rsidRDefault="00B13512" w:rsidP="00B13512">
                            <w:pPr>
                              <w:pStyle w:val="ListParagraph"/>
                              <w:numPr>
                                <w:ilvl w:val="0"/>
                                <w:numId w:val="34"/>
                              </w:numPr>
                              <w:spacing w:after="120" w:line="276" w:lineRule="auto"/>
                              <w:jc w:val="both"/>
                              <w:rPr>
                                <w:ins w:id="1546" w:author="Hussey, Ian (PSY)" w:date="2025-10-06T11:01:00Z" w16du:dateUtc="2025-10-06T09:01:00Z"/>
                                <w:rFonts w:ascii="Calibri" w:hAnsi="Calibri" w:cs="Calibri"/>
                                <w:color w:val="000000" w:themeColor="text1"/>
                              </w:rPr>
                            </w:pPr>
                            <w:ins w:id="1547" w:author="Hussey, Ian (PSY)" w:date="2025-10-06T11:01:00Z" w16du:dateUtc="2025-10-06T09:01:00Z">
                              <w:r>
                                <w:rPr>
                                  <w:rFonts w:ascii="Calibri" w:hAnsi="Calibri" w:cs="Calibri"/>
                                  <w:color w:val="000000" w:themeColor="text1"/>
                                </w:rPr>
                                <w:t>Secondary data analyses</w:t>
                              </w:r>
                            </w:ins>
                          </w:p>
                          <w:p w14:paraId="032BFCDC" w14:textId="2FF32103" w:rsidR="00B13512" w:rsidRDefault="00B13512" w:rsidP="00B13512">
                            <w:pPr>
                              <w:pStyle w:val="ListParagraph"/>
                              <w:numPr>
                                <w:ilvl w:val="0"/>
                                <w:numId w:val="34"/>
                              </w:numPr>
                              <w:spacing w:after="120" w:line="276" w:lineRule="auto"/>
                              <w:jc w:val="both"/>
                              <w:rPr>
                                <w:ins w:id="1548" w:author="Hussey, Ian (PSY)" w:date="2025-10-06T11:01:00Z" w16du:dateUtc="2025-10-06T09:01:00Z"/>
                                <w:rFonts w:ascii="Calibri" w:hAnsi="Calibri" w:cs="Calibri"/>
                                <w:color w:val="000000" w:themeColor="text1"/>
                              </w:rPr>
                            </w:pPr>
                            <w:ins w:id="1549" w:author="Hussey, Ian (PSY)" w:date="2025-10-06T11:01:00Z" w16du:dateUtc="2025-10-06T09:01:00Z">
                              <w:r>
                                <w:rPr>
                                  <w:rFonts w:ascii="Calibri" w:hAnsi="Calibri" w:cs="Calibri"/>
                                  <w:color w:val="000000" w:themeColor="text1"/>
                                </w:rPr>
                                <w:t>Theoretical pieces</w:t>
                              </w:r>
                            </w:ins>
                          </w:p>
                          <w:p w14:paraId="4F1B7B35" w14:textId="4DFA9605" w:rsidR="00B13512" w:rsidRPr="00B13512" w:rsidRDefault="00B13512">
                            <w:pPr>
                              <w:pStyle w:val="ListParagraph"/>
                              <w:numPr>
                                <w:ilvl w:val="0"/>
                                <w:numId w:val="34"/>
                              </w:numPr>
                              <w:spacing w:after="120" w:line="276" w:lineRule="auto"/>
                              <w:jc w:val="both"/>
                              <w:rPr>
                                <w:ins w:id="1550" w:author="Hussey, Ian (PSY)" w:date="2025-10-06T10:58:00Z" w16du:dateUtc="2025-10-06T08:58:00Z"/>
                                <w:rFonts w:ascii="Calibri" w:hAnsi="Calibri" w:cs="Calibri"/>
                                <w:color w:val="000000" w:themeColor="text1"/>
                                <w:rPrChange w:id="1551" w:author="Hussey, Ian (PSY)" w:date="2025-10-06T11:00:00Z" w16du:dateUtc="2025-10-06T09:00:00Z">
                                  <w:rPr>
                                    <w:ins w:id="1552" w:author="Hussey, Ian (PSY)" w:date="2025-10-06T10:58:00Z" w16du:dateUtc="2025-10-06T08:58:00Z"/>
                                  </w:rPr>
                                </w:rPrChange>
                              </w:rPr>
                              <w:pPrChange w:id="1553" w:author="Hussey, Ian (PSY)" w:date="2025-10-06T11:00:00Z" w16du:dateUtc="2025-10-06T09:00:00Z">
                                <w:pPr>
                                  <w:spacing w:after="120" w:line="276" w:lineRule="auto"/>
                                  <w:jc w:val="both"/>
                                </w:pPr>
                              </w:pPrChange>
                            </w:pPr>
                            <w:ins w:id="1554" w:author="Hussey, Ian (PSY)" w:date="2025-10-06T11:01:00Z" w16du:dateUtc="2025-10-06T09:01:00Z">
                              <w:r>
                                <w:rPr>
                                  <w:rFonts w:ascii="Calibri" w:hAnsi="Calibri" w:cs="Calibri"/>
                                  <w:color w:val="000000" w:themeColor="text1"/>
                                </w:rPr>
                                <w:t>Editorials</w:t>
                              </w:r>
                            </w:ins>
                          </w:p>
                          <w:p w14:paraId="5F995EBF" w14:textId="46B745C3" w:rsidR="00D5279A" w:rsidRPr="008A0053"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Only articles reporting original research data are considered. Studies that we will exclude include:</w:t>
                            </w:r>
                          </w:p>
                          <w:p w14:paraId="19D4A081" w14:textId="77777777" w:rsidR="00D5279A" w:rsidRPr="00A94E65" w:rsidRDefault="00D5279A" w:rsidP="00D5279A">
                            <w:pPr>
                              <w:pStyle w:val="ListParagraph"/>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Qualitative studies</w:t>
                            </w:r>
                          </w:p>
                          <w:p w14:paraId="0D1E238C"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Secondary data analyses</w:t>
                            </w:r>
                          </w:p>
                          <w:p w14:paraId="58466B8E"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M</w:t>
                            </w:r>
                            <w:r w:rsidRPr="00A94E65">
                              <w:rPr>
                                <w:rFonts w:ascii="Calibri" w:hAnsi="Calibri" w:cs="Calibri"/>
                                <w:color w:val="000000" w:themeColor="text1"/>
                              </w:rPr>
                              <w:t>eta-analyses</w:t>
                            </w:r>
                          </w:p>
                          <w:p w14:paraId="2098FB2F"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R</w:t>
                            </w:r>
                            <w:r w:rsidRPr="00A94E65">
                              <w:rPr>
                                <w:rFonts w:ascii="Calibri" w:hAnsi="Calibri" w:cs="Calibri"/>
                                <w:color w:val="000000" w:themeColor="text1"/>
                              </w:rPr>
                              <w:t>eviews</w:t>
                            </w:r>
                          </w:p>
                          <w:p w14:paraId="27E8F053"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O</w:t>
                            </w:r>
                            <w:r w:rsidRPr="00A94E65">
                              <w:rPr>
                                <w:rFonts w:ascii="Calibri" w:hAnsi="Calibri" w:cs="Calibri"/>
                                <w:color w:val="000000" w:themeColor="text1"/>
                              </w:rPr>
                              <w:t>pinion and theoretical articles</w:t>
                            </w:r>
                          </w:p>
                          <w:p w14:paraId="2E58671C"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E</w:t>
                            </w:r>
                            <w:r w:rsidRPr="00A94E65">
                              <w:rPr>
                                <w:rFonts w:ascii="Calibri" w:hAnsi="Calibri" w:cs="Calibri"/>
                                <w:color w:val="000000" w:themeColor="text1"/>
                              </w:rPr>
                              <w:t>ditorials</w:t>
                            </w:r>
                          </w:p>
                          <w:p w14:paraId="1078778A" w14:textId="77777777" w:rsidR="00D5279A" w:rsidRPr="00A94E65"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C</w:t>
                            </w:r>
                            <w:r w:rsidRPr="00A94E65">
                              <w:rPr>
                                <w:rFonts w:ascii="Calibri" w:hAnsi="Calibri" w:cs="Calibri"/>
                                <w:color w:val="000000" w:themeColor="text1"/>
                              </w:rPr>
                              <w:t>ommentaries</w:t>
                            </w:r>
                          </w:p>
                          <w:p w14:paraId="788E9EDA" w14:textId="06E92F4D" w:rsidR="00D5279A" w:rsidRPr="00830C05"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 xml:space="preserve">If you decide to include </w:t>
                            </w:r>
                            <w:r w:rsidR="001F734D">
                              <w:rPr>
                                <w:rFonts w:ascii="Calibri" w:hAnsi="Calibri" w:cs="Calibri"/>
                                <w:color w:val="000000" w:themeColor="text1"/>
                              </w:rPr>
                              <w:t>a</w:t>
                            </w:r>
                            <w:r w:rsidRPr="008A0053">
                              <w:rPr>
                                <w:rFonts w:ascii="Calibri" w:hAnsi="Calibri" w:cs="Calibri"/>
                                <w:color w:val="000000" w:themeColor="text1"/>
                              </w:rPr>
                              <w:t xml:space="preserve"> study (= TRUE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w:t>
                            </w:r>
                            <w:r w:rsidRPr="008A0053">
                              <w:rPr>
                                <w:rFonts w:ascii="Calibri" w:hAnsi="Calibri" w:cs="Calibri"/>
                                <w:color w:val="000000" w:themeColor="text1"/>
                              </w:rPr>
                              <w:t xml:space="preserve"> proceed to the next steps in this workflow, if you decide to exclude the study (=</w:t>
                            </w:r>
                            <w:r>
                              <w:rPr>
                                <w:rFonts w:ascii="Calibri" w:hAnsi="Calibri" w:cs="Calibri"/>
                                <w:color w:val="000000" w:themeColor="text1"/>
                              </w:rPr>
                              <w:t xml:space="preserve"> </w:t>
                            </w:r>
                            <w:r w:rsidRPr="008A0053">
                              <w:rPr>
                                <w:rFonts w:ascii="Calibri" w:hAnsi="Calibri" w:cs="Calibri"/>
                                <w:color w:val="000000" w:themeColor="text1"/>
                              </w:rPr>
                              <w:t xml:space="preserve">FALSE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 go to the next article for this journal listed in the codebook.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111815" id="Rechteck 3" o:spid="_x0000_s1027" style="width:453.6pt;height:212.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" fillcolor="white [3201]" strokecolor="black [3200]" strokeweight="1pt">
                <v:textbox>
                  <w:txbxContent>
                    <w:p w14:paraId="7A0902A4" w14:textId="77777777" w:rsidR="00B13512" w:rsidRDefault="00D5279A" w:rsidP="00D5279A">
                      <w:pPr>
                        <w:spacing w:after="120" w:line="276" w:lineRule="auto"/>
                        <w:jc w:val="both"/>
                        <w:rPr>
                          <w:ins w:id="1519" w:author="Hussey, Ian (PSY)" w:date="2025-10-06T10:58:00Z" w16du:dateUtc="2025-10-06T08:58:00Z"/>
                          <w:rFonts w:ascii="Calibri" w:hAnsi="Calibri" w:cs="Calibri"/>
                          <w:color w:val="000000" w:themeColor="text1"/>
                        </w:rPr>
                      </w:pPr>
                      <w:r w:rsidRPr="008A0053">
                        <w:rPr>
                          <w:rFonts w:ascii="Calibri" w:hAnsi="Calibri" w:cs="Calibri"/>
                          <w:color w:val="000000" w:themeColor="text1"/>
                        </w:rPr>
                        <w:t>In the first step you decide about the</w:t>
                      </w:r>
                      <w:r>
                        <w:rPr>
                          <w:rFonts w:ascii="Calibri" w:hAnsi="Calibri" w:cs="Calibri"/>
                          <w:color w:val="000000" w:themeColor="text1"/>
                        </w:rPr>
                        <w:t xml:space="preserve"> general</w:t>
                      </w:r>
                      <w:r w:rsidRPr="008A0053">
                        <w:rPr>
                          <w:rFonts w:ascii="Calibri" w:hAnsi="Calibri" w:cs="Calibri"/>
                          <w:color w:val="000000" w:themeColor="text1"/>
                        </w:rPr>
                        <w:t xml:space="preserve"> </w:t>
                      </w:r>
                      <w:r w:rsidRPr="00830C05">
                        <w:rPr>
                          <w:rFonts w:ascii="Calibri" w:hAnsi="Calibri" w:cs="Calibri"/>
                          <w:b/>
                          <w:bCs/>
                          <w:color w:val="000000" w:themeColor="text1"/>
                        </w:rPr>
                        <w:t>inclusion or exclusion of the article</w:t>
                      </w:r>
                      <w:r w:rsidRPr="008A0053">
                        <w:rPr>
                          <w:rFonts w:ascii="Calibri" w:hAnsi="Calibri" w:cs="Calibri"/>
                          <w:color w:val="000000" w:themeColor="text1"/>
                        </w:rPr>
                        <w:t xml:space="preserve">. </w:t>
                      </w:r>
                    </w:p>
                    <w:p w14:paraId="7FFC312A" w14:textId="68D28663" w:rsidR="00B13512" w:rsidRDefault="00B13512" w:rsidP="00D5279A">
                      <w:pPr>
                        <w:spacing w:after="120" w:line="276" w:lineRule="auto"/>
                        <w:jc w:val="both"/>
                        <w:rPr>
                          <w:ins w:id="1520" w:author="Hussey, Ian (PSY)" w:date="2025-10-06T10:59:00Z" w16du:dateUtc="2025-10-06T08:59:00Z"/>
                          <w:rFonts w:ascii="Calibri" w:hAnsi="Calibri" w:cs="Calibri"/>
                          <w:color w:val="000000" w:themeColor="text1"/>
                        </w:rPr>
                      </w:pPr>
                      <w:ins w:id="1521" w:author="Hussey, Ian (PSY)" w:date="2025-10-06T10:58:00Z" w16du:dateUtc="2025-10-06T08:58:00Z">
                        <w:r>
                          <w:rPr>
                            <w:rFonts w:ascii="Calibri" w:hAnsi="Calibri" w:cs="Calibri"/>
                            <w:color w:val="000000" w:themeColor="text1"/>
                          </w:rPr>
                          <w:t>Inclus</w:t>
                        </w:r>
                      </w:ins>
                      <w:ins w:id="1522" w:author="Hussey, Ian (PSY)" w:date="2025-10-06T10:59:00Z" w16du:dateUtc="2025-10-06T08:59:00Z">
                        <w:r>
                          <w:rPr>
                            <w:rFonts w:ascii="Calibri" w:hAnsi="Calibri" w:cs="Calibri"/>
                            <w:color w:val="000000" w:themeColor="text1"/>
                          </w:rPr>
                          <w:t>ion criteria:</w:t>
                        </w:r>
                      </w:ins>
                    </w:p>
                    <w:p w14:paraId="78D3D7A5" w14:textId="0AF267D6" w:rsidR="00B13512" w:rsidRDefault="00B13512" w:rsidP="00B13512">
                      <w:pPr>
                        <w:pStyle w:val="ListParagraph"/>
                        <w:numPr>
                          <w:ilvl w:val="0"/>
                          <w:numId w:val="34"/>
                        </w:numPr>
                        <w:spacing w:after="120" w:line="276" w:lineRule="auto"/>
                        <w:jc w:val="both"/>
                        <w:rPr>
                          <w:ins w:id="1523" w:author="Hussey, Ian (PSY)" w:date="2025-10-06T10:59:00Z" w16du:dateUtc="2025-10-06T08:59:00Z"/>
                          <w:rFonts w:ascii="Calibri" w:hAnsi="Calibri" w:cs="Calibri"/>
                          <w:color w:val="000000" w:themeColor="text1"/>
                        </w:rPr>
                      </w:pPr>
                      <w:ins w:id="1524" w:author="Hussey, Ian (PSY)" w:date="2025-10-06T10:59:00Z" w16du:dateUtc="2025-10-06T08:59:00Z">
                        <w:r>
                          <w:rPr>
                            <w:rFonts w:ascii="Calibri" w:hAnsi="Calibri" w:cs="Calibri"/>
                            <w:color w:val="000000" w:themeColor="text1"/>
                          </w:rPr>
                          <w:t xml:space="preserve">Original quantitative research </w:t>
                        </w:r>
                      </w:ins>
                    </w:p>
                    <w:p w14:paraId="14FB0A87" w14:textId="052F583C" w:rsidR="00B13512" w:rsidRDefault="00B13512" w:rsidP="00B13512">
                      <w:pPr>
                        <w:pStyle w:val="ListParagraph"/>
                        <w:numPr>
                          <w:ilvl w:val="0"/>
                          <w:numId w:val="34"/>
                        </w:numPr>
                        <w:spacing w:after="120" w:line="276" w:lineRule="auto"/>
                        <w:jc w:val="both"/>
                        <w:rPr>
                          <w:ins w:id="1525" w:author="Hussey, Ian (PSY)" w:date="2025-10-06T11:00:00Z" w16du:dateUtc="2025-10-06T09:00:00Z"/>
                          <w:rFonts w:ascii="Calibri" w:hAnsi="Calibri" w:cs="Calibri"/>
                          <w:color w:val="000000" w:themeColor="text1"/>
                        </w:rPr>
                      </w:pPr>
                      <w:ins w:id="1526" w:author="Hussey, Ian (PSY)" w:date="2025-10-06T10:59:00Z" w16du:dateUtc="2025-10-06T08:59:00Z">
                        <w:r>
                          <w:rPr>
                            <w:rFonts w:ascii="Calibri" w:hAnsi="Calibri" w:cs="Calibri"/>
                            <w:color w:val="000000" w:themeColor="text1"/>
                          </w:rPr>
                          <w:t>Human partici</w:t>
                        </w:r>
                      </w:ins>
                      <w:ins w:id="1527" w:author="Hussey, Ian (PSY)" w:date="2025-10-06T11:00:00Z" w16du:dateUtc="2025-10-06T09:00:00Z">
                        <w:r>
                          <w:rPr>
                            <w:rFonts w:ascii="Calibri" w:hAnsi="Calibri" w:cs="Calibri"/>
                            <w:color w:val="000000" w:themeColor="text1"/>
                          </w:rPr>
                          <w:t>pants</w:t>
                        </w:r>
                      </w:ins>
                    </w:p>
                    <w:p w14:paraId="01CE5E67" w14:textId="56A16B26" w:rsidR="00B13512" w:rsidRDefault="00B13512" w:rsidP="00B13512">
                      <w:pPr>
                        <w:spacing w:after="120" w:line="276" w:lineRule="auto"/>
                        <w:jc w:val="both"/>
                        <w:rPr>
                          <w:ins w:id="1528" w:author="Hussey, Ian (PSY)" w:date="2025-10-06T11:00:00Z" w16du:dateUtc="2025-10-06T09:00:00Z"/>
                          <w:rFonts w:ascii="Calibri" w:hAnsi="Calibri" w:cs="Calibri"/>
                          <w:color w:val="000000" w:themeColor="text1"/>
                        </w:rPr>
                      </w:pPr>
                      <w:ins w:id="1529" w:author="Hussey, Ian (PSY)" w:date="2025-10-06T11:00:00Z" w16du:dateUtc="2025-10-06T09:00:00Z">
                        <w:r>
                          <w:rPr>
                            <w:rFonts w:ascii="Calibri" w:hAnsi="Calibri" w:cs="Calibri"/>
                            <w:color w:val="000000" w:themeColor="text1"/>
                          </w:rPr>
                          <w:t>Exclusion criteria:</w:t>
                        </w:r>
                      </w:ins>
                    </w:p>
                    <w:p w14:paraId="12126CC5" w14:textId="546F9D85" w:rsidR="00B13512" w:rsidRDefault="00B13512" w:rsidP="00B13512">
                      <w:pPr>
                        <w:pStyle w:val="ListParagraph"/>
                        <w:numPr>
                          <w:ilvl w:val="0"/>
                          <w:numId w:val="34"/>
                        </w:numPr>
                        <w:spacing w:after="120" w:line="276" w:lineRule="auto"/>
                        <w:jc w:val="both"/>
                        <w:rPr>
                          <w:ins w:id="1530" w:author="Hussey, Ian (PSY)" w:date="2025-10-06T11:00:00Z" w16du:dateUtc="2025-10-06T09:00:00Z"/>
                          <w:rFonts w:ascii="Calibri" w:hAnsi="Calibri" w:cs="Calibri"/>
                          <w:color w:val="000000" w:themeColor="text1"/>
                        </w:rPr>
                      </w:pPr>
                      <w:ins w:id="1531" w:author="Hussey, Ian (PSY)" w:date="2025-10-06T11:00:00Z" w16du:dateUtc="2025-10-06T09:00:00Z">
                        <w:r>
                          <w:rPr>
                            <w:rFonts w:ascii="Calibri" w:hAnsi="Calibri" w:cs="Calibri"/>
                            <w:color w:val="000000" w:themeColor="text1"/>
                          </w:rPr>
                          <w:t>Qualitative research</w:t>
                        </w:r>
                      </w:ins>
                    </w:p>
                    <w:p w14:paraId="11F55A61" w14:textId="47928F43" w:rsidR="00B13512" w:rsidRDefault="00B13512" w:rsidP="00B13512">
                      <w:pPr>
                        <w:pStyle w:val="ListParagraph"/>
                        <w:numPr>
                          <w:ilvl w:val="0"/>
                          <w:numId w:val="34"/>
                        </w:numPr>
                        <w:spacing w:after="120" w:line="276" w:lineRule="auto"/>
                        <w:jc w:val="both"/>
                        <w:rPr>
                          <w:ins w:id="1532" w:author="Hussey, Ian (PSY)" w:date="2025-10-06T11:00:00Z" w16du:dateUtc="2025-10-06T09:00:00Z"/>
                          <w:rFonts w:ascii="Calibri" w:hAnsi="Calibri" w:cs="Calibri"/>
                          <w:color w:val="000000" w:themeColor="text1"/>
                        </w:rPr>
                      </w:pPr>
                      <w:ins w:id="1533" w:author="Hussey, Ian (PSY)" w:date="2025-10-06T11:00:00Z" w16du:dateUtc="2025-10-06T09:00:00Z">
                        <w:r>
                          <w:rPr>
                            <w:rFonts w:ascii="Calibri" w:hAnsi="Calibri" w:cs="Calibri"/>
                            <w:color w:val="000000" w:themeColor="text1"/>
                          </w:rPr>
                          <w:t>Meta-analyses</w:t>
                        </w:r>
                      </w:ins>
                    </w:p>
                    <w:p w14:paraId="60E85096" w14:textId="4DB8319C" w:rsidR="00B13512" w:rsidRDefault="00B13512" w:rsidP="00B13512">
                      <w:pPr>
                        <w:pStyle w:val="ListParagraph"/>
                        <w:numPr>
                          <w:ilvl w:val="0"/>
                          <w:numId w:val="34"/>
                        </w:numPr>
                        <w:spacing w:after="120" w:line="276" w:lineRule="auto"/>
                        <w:jc w:val="both"/>
                        <w:rPr>
                          <w:ins w:id="1534" w:author="Hussey, Ian (PSY)" w:date="2025-10-06T11:01:00Z" w16du:dateUtc="2025-10-06T09:01:00Z"/>
                          <w:rFonts w:ascii="Calibri" w:hAnsi="Calibri" w:cs="Calibri"/>
                          <w:color w:val="000000" w:themeColor="text1"/>
                        </w:rPr>
                      </w:pPr>
                      <w:ins w:id="1535" w:author="Hussey, Ian (PSY)" w:date="2025-10-06T11:00:00Z" w16du:dateUtc="2025-10-06T09:00:00Z">
                        <w:r>
                          <w:rPr>
                            <w:rFonts w:ascii="Calibri" w:hAnsi="Calibri" w:cs="Calibri"/>
                            <w:color w:val="000000" w:themeColor="text1"/>
                          </w:rPr>
                          <w:t>R</w:t>
                        </w:r>
                      </w:ins>
                      <w:ins w:id="1536" w:author="Hussey, Ian (PSY)" w:date="2025-10-06T11:01:00Z" w16du:dateUtc="2025-10-06T09:01:00Z">
                        <w:r>
                          <w:rPr>
                            <w:rFonts w:ascii="Calibri" w:hAnsi="Calibri" w:cs="Calibri"/>
                            <w:color w:val="000000" w:themeColor="text1"/>
                          </w:rPr>
                          <w:t>eviews</w:t>
                        </w:r>
                      </w:ins>
                    </w:p>
                    <w:p w14:paraId="2B871831" w14:textId="4126F240" w:rsidR="00B13512" w:rsidRDefault="00B13512" w:rsidP="00B13512">
                      <w:pPr>
                        <w:pStyle w:val="ListParagraph"/>
                        <w:numPr>
                          <w:ilvl w:val="0"/>
                          <w:numId w:val="34"/>
                        </w:numPr>
                        <w:spacing w:after="120" w:line="276" w:lineRule="auto"/>
                        <w:jc w:val="both"/>
                        <w:rPr>
                          <w:ins w:id="1537" w:author="Hussey, Ian (PSY)" w:date="2025-10-06T11:01:00Z" w16du:dateUtc="2025-10-06T09:01:00Z"/>
                          <w:rFonts w:ascii="Calibri" w:hAnsi="Calibri" w:cs="Calibri"/>
                          <w:color w:val="000000" w:themeColor="text1"/>
                        </w:rPr>
                      </w:pPr>
                      <w:ins w:id="1538" w:author="Hussey, Ian (PSY)" w:date="2025-10-06T11:01:00Z" w16du:dateUtc="2025-10-06T09:01:00Z">
                        <w:r>
                          <w:rPr>
                            <w:rFonts w:ascii="Calibri" w:hAnsi="Calibri" w:cs="Calibri"/>
                            <w:color w:val="000000" w:themeColor="text1"/>
                          </w:rPr>
                          <w:t>Secondary data analyses</w:t>
                        </w:r>
                      </w:ins>
                    </w:p>
                    <w:p w14:paraId="032BFCDC" w14:textId="2FF32103" w:rsidR="00B13512" w:rsidRDefault="00B13512" w:rsidP="00B13512">
                      <w:pPr>
                        <w:pStyle w:val="ListParagraph"/>
                        <w:numPr>
                          <w:ilvl w:val="0"/>
                          <w:numId w:val="34"/>
                        </w:numPr>
                        <w:spacing w:after="120" w:line="276" w:lineRule="auto"/>
                        <w:jc w:val="both"/>
                        <w:rPr>
                          <w:ins w:id="1539" w:author="Hussey, Ian (PSY)" w:date="2025-10-06T11:01:00Z" w16du:dateUtc="2025-10-06T09:01:00Z"/>
                          <w:rFonts w:ascii="Calibri" w:hAnsi="Calibri" w:cs="Calibri"/>
                          <w:color w:val="000000" w:themeColor="text1"/>
                        </w:rPr>
                      </w:pPr>
                      <w:ins w:id="1540" w:author="Hussey, Ian (PSY)" w:date="2025-10-06T11:01:00Z" w16du:dateUtc="2025-10-06T09:01:00Z">
                        <w:r>
                          <w:rPr>
                            <w:rFonts w:ascii="Calibri" w:hAnsi="Calibri" w:cs="Calibri"/>
                            <w:color w:val="000000" w:themeColor="text1"/>
                          </w:rPr>
                          <w:t>Theoretical pieces</w:t>
                        </w:r>
                      </w:ins>
                    </w:p>
                    <w:p w14:paraId="4F1B7B35" w14:textId="4DFA9605" w:rsidR="00B13512" w:rsidRPr="00B13512" w:rsidRDefault="00B13512" w:rsidP="00B13512">
                      <w:pPr>
                        <w:pStyle w:val="ListParagraph"/>
                        <w:numPr>
                          <w:ilvl w:val="0"/>
                          <w:numId w:val="34"/>
                        </w:numPr>
                        <w:spacing w:after="120" w:line="276" w:lineRule="auto"/>
                        <w:jc w:val="both"/>
                        <w:rPr>
                          <w:ins w:id="1541" w:author="Hussey, Ian (PSY)" w:date="2025-10-06T10:58:00Z" w16du:dateUtc="2025-10-06T08:58:00Z"/>
                          <w:rFonts w:ascii="Calibri" w:hAnsi="Calibri" w:cs="Calibri"/>
                          <w:color w:val="000000" w:themeColor="text1"/>
                          <w:rPrChange w:id="1542" w:author="Hussey, Ian (PSY)" w:date="2025-10-06T11:00:00Z" w16du:dateUtc="2025-10-06T09:00:00Z">
                            <w:rPr>
                              <w:ins w:id="1543" w:author="Hussey, Ian (PSY)" w:date="2025-10-06T10:58:00Z" w16du:dateUtc="2025-10-06T08:58:00Z"/>
                            </w:rPr>
                          </w:rPrChange>
                        </w:rPr>
                        <w:pPrChange w:id="1544" w:author="Hussey, Ian (PSY)" w:date="2025-10-06T11:00:00Z" w16du:dateUtc="2025-10-06T09:00:00Z">
                          <w:pPr>
                            <w:spacing w:after="120" w:line="276" w:lineRule="auto"/>
                            <w:jc w:val="both"/>
                          </w:pPr>
                        </w:pPrChange>
                      </w:pPr>
                      <w:ins w:id="1545" w:author="Hussey, Ian (PSY)" w:date="2025-10-06T11:01:00Z" w16du:dateUtc="2025-10-06T09:01:00Z">
                        <w:r>
                          <w:rPr>
                            <w:rFonts w:ascii="Calibri" w:hAnsi="Calibri" w:cs="Calibri"/>
                            <w:color w:val="000000" w:themeColor="text1"/>
                          </w:rPr>
                          <w:t>Editorials</w:t>
                        </w:r>
                      </w:ins>
                    </w:p>
                    <w:p w14:paraId="5F995EBF" w14:textId="46B745C3" w:rsidR="00D5279A" w:rsidRPr="008A0053"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Only articles reporting original research data are considered. Studies that we will exclude include:</w:t>
                      </w:r>
                    </w:p>
                    <w:p w14:paraId="19D4A081" w14:textId="77777777" w:rsidR="00D5279A" w:rsidRPr="00A94E65" w:rsidRDefault="00D5279A" w:rsidP="00D5279A">
                      <w:pPr>
                        <w:pStyle w:val="ListParagraph"/>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Qualitative studies</w:t>
                      </w:r>
                    </w:p>
                    <w:p w14:paraId="0D1E238C"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sidRPr="00A94E65">
                        <w:rPr>
                          <w:rFonts w:ascii="Calibri" w:hAnsi="Calibri" w:cs="Calibri"/>
                          <w:color w:val="000000" w:themeColor="text1"/>
                        </w:rPr>
                        <w:t>Secondary data analyses</w:t>
                      </w:r>
                    </w:p>
                    <w:p w14:paraId="58466B8E"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M</w:t>
                      </w:r>
                      <w:r w:rsidRPr="00A94E65">
                        <w:rPr>
                          <w:rFonts w:ascii="Calibri" w:hAnsi="Calibri" w:cs="Calibri"/>
                          <w:color w:val="000000" w:themeColor="text1"/>
                        </w:rPr>
                        <w:t>eta-analyses</w:t>
                      </w:r>
                    </w:p>
                    <w:p w14:paraId="2098FB2F"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R</w:t>
                      </w:r>
                      <w:r w:rsidRPr="00A94E65">
                        <w:rPr>
                          <w:rFonts w:ascii="Calibri" w:hAnsi="Calibri" w:cs="Calibri"/>
                          <w:color w:val="000000" w:themeColor="text1"/>
                        </w:rPr>
                        <w:t>eviews</w:t>
                      </w:r>
                    </w:p>
                    <w:p w14:paraId="27E8F053"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O</w:t>
                      </w:r>
                      <w:r w:rsidRPr="00A94E65">
                        <w:rPr>
                          <w:rFonts w:ascii="Calibri" w:hAnsi="Calibri" w:cs="Calibri"/>
                          <w:color w:val="000000" w:themeColor="text1"/>
                        </w:rPr>
                        <w:t>pinion and theoretical articles</w:t>
                      </w:r>
                    </w:p>
                    <w:p w14:paraId="2E58671C" w14:textId="77777777" w:rsidR="00D5279A"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E</w:t>
                      </w:r>
                      <w:r w:rsidRPr="00A94E65">
                        <w:rPr>
                          <w:rFonts w:ascii="Calibri" w:hAnsi="Calibri" w:cs="Calibri"/>
                          <w:color w:val="000000" w:themeColor="text1"/>
                        </w:rPr>
                        <w:t>ditorials</w:t>
                      </w:r>
                    </w:p>
                    <w:p w14:paraId="1078778A" w14:textId="77777777" w:rsidR="00D5279A" w:rsidRPr="00A94E65" w:rsidRDefault="00D5279A" w:rsidP="00D5279A">
                      <w:pPr>
                        <w:pStyle w:val="ListParagraph"/>
                        <w:numPr>
                          <w:ilvl w:val="0"/>
                          <w:numId w:val="24"/>
                        </w:numPr>
                        <w:spacing w:after="120" w:line="276" w:lineRule="auto"/>
                        <w:jc w:val="both"/>
                        <w:rPr>
                          <w:rFonts w:ascii="Calibri" w:hAnsi="Calibri" w:cs="Calibri"/>
                          <w:color w:val="000000" w:themeColor="text1"/>
                        </w:rPr>
                      </w:pPr>
                      <w:r>
                        <w:rPr>
                          <w:rFonts w:ascii="Calibri" w:hAnsi="Calibri" w:cs="Calibri"/>
                          <w:color w:val="000000" w:themeColor="text1"/>
                        </w:rPr>
                        <w:t>C</w:t>
                      </w:r>
                      <w:r w:rsidRPr="00A94E65">
                        <w:rPr>
                          <w:rFonts w:ascii="Calibri" w:hAnsi="Calibri" w:cs="Calibri"/>
                          <w:color w:val="000000" w:themeColor="text1"/>
                        </w:rPr>
                        <w:t>ommentaries</w:t>
                      </w:r>
                    </w:p>
                    <w:p w14:paraId="788E9EDA" w14:textId="06E92F4D" w:rsidR="00D5279A" w:rsidRPr="00830C05" w:rsidRDefault="00D5279A" w:rsidP="00D5279A">
                      <w:pPr>
                        <w:spacing w:after="120" w:line="276" w:lineRule="auto"/>
                        <w:jc w:val="both"/>
                        <w:rPr>
                          <w:rFonts w:ascii="Calibri" w:hAnsi="Calibri" w:cs="Calibri"/>
                          <w:color w:val="000000" w:themeColor="text1"/>
                        </w:rPr>
                      </w:pPr>
                      <w:r w:rsidRPr="008A0053">
                        <w:rPr>
                          <w:rFonts w:ascii="Calibri" w:hAnsi="Calibri" w:cs="Calibri"/>
                          <w:color w:val="000000" w:themeColor="text1"/>
                        </w:rPr>
                        <w:t xml:space="preserve">If you decide to include </w:t>
                      </w:r>
                      <w:r w:rsidR="001F734D">
                        <w:rPr>
                          <w:rFonts w:ascii="Calibri" w:hAnsi="Calibri" w:cs="Calibri"/>
                          <w:color w:val="000000" w:themeColor="text1"/>
                        </w:rPr>
                        <w:t>a</w:t>
                      </w:r>
                      <w:r w:rsidRPr="008A0053">
                        <w:rPr>
                          <w:rFonts w:ascii="Calibri" w:hAnsi="Calibri" w:cs="Calibri"/>
                          <w:color w:val="000000" w:themeColor="text1"/>
                        </w:rPr>
                        <w:t xml:space="preserve"> study (= TRUE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w:t>
                      </w:r>
                      <w:r w:rsidRPr="008A0053">
                        <w:rPr>
                          <w:rFonts w:ascii="Calibri" w:hAnsi="Calibri" w:cs="Calibri"/>
                          <w:color w:val="000000" w:themeColor="text1"/>
                        </w:rPr>
                        <w:t xml:space="preserve"> proceed to the next steps in this workflow, if you decide to exclude the study (=</w:t>
                      </w:r>
                      <w:r>
                        <w:rPr>
                          <w:rFonts w:ascii="Calibri" w:hAnsi="Calibri" w:cs="Calibri"/>
                          <w:color w:val="000000" w:themeColor="text1"/>
                        </w:rPr>
                        <w:t xml:space="preserve"> </w:t>
                      </w:r>
                      <w:r w:rsidRPr="008A0053">
                        <w:rPr>
                          <w:rFonts w:ascii="Calibri" w:hAnsi="Calibri" w:cs="Calibri"/>
                          <w:color w:val="000000" w:themeColor="text1"/>
                        </w:rPr>
                        <w:t xml:space="preserve">FALSE in column </w:t>
                      </w:r>
                      <w:r w:rsidR="007478C2">
                        <w:rPr>
                          <w:rFonts w:ascii="Calibri" w:hAnsi="Calibri" w:cs="Calibri"/>
                          <w:color w:val="000000" w:themeColor="text1"/>
                        </w:rPr>
                        <w:t>‘</w:t>
                      </w:r>
                      <w:r w:rsidRPr="00814D6A">
                        <w:rPr>
                          <w:rFonts w:ascii="Calibri" w:hAnsi="Calibri" w:cs="Calibri"/>
                          <w:color w:val="000000" w:themeColor="text1"/>
                        </w:rPr>
                        <w:t>inclusion</w:t>
                      </w:r>
                      <w:r w:rsidR="007478C2">
                        <w:rPr>
                          <w:rFonts w:ascii="Calibri" w:hAnsi="Calibri" w:cs="Calibri"/>
                          <w:color w:val="000000" w:themeColor="text1"/>
                        </w:rPr>
                        <w:t>’</w:t>
                      </w:r>
                      <w:r w:rsidRPr="00814D6A">
                        <w:rPr>
                          <w:rFonts w:ascii="Calibri" w:hAnsi="Calibri" w:cs="Calibri"/>
                          <w:color w:val="000000" w:themeColor="text1"/>
                        </w:rPr>
                        <w:t xml:space="preserve"> – </w:t>
                      </w:r>
                      <w:r w:rsidR="00814D6A" w:rsidRPr="00814D6A">
                        <w:rPr>
                          <w:rFonts w:ascii="Calibri" w:hAnsi="Calibri" w:cs="Calibri"/>
                          <w:color w:val="000000" w:themeColor="text1"/>
                        </w:rPr>
                        <w:t>5</w:t>
                      </w:r>
                      <w:r w:rsidRPr="00814D6A">
                        <w:rPr>
                          <w:rFonts w:ascii="Calibri" w:hAnsi="Calibri" w:cs="Calibri"/>
                          <w:color w:val="000000" w:themeColor="text1"/>
                          <w:vertAlign w:val="superscript"/>
                        </w:rPr>
                        <w:t>th</w:t>
                      </w:r>
                      <w:r w:rsidRPr="00814D6A">
                        <w:rPr>
                          <w:rFonts w:ascii="Calibri" w:hAnsi="Calibri" w:cs="Calibri"/>
                          <w:color w:val="000000" w:themeColor="text1"/>
                        </w:rPr>
                        <w:t xml:space="preserve"> column), go to the next article for this journal listed in the codebook.</w:t>
                      </w:r>
                    </w:p>
                  </w:txbxContent>
                </v:textbox>
                <w10:anchorlock/>
              </v:rect>
            </w:pict>
          </mc:Fallback>
        </mc:AlternateContent>
      </w:r>
    </w:p>
    <w:p w14:paraId="19BD43E8" w14:textId="20C6F7CC" w:rsidR="00D5279A" w:rsidRPr="00FC690C" w:rsidRDefault="00D5279A" w:rsidP="30B23281">
      <w:pPr>
        <w:spacing w:after="120" w:line="276" w:lineRule="auto"/>
        <w:rPr>
          <w:rFonts w:ascii="Calibri" w:hAnsi="Calibri" w:cs="Calibri"/>
          <w:color w:val="000000" w:themeColor="text1"/>
          <w:lang w:val="en-US"/>
          <w:rPrChange w:id="1555"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556"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33152" behindDoc="0" locked="0" layoutInCell="1" allowOverlap="1" wp14:anchorId="43B0DD60" wp14:editId="1435B193">
                <wp:simplePos x="0" y="0"/>
                <wp:positionH relativeFrom="margin">
                  <wp:align>center</wp:align>
                </wp:positionH>
                <wp:positionV relativeFrom="paragraph">
                  <wp:posOffset>108585</wp:posOffset>
                </wp:positionV>
                <wp:extent cx="510363" cy="361507"/>
                <wp:effectExtent l="38100" t="0" r="4445" b="38735"/>
                <wp:wrapNone/>
                <wp:docPr id="829438754"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v:shapetype id="_x0000_t67" coordsize="21600,21600" o:spt="67" adj="16200,5400" path="m0@0l@1@0@1,0@2,0@2@0,21600@0,10800,21600xe" w14:anchorId="58F8F0B6">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Pfeil: nach unten 5" style="position:absolute;margin-left:0;margin-top:8.55pt;width:40.2pt;height:28.45pt;z-index:251633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01]" strokecolor="black [3200]"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">
                <w10:wrap anchorx="margin"/>
              </v:shape>
            </w:pict>
          </mc:Fallback>
        </mc:AlternateContent>
      </w:r>
    </w:p>
    <w:p w14:paraId="7408DB4F" w14:textId="77081933" w:rsidR="00D5279A" w:rsidRPr="00FC690C" w:rsidRDefault="00D5279A" w:rsidP="30B23281">
      <w:pPr>
        <w:spacing w:after="120" w:line="276" w:lineRule="auto"/>
        <w:rPr>
          <w:rFonts w:ascii="Calibri" w:hAnsi="Calibri" w:cs="Calibri"/>
          <w:color w:val="000000" w:themeColor="text1"/>
          <w:lang w:val="en-US"/>
          <w:rPrChange w:id="1557" w:author="Hussey, Ian (PSY)" w:date="2025-10-06T10:27:00Z" w16du:dateUtc="2025-10-06T08:27:00Z">
            <w:rPr>
              <w:rFonts w:ascii="Calibri" w:hAnsi="Calibri" w:cs="Calibri"/>
              <w:color w:val="000000" w:themeColor="text1"/>
            </w:rPr>
          </w:rPrChange>
        </w:rPr>
      </w:pPr>
    </w:p>
    <w:p w14:paraId="2C5A0391" w14:textId="6DD95F8F" w:rsidR="00D5279A" w:rsidRPr="00FC690C" w:rsidRDefault="00D5279A" w:rsidP="30B23281">
      <w:pPr>
        <w:spacing w:after="120" w:line="276" w:lineRule="auto"/>
        <w:rPr>
          <w:rFonts w:ascii="Calibri" w:hAnsi="Calibri" w:cs="Calibri"/>
          <w:color w:val="000000" w:themeColor="text1"/>
          <w:lang w:val="en-US"/>
          <w:rPrChange w:id="1558"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559"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25984" behindDoc="0" locked="0" layoutInCell="1" allowOverlap="1" wp14:anchorId="18FEC60C" wp14:editId="4733E10B">
                <wp:simplePos x="0" y="0"/>
                <wp:positionH relativeFrom="margin">
                  <wp:align>left</wp:align>
                </wp:positionH>
                <wp:positionV relativeFrom="paragraph">
                  <wp:posOffset>158311</wp:posOffset>
                </wp:positionV>
                <wp:extent cx="5835650" cy="920750"/>
                <wp:effectExtent l="0" t="0" r="12700" b="12700"/>
                <wp:wrapNone/>
                <wp:docPr id="427412038" name="Rechteck 4"/>
                <wp:cNvGraphicFramePr/>
                <a:graphic xmlns:a="http://schemas.openxmlformats.org/drawingml/2006/main">
                  <a:graphicData uri="http://schemas.microsoft.com/office/word/2010/wordprocessingShape">
                    <wps:wsp>
                      <wps:cNvSpPr/>
                      <wps:spPr>
                        <a:xfrm>
                          <a:off x="0" y="0"/>
                          <a:ext cx="5835650" cy="92075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6F324DCC" w14:textId="6A80F68F" w:rsidR="00497A4D" w:rsidRPr="00830C05" w:rsidRDefault="00497A4D" w:rsidP="002159B0">
                            <w:pPr>
                              <w:tabs>
                                <w:tab w:val="left" w:pos="2799"/>
                              </w:tabs>
                              <w:spacing w:line="276" w:lineRule="auto"/>
                              <w:jc w:val="both"/>
                              <w:rPr>
                                <w:rFonts w:ascii="Calibri" w:hAnsi="Calibri" w:cs="Calibri"/>
                                <w:color w:val="000000" w:themeColor="text1"/>
                              </w:rPr>
                            </w:pPr>
                            <w:r w:rsidRPr="009B4684">
                              <w:rPr>
                                <w:rFonts w:ascii="Calibri" w:hAnsi="Calibri" w:cs="Calibri"/>
                                <w:color w:val="000000" w:themeColor="text1"/>
                              </w:rPr>
                              <w:t xml:space="preserve">If the article contains more than one study or experiment, </w:t>
                            </w:r>
                            <w:r w:rsidRPr="009B4684">
                              <w:rPr>
                                <w:rFonts w:ascii="Calibri" w:hAnsi="Calibri" w:cs="Calibri"/>
                                <w:b/>
                                <w:bCs/>
                                <w:color w:val="000000" w:themeColor="text1"/>
                              </w:rPr>
                              <w:t xml:space="preserve">extract the measures from </w:t>
                            </w:r>
                            <w:del w:id="1560" w:author="Hussey, Ian (PSY)" w:date="2025-10-06T11:02:00Z" w16du:dateUtc="2025-10-06T09:02:00Z">
                              <w:r w:rsidRPr="009B4684" w:rsidDel="00B13512">
                                <w:rPr>
                                  <w:rFonts w:ascii="Calibri" w:hAnsi="Calibri" w:cs="Calibri"/>
                                  <w:b/>
                                  <w:bCs/>
                                  <w:color w:val="000000" w:themeColor="text1"/>
                                </w:rPr>
                                <w:delText xml:space="preserve">only </w:delText>
                              </w:r>
                            </w:del>
                            <w:ins w:id="1561" w:author="Hussey, Ian (PSY)" w:date="2025-10-06T11:02:00Z" w16du:dateUtc="2025-10-06T09:02:00Z">
                              <w:r w:rsidR="00B13512">
                                <w:rPr>
                                  <w:rFonts w:ascii="Calibri" w:hAnsi="Calibri" w:cs="Calibri"/>
                                  <w:b/>
                                  <w:bCs/>
                                  <w:color w:val="000000" w:themeColor="text1"/>
                                </w:rPr>
                                <w:t xml:space="preserve">one randomly selected study </w:t>
                              </w:r>
                            </w:ins>
                            <w:ins w:id="1562" w:author="Hussey, Ian (PSY)" w:date="2025-10-06T11:03:00Z" w16du:dateUtc="2025-10-06T09:03:00Z">
                              <w:r w:rsidR="00B13512">
                                <w:rPr>
                                  <w:rFonts w:ascii="Calibri" w:hAnsi="Calibri" w:cs="Calibri"/>
                                  <w:b/>
                                  <w:bCs/>
                                  <w:color w:val="000000" w:themeColor="text1"/>
                                </w:rPr>
                                <w:t xml:space="preserve">using this </w:t>
                              </w:r>
                              <w:r w:rsidR="00B13512">
                                <w:rPr>
                                  <w:rFonts w:ascii="Calibri" w:hAnsi="Calibri" w:cs="Calibri"/>
                                  <w:b/>
                                  <w:bCs/>
                                  <w:color w:val="000000" w:themeColor="text1"/>
                                </w:rPr>
                                <w:t xml:space="preserve">web app </w:t>
                              </w:r>
                              <w:r w:rsidR="00B13512">
                                <w:rPr>
                                  <w:rFonts w:ascii="Calibri" w:hAnsi="Calibri" w:cs="Calibri"/>
                                  <w:b/>
                                  <w:bCs/>
                                  <w:color w:val="000000" w:themeColor="text1"/>
                                </w:rPr>
                                <w:fldChar w:fldCharType="begin"/>
                              </w:r>
                              <w:r w:rsidR="00B13512">
                                <w:rPr>
                                  <w:rFonts w:ascii="Calibri" w:hAnsi="Calibri" w:cs="Calibri"/>
                                  <w:b/>
                                  <w:bCs/>
                                  <w:color w:val="000000" w:themeColor="text1"/>
                                </w:rPr>
                                <w:instrText>HYPERLINK "</w:instrText>
                              </w:r>
                              <w:r w:rsidR="00B13512" w:rsidRPr="00B13512">
                                <w:rPr>
                                  <w:rFonts w:ascii="Calibri" w:hAnsi="Calibri" w:cs="Calibri"/>
                                  <w:b/>
                                  <w:bCs/>
                                  <w:color w:val="000000" w:themeColor="text1"/>
                                </w:rPr>
                                <w:instrText>https://www.calculator.net/random-number-generator.html</w:instrText>
                              </w:r>
                              <w:r w:rsidR="00B13512">
                                <w:rPr>
                                  <w:rFonts w:ascii="Calibri" w:hAnsi="Calibri" w:cs="Calibri"/>
                                  <w:b/>
                                  <w:bCs/>
                                  <w:color w:val="000000" w:themeColor="text1"/>
                                </w:rPr>
                                <w:instrText>"</w:instrText>
                              </w:r>
                              <w:r w:rsidR="00B13512">
                                <w:rPr>
                                  <w:rFonts w:ascii="Calibri" w:hAnsi="Calibri" w:cs="Calibri"/>
                                  <w:b/>
                                  <w:bCs/>
                                  <w:color w:val="000000" w:themeColor="text1"/>
                                </w:rPr>
                              </w:r>
                              <w:r w:rsidR="00B13512">
                                <w:rPr>
                                  <w:rFonts w:ascii="Calibri" w:hAnsi="Calibri" w:cs="Calibri"/>
                                  <w:b/>
                                  <w:bCs/>
                                  <w:color w:val="000000" w:themeColor="text1"/>
                                </w:rPr>
                                <w:fldChar w:fldCharType="separate"/>
                              </w:r>
                              <w:r w:rsidR="00B13512" w:rsidRPr="00685F23">
                                <w:rPr>
                                  <w:rStyle w:val="Hyperlink"/>
                                  <w:rFonts w:ascii="Calibri" w:hAnsi="Calibri" w:cs="Calibri"/>
                                  <w:b/>
                                  <w:bCs/>
                                </w:rPr>
                                <w:t>https://www.calculator.net/random-number-generator.html</w:t>
                              </w:r>
                              <w:r w:rsidR="00B13512">
                                <w:rPr>
                                  <w:rFonts w:ascii="Calibri" w:hAnsi="Calibri" w:cs="Calibri"/>
                                  <w:b/>
                                  <w:bCs/>
                                  <w:color w:val="000000" w:themeColor="text1"/>
                                </w:rPr>
                                <w:fldChar w:fldCharType="end"/>
                              </w:r>
                            </w:ins>
                            <w:del w:id="1563" w:author="Hussey, Ian (PSY)" w:date="2025-10-06T11:03:00Z" w16du:dateUtc="2025-10-06T09:03:00Z">
                              <w:r w:rsidRPr="009B4684" w:rsidDel="00B13512">
                                <w:rPr>
                                  <w:rFonts w:ascii="Calibri" w:hAnsi="Calibri" w:cs="Calibri"/>
                                  <w:b/>
                                  <w:bCs/>
                                  <w:color w:val="000000" w:themeColor="text1"/>
                                </w:rPr>
                                <w:delText xml:space="preserve">the last </w:delText>
                              </w:r>
                              <w:r w:rsidR="00FB4DA6" w:rsidDel="00B13512">
                                <w:rPr>
                                  <w:rFonts w:ascii="Calibri" w:hAnsi="Calibri" w:cs="Calibri"/>
                                  <w:b/>
                                  <w:bCs/>
                                  <w:color w:val="000000" w:themeColor="text1"/>
                                </w:rPr>
                                <w:delText>study/experiment</w:delText>
                              </w:r>
                            </w:del>
                            <w:r w:rsidRPr="009B4684">
                              <w:rPr>
                                <w:rFonts w:ascii="Calibri" w:hAnsi="Calibri" w:cs="Calibri"/>
                                <w:color w:val="000000" w:themeColor="text1"/>
                              </w:rPr>
                              <w:t xml:space="preserve">. If there was more than one, record which study/experiment was extracted in the </w:t>
                            </w:r>
                            <w:r w:rsidR="00DD2E04">
                              <w:rPr>
                                <w:rFonts w:ascii="Calibri" w:hAnsi="Calibri" w:cs="Calibri"/>
                                <w:color w:val="000000" w:themeColor="text1"/>
                              </w:rPr>
                              <w:t>‘</w:t>
                            </w:r>
                            <w:del w:id="1564" w:author="Hussey, Ian (PSY)" w:date="2025-10-06T11:02:00Z" w16du:dateUtc="2025-10-06T09:02:00Z">
                              <w:r w:rsidRPr="009B4684" w:rsidDel="00B13512">
                                <w:rPr>
                                  <w:rFonts w:ascii="Calibri" w:hAnsi="Calibri" w:cs="Calibri"/>
                                  <w:color w:val="000000" w:themeColor="text1"/>
                                </w:rPr>
                                <w:delText>Notes</w:delText>
                              </w:r>
                              <w:r w:rsidR="00DD2E04" w:rsidDel="00B13512">
                                <w:rPr>
                                  <w:rFonts w:ascii="Calibri" w:hAnsi="Calibri" w:cs="Calibri"/>
                                  <w:color w:val="000000" w:themeColor="text1"/>
                                </w:rPr>
                                <w:delText>’</w:delText>
                              </w:r>
                              <w:r w:rsidRPr="009B4684" w:rsidDel="00B13512">
                                <w:rPr>
                                  <w:rFonts w:ascii="Calibri" w:hAnsi="Calibri" w:cs="Calibri"/>
                                  <w:color w:val="000000" w:themeColor="text1"/>
                                </w:rPr>
                                <w:delText xml:space="preserve"> </w:delText>
                              </w:r>
                            </w:del>
                            <w:ins w:id="1565" w:author="Hussey, Ian (PSY)" w:date="2025-10-06T11:02:00Z" w16du:dateUtc="2025-10-06T09:02:00Z">
                              <w:r w:rsidR="00B13512">
                                <w:rPr>
                                  <w:rFonts w:ascii="Calibri" w:hAnsi="Calibri" w:cs="Calibri"/>
                                  <w:color w:val="000000" w:themeColor="text1"/>
                                </w:rPr>
                                <w:t>Study number’</w:t>
                              </w:r>
                              <w:r w:rsidR="00B13512" w:rsidRPr="009B4684">
                                <w:rPr>
                                  <w:rFonts w:ascii="Calibri" w:hAnsi="Calibri" w:cs="Calibri"/>
                                  <w:color w:val="000000" w:themeColor="text1"/>
                                </w:rPr>
                                <w:t xml:space="preserve"> </w:t>
                              </w:r>
                            </w:ins>
                            <w:r w:rsidRPr="009B4684">
                              <w:rPr>
                                <w:rFonts w:ascii="Calibri" w:hAnsi="Calibri" w:cs="Calibri"/>
                                <w:color w:val="000000" w:themeColor="text1"/>
                              </w:rPr>
                              <w:t>column of codebook</w:t>
                            </w:r>
                            <w:ins w:id="1566" w:author="Hussey, Ian (PSY)" w:date="2025-10-06T11:11:00Z" w16du:dateUtc="2025-10-06T09:11:00Z">
                              <w:r w:rsidR="00EA2AA3">
                                <w:rPr>
                                  <w:rFonts w:ascii="Calibri" w:hAnsi="Calibri" w:cs="Calibri"/>
                                  <w:color w:val="000000" w:themeColor="text1"/>
                                </w:rPr>
                                <w:t>.</w:t>
                              </w:r>
                            </w:ins>
                            <w:del w:id="1567" w:author="Hussey, Ian (PSY)" w:date="2025-10-06T11:11:00Z" w16du:dateUtc="2025-10-06T09:11:00Z">
                              <w:r w:rsidRPr="009B4684" w:rsidDel="00EA2AA3">
                                <w:rPr>
                                  <w:rFonts w:ascii="Calibri" w:hAnsi="Calibri" w:cs="Calibri"/>
                                  <w:color w:val="000000" w:themeColor="text1"/>
                                </w:rPr>
                                <w:delText xml:space="preserve"> </w:delText>
                              </w:r>
                              <w:r w:rsidRPr="007478C2" w:rsidDel="00EA2AA3">
                                <w:rPr>
                                  <w:rFonts w:ascii="Calibri" w:hAnsi="Calibri" w:cs="Calibri"/>
                                  <w:color w:val="000000" w:themeColor="text1"/>
                                </w:rPr>
                                <w:delText>(</w:delText>
                              </w:r>
                              <w:r w:rsidR="007478C2" w:rsidRPr="007478C2" w:rsidDel="00EA2AA3">
                                <w:rPr>
                                  <w:rFonts w:ascii="Calibri" w:hAnsi="Calibri" w:cs="Calibri"/>
                                  <w:color w:val="000000" w:themeColor="text1"/>
                                </w:rPr>
                                <w:delText>6</w:delText>
                              </w:r>
                              <w:r w:rsidRPr="007478C2" w:rsidDel="00EA2AA3">
                                <w:rPr>
                                  <w:rFonts w:ascii="Calibri" w:hAnsi="Calibri" w:cs="Calibri"/>
                                  <w:color w:val="000000" w:themeColor="text1"/>
                                  <w:vertAlign w:val="superscript"/>
                                </w:rPr>
                                <w:delText>th</w:delText>
                              </w:r>
                              <w:r w:rsidRPr="007478C2" w:rsidDel="00EA2AA3">
                                <w:rPr>
                                  <w:rFonts w:ascii="Calibri" w:hAnsi="Calibri" w:cs="Calibri"/>
                                  <w:color w:val="000000" w:themeColor="text1"/>
                                </w:rPr>
                                <w:delText xml:space="preserve"> column).</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EC60C" id="Rechteck 4" o:spid="_x0000_s1028" style="position:absolute;margin-left:0;margin-top:12.45pt;width:459.5pt;height:72.5pt;z-index:251625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" fillcolor="white [3201]" strokecolor="black [3200]" strokeweight="1pt">
                <v:textbox>
                  <w:txbxContent>
                    <w:p w14:paraId="6F324DCC" w14:textId="6A80F68F" w:rsidR="00497A4D" w:rsidRPr="00830C05" w:rsidRDefault="00497A4D" w:rsidP="002159B0">
                      <w:pPr>
                        <w:tabs>
                          <w:tab w:val="left" w:pos="2799"/>
                        </w:tabs>
                        <w:spacing w:line="276" w:lineRule="auto"/>
                        <w:jc w:val="both"/>
                        <w:rPr>
                          <w:rFonts w:ascii="Calibri" w:hAnsi="Calibri" w:cs="Calibri"/>
                          <w:color w:val="000000" w:themeColor="text1"/>
                        </w:rPr>
                      </w:pPr>
                      <w:r w:rsidRPr="009B4684">
                        <w:rPr>
                          <w:rFonts w:ascii="Calibri" w:hAnsi="Calibri" w:cs="Calibri"/>
                          <w:color w:val="000000" w:themeColor="text1"/>
                        </w:rPr>
                        <w:t xml:space="preserve">If the article contains more than one study or experiment, </w:t>
                      </w:r>
                      <w:r w:rsidRPr="009B4684">
                        <w:rPr>
                          <w:rFonts w:ascii="Calibri" w:hAnsi="Calibri" w:cs="Calibri"/>
                          <w:b/>
                          <w:bCs/>
                          <w:color w:val="000000" w:themeColor="text1"/>
                        </w:rPr>
                        <w:t xml:space="preserve">extract the measures from </w:t>
                      </w:r>
                      <w:del w:id="1559" w:author="Hussey, Ian (PSY)" w:date="2025-10-06T11:02:00Z" w16du:dateUtc="2025-10-06T09:02:00Z">
                        <w:r w:rsidRPr="009B4684" w:rsidDel="00B13512">
                          <w:rPr>
                            <w:rFonts w:ascii="Calibri" w:hAnsi="Calibri" w:cs="Calibri"/>
                            <w:b/>
                            <w:bCs/>
                            <w:color w:val="000000" w:themeColor="text1"/>
                          </w:rPr>
                          <w:delText xml:space="preserve">only </w:delText>
                        </w:r>
                      </w:del>
                      <w:ins w:id="1560" w:author="Hussey, Ian (PSY)" w:date="2025-10-06T11:02:00Z" w16du:dateUtc="2025-10-06T09:02:00Z">
                        <w:r w:rsidR="00B13512">
                          <w:rPr>
                            <w:rFonts w:ascii="Calibri" w:hAnsi="Calibri" w:cs="Calibri"/>
                            <w:b/>
                            <w:bCs/>
                            <w:color w:val="000000" w:themeColor="text1"/>
                          </w:rPr>
                          <w:t xml:space="preserve">one randomly selected study </w:t>
                        </w:r>
                      </w:ins>
                      <w:ins w:id="1561" w:author="Hussey, Ian (PSY)" w:date="2025-10-06T11:03:00Z" w16du:dateUtc="2025-10-06T09:03:00Z">
                        <w:r w:rsidR="00B13512">
                          <w:rPr>
                            <w:rFonts w:ascii="Calibri" w:hAnsi="Calibri" w:cs="Calibri"/>
                            <w:b/>
                            <w:bCs/>
                            <w:color w:val="000000" w:themeColor="text1"/>
                          </w:rPr>
                          <w:t xml:space="preserve">using this web app </w:t>
                        </w:r>
                        <w:r w:rsidR="00B13512">
                          <w:rPr>
                            <w:rFonts w:ascii="Calibri" w:hAnsi="Calibri" w:cs="Calibri"/>
                            <w:b/>
                            <w:bCs/>
                            <w:color w:val="000000" w:themeColor="text1"/>
                          </w:rPr>
                          <w:fldChar w:fldCharType="begin"/>
                        </w:r>
                        <w:r w:rsidR="00B13512">
                          <w:rPr>
                            <w:rFonts w:ascii="Calibri" w:hAnsi="Calibri" w:cs="Calibri"/>
                            <w:b/>
                            <w:bCs/>
                            <w:color w:val="000000" w:themeColor="text1"/>
                          </w:rPr>
                          <w:instrText>HYPERLINK "</w:instrText>
                        </w:r>
                        <w:r w:rsidR="00B13512" w:rsidRPr="00B13512">
                          <w:rPr>
                            <w:rFonts w:ascii="Calibri" w:hAnsi="Calibri" w:cs="Calibri"/>
                            <w:b/>
                            <w:bCs/>
                            <w:color w:val="000000" w:themeColor="text1"/>
                          </w:rPr>
                          <w:instrText>https://www.calculator.net/random-number-generator.html</w:instrText>
                        </w:r>
                        <w:r w:rsidR="00B13512">
                          <w:rPr>
                            <w:rFonts w:ascii="Calibri" w:hAnsi="Calibri" w:cs="Calibri"/>
                            <w:b/>
                            <w:bCs/>
                            <w:color w:val="000000" w:themeColor="text1"/>
                          </w:rPr>
                          <w:instrText>"</w:instrText>
                        </w:r>
                        <w:r w:rsidR="00B13512">
                          <w:rPr>
                            <w:rFonts w:ascii="Calibri" w:hAnsi="Calibri" w:cs="Calibri"/>
                            <w:b/>
                            <w:bCs/>
                            <w:color w:val="000000" w:themeColor="text1"/>
                          </w:rPr>
                          <w:fldChar w:fldCharType="separate"/>
                        </w:r>
                        <w:r w:rsidR="00B13512" w:rsidRPr="00685F23">
                          <w:rPr>
                            <w:rStyle w:val="Hyperlink"/>
                            <w:rFonts w:ascii="Calibri" w:hAnsi="Calibri" w:cs="Calibri"/>
                            <w:b/>
                            <w:bCs/>
                          </w:rPr>
                          <w:t>https://www.calculator.net/random-number-generator.html</w:t>
                        </w:r>
                        <w:r w:rsidR="00B13512">
                          <w:rPr>
                            <w:rFonts w:ascii="Calibri" w:hAnsi="Calibri" w:cs="Calibri"/>
                            <w:b/>
                            <w:bCs/>
                            <w:color w:val="000000" w:themeColor="text1"/>
                          </w:rPr>
                          <w:fldChar w:fldCharType="end"/>
                        </w:r>
                      </w:ins>
                      <w:del w:id="1562" w:author="Hussey, Ian (PSY)" w:date="2025-10-06T11:03:00Z" w16du:dateUtc="2025-10-06T09:03:00Z">
                        <w:r w:rsidRPr="009B4684" w:rsidDel="00B13512">
                          <w:rPr>
                            <w:rFonts w:ascii="Calibri" w:hAnsi="Calibri" w:cs="Calibri"/>
                            <w:b/>
                            <w:bCs/>
                            <w:color w:val="000000" w:themeColor="text1"/>
                          </w:rPr>
                          <w:delText xml:space="preserve">the last </w:delText>
                        </w:r>
                        <w:r w:rsidR="00FB4DA6" w:rsidDel="00B13512">
                          <w:rPr>
                            <w:rFonts w:ascii="Calibri" w:hAnsi="Calibri" w:cs="Calibri"/>
                            <w:b/>
                            <w:bCs/>
                            <w:color w:val="000000" w:themeColor="text1"/>
                          </w:rPr>
                          <w:delText>study/experiment</w:delText>
                        </w:r>
                      </w:del>
                      <w:r w:rsidRPr="009B4684">
                        <w:rPr>
                          <w:rFonts w:ascii="Calibri" w:hAnsi="Calibri" w:cs="Calibri"/>
                          <w:color w:val="000000" w:themeColor="text1"/>
                        </w:rPr>
                        <w:t xml:space="preserve">. If there was more than one, record which study/experiment was extracted in the </w:t>
                      </w:r>
                      <w:r w:rsidR="00DD2E04">
                        <w:rPr>
                          <w:rFonts w:ascii="Calibri" w:hAnsi="Calibri" w:cs="Calibri"/>
                          <w:color w:val="000000" w:themeColor="text1"/>
                        </w:rPr>
                        <w:t>‘</w:t>
                      </w:r>
                      <w:del w:id="1563" w:author="Hussey, Ian (PSY)" w:date="2025-10-06T11:02:00Z" w16du:dateUtc="2025-10-06T09:02:00Z">
                        <w:r w:rsidRPr="009B4684" w:rsidDel="00B13512">
                          <w:rPr>
                            <w:rFonts w:ascii="Calibri" w:hAnsi="Calibri" w:cs="Calibri"/>
                            <w:color w:val="000000" w:themeColor="text1"/>
                          </w:rPr>
                          <w:delText>Notes</w:delText>
                        </w:r>
                        <w:r w:rsidR="00DD2E04" w:rsidDel="00B13512">
                          <w:rPr>
                            <w:rFonts w:ascii="Calibri" w:hAnsi="Calibri" w:cs="Calibri"/>
                            <w:color w:val="000000" w:themeColor="text1"/>
                          </w:rPr>
                          <w:delText>’</w:delText>
                        </w:r>
                        <w:r w:rsidRPr="009B4684" w:rsidDel="00B13512">
                          <w:rPr>
                            <w:rFonts w:ascii="Calibri" w:hAnsi="Calibri" w:cs="Calibri"/>
                            <w:color w:val="000000" w:themeColor="text1"/>
                          </w:rPr>
                          <w:delText xml:space="preserve"> </w:delText>
                        </w:r>
                      </w:del>
                      <w:ins w:id="1564" w:author="Hussey, Ian (PSY)" w:date="2025-10-06T11:02:00Z" w16du:dateUtc="2025-10-06T09:02:00Z">
                        <w:r w:rsidR="00B13512">
                          <w:rPr>
                            <w:rFonts w:ascii="Calibri" w:hAnsi="Calibri" w:cs="Calibri"/>
                            <w:color w:val="000000" w:themeColor="text1"/>
                          </w:rPr>
                          <w:t>Study number’</w:t>
                        </w:r>
                        <w:r w:rsidR="00B13512" w:rsidRPr="009B4684">
                          <w:rPr>
                            <w:rFonts w:ascii="Calibri" w:hAnsi="Calibri" w:cs="Calibri"/>
                            <w:color w:val="000000" w:themeColor="text1"/>
                          </w:rPr>
                          <w:t xml:space="preserve"> </w:t>
                        </w:r>
                      </w:ins>
                      <w:r w:rsidRPr="009B4684">
                        <w:rPr>
                          <w:rFonts w:ascii="Calibri" w:hAnsi="Calibri" w:cs="Calibri"/>
                          <w:color w:val="000000" w:themeColor="text1"/>
                        </w:rPr>
                        <w:t>column of codebook</w:t>
                      </w:r>
                      <w:ins w:id="1565" w:author="Hussey, Ian (PSY)" w:date="2025-10-06T11:11:00Z" w16du:dateUtc="2025-10-06T09:11:00Z">
                        <w:r w:rsidR="00EA2AA3">
                          <w:rPr>
                            <w:rFonts w:ascii="Calibri" w:hAnsi="Calibri" w:cs="Calibri"/>
                            <w:color w:val="000000" w:themeColor="text1"/>
                          </w:rPr>
                          <w:t>.</w:t>
                        </w:r>
                      </w:ins>
                      <w:del w:id="1566" w:author="Hussey, Ian (PSY)" w:date="2025-10-06T11:11:00Z" w16du:dateUtc="2025-10-06T09:11:00Z">
                        <w:r w:rsidRPr="009B4684" w:rsidDel="00EA2AA3">
                          <w:rPr>
                            <w:rFonts w:ascii="Calibri" w:hAnsi="Calibri" w:cs="Calibri"/>
                            <w:color w:val="000000" w:themeColor="text1"/>
                          </w:rPr>
                          <w:delText xml:space="preserve"> </w:delText>
                        </w:r>
                        <w:r w:rsidRPr="007478C2" w:rsidDel="00EA2AA3">
                          <w:rPr>
                            <w:rFonts w:ascii="Calibri" w:hAnsi="Calibri" w:cs="Calibri"/>
                            <w:color w:val="000000" w:themeColor="text1"/>
                          </w:rPr>
                          <w:delText>(</w:delText>
                        </w:r>
                        <w:r w:rsidR="007478C2" w:rsidRPr="007478C2" w:rsidDel="00EA2AA3">
                          <w:rPr>
                            <w:rFonts w:ascii="Calibri" w:hAnsi="Calibri" w:cs="Calibri"/>
                            <w:color w:val="000000" w:themeColor="text1"/>
                          </w:rPr>
                          <w:delText>6</w:delText>
                        </w:r>
                        <w:r w:rsidRPr="007478C2" w:rsidDel="00EA2AA3">
                          <w:rPr>
                            <w:rFonts w:ascii="Calibri" w:hAnsi="Calibri" w:cs="Calibri"/>
                            <w:color w:val="000000" w:themeColor="text1"/>
                            <w:vertAlign w:val="superscript"/>
                          </w:rPr>
                          <w:delText>th</w:delText>
                        </w:r>
                        <w:r w:rsidRPr="007478C2" w:rsidDel="00EA2AA3">
                          <w:rPr>
                            <w:rFonts w:ascii="Calibri" w:hAnsi="Calibri" w:cs="Calibri"/>
                            <w:color w:val="000000" w:themeColor="text1"/>
                          </w:rPr>
                          <w:delText xml:space="preserve"> column).</w:delText>
                        </w:r>
                      </w:del>
                    </w:p>
                  </w:txbxContent>
                </v:textbox>
                <w10:wrap anchorx="margin"/>
              </v:rect>
            </w:pict>
          </mc:Fallback>
        </mc:AlternateContent>
      </w:r>
      <w:commentRangeStart w:id="1568"/>
      <w:commentRangeEnd w:id="1568"/>
      <w:r w:rsidR="00B13512">
        <w:rPr>
          <w:rStyle w:val="CommentReference"/>
        </w:rPr>
        <w:commentReference w:id="1568"/>
      </w:r>
    </w:p>
    <w:p w14:paraId="196F7C73" w14:textId="7E377183" w:rsidR="00D5279A" w:rsidRPr="00FC690C" w:rsidRDefault="00D5279A" w:rsidP="30B23281">
      <w:pPr>
        <w:spacing w:after="120" w:line="276" w:lineRule="auto"/>
        <w:rPr>
          <w:rFonts w:ascii="Calibri" w:hAnsi="Calibri" w:cs="Calibri"/>
          <w:color w:val="000000" w:themeColor="text1"/>
          <w:lang w:val="en-US"/>
          <w:rPrChange w:id="1569" w:author="Hussey, Ian (PSY)" w:date="2025-10-06T10:27:00Z" w16du:dateUtc="2025-10-06T08:27:00Z">
            <w:rPr>
              <w:rFonts w:ascii="Calibri" w:hAnsi="Calibri" w:cs="Calibri"/>
              <w:color w:val="000000" w:themeColor="text1"/>
            </w:rPr>
          </w:rPrChange>
        </w:rPr>
      </w:pPr>
    </w:p>
    <w:p w14:paraId="0F44A16B" w14:textId="6EFA8BA2" w:rsidR="00497A4D" w:rsidRPr="00FC690C" w:rsidRDefault="00497A4D" w:rsidP="1B511046">
      <w:pPr>
        <w:spacing w:after="120" w:line="276" w:lineRule="auto"/>
        <w:rPr>
          <w:rFonts w:ascii="Calibri" w:hAnsi="Calibri" w:cs="Calibri"/>
          <w:color w:val="000000" w:themeColor="text1"/>
          <w:lang w:val="en-US"/>
          <w:rPrChange w:id="1570" w:author="Hussey, Ian (PSY)" w:date="2025-10-06T10:27:00Z" w16du:dateUtc="2025-10-06T08:27:00Z">
            <w:rPr>
              <w:rFonts w:ascii="Calibri" w:hAnsi="Calibri" w:cs="Calibri"/>
              <w:color w:val="000000" w:themeColor="text1"/>
            </w:rPr>
          </w:rPrChange>
        </w:rPr>
      </w:pPr>
    </w:p>
    <w:p w14:paraId="782D7F4B" w14:textId="130CFC13" w:rsidR="00E32F63" w:rsidRPr="00FC690C" w:rsidRDefault="00E32F63" w:rsidP="00AA6BF9">
      <w:pPr>
        <w:spacing w:after="120" w:line="276" w:lineRule="auto"/>
        <w:rPr>
          <w:rFonts w:ascii="Calibri" w:hAnsi="Calibri" w:cs="Calibri"/>
          <w:color w:val="000000" w:themeColor="text1"/>
          <w:lang w:val="en-US"/>
          <w:rPrChange w:id="1571" w:author="Hussey, Ian (PSY)" w:date="2025-10-06T10:27:00Z" w16du:dateUtc="2025-10-06T08:27:00Z">
            <w:rPr>
              <w:rFonts w:ascii="Calibri" w:hAnsi="Calibri" w:cs="Calibri"/>
              <w:color w:val="000000" w:themeColor="text1"/>
            </w:rPr>
          </w:rPrChange>
        </w:rPr>
      </w:pPr>
    </w:p>
    <w:p w14:paraId="407B81D5" w14:textId="391613EB" w:rsidR="00E32F63" w:rsidRPr="00FC690C" w:rsidRDefault="00E32F63" w:rsidP="00497A4D">
      <w:pPr>
        <w:spacing w:line="276" w:lineRule="auto"/>
        <w:ind w:left="720"/>
        <w:rPr>
          <w:rFonts w:ascii="Calibri" w:hAnsi="Calibri" w:cs="Calibri"/>
          <w:color w:val="000000" w:themeColor="text1"/>
          <w:lang w:val="en-US"/>
          <w:rPrChange w:id="1572" w:author="Hussey, Ian (PSY)" w:date="2025-10-06T10:27:00Z" w16du:dateUtc="2025-10-06T08:27:00Z">
            <w:rPr>
              <w:rFonts w:ascii="Calibri" w:hAnsi="Calibri" w:cs="Calibri"/>
              <w:color w:val="000000" w:themeColor="text1"/>
            </w:rPr>
          </w:rPrChange>
        </w:rPr>
      </w:pPr>
    </w:p>
    <w:p w14:paraId="785E7F91" w14:textId="1F06EE52" w:rsidR="00497A4D" w:rsidRPr="00FC690C" w:rsidRDefault="00980AD2" w:rsidP="00497A4D">
      <w:pPr>
        <w:spacing w:line="276" w:lineRule="auto"/>
        <w:ind w:left="720"/>
        <w:rPr>
          <w:rFonts w:ascii="Calibri" w:hAnsi="Calibri" w:cs="Calibri"/>
          <w:color w:val="000000" w:themeColor="text1"/>
          <w:lang w:val="en-US"/>
          <w:rPrChange w:id="1573"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574"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730432" behindDoc="0" locked="0" layoutInCell="1" allowOverlap="1" wp14:anchorId="478A17C9" wp14:editId="2592FA94">
                <wp:simplePos x="0" y="0"/>
                <wp:positionH relativeFrom="margin">
                  <wp:align>center</wp:align>
                </wp:positionH>
                <wp:positionV relativeFrom="paragraph">
                  <wp:posOffset>81116</wp:posOffset>
                </wp:positionV>
                <wp:extent cx="510363" cy="361507"/>
                <wp:effectExtent l="38100" t="0" r="4445" b="38735"/>
                <wp:wrapNone/>
                <wp:docPr id="1526869447"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v:shape id="Pfeil: nach unten 5" style="position:absolute;margin-left:0;margin-top:6.4pt;width:40.2pt;height:28.45pt;z-index:251730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01]" strokecolor="black [3200]"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" w14:anchorId="76C5DBA4">
                <w10:wrap anchorx="margin"/>
              </v:shape>
            </w:pict>
          </mc:Fallback>
        </mc:AlternateContent>
      </w:r>
    </w:p>
    <w:p w14:paraId="5C50CDB1" w14:textId="51A5F0A6" w:rsidR="00497A4D" w:rsidRPr="00FC690C" w:rsidRDefault="00497A4D" w:rsidP="00497A4D">
      <w:pPr>
        <w:spacing w:line="276" w:lineRule="auto"/>
        <w:ind w:left="720"/>
        <w:rPr>
          <w:rFonts w:ascii="Calibri" w:hAnsi="Calibri" w:cs="Calibri"/>
          <w:color w:val="000000" w:themeColor="text1"/>
          <w:lang w:val="en-US"/>
          <w:rPrChange w:id="1575" w:author="Hussey, Ian (PSY)" w:date="2025-10-06T10:27:00Z" w16du:dateUtc="2025-10-06T08:27:00Z">
            <w:rPr>
              <w:rFonts w:ascii="Calibri" w:hAnsi="Calibri" w:cs="Calibri"/>
              <w:color w:val="000000" w:themeColor="text1"/>
            </w:rPr>
          </w:rPrChange>
        </w:rPr>
      </w:pPr>
    </w:p>
    <w:p w14:paraId="22EFEE6C" w14:textId="08B4FF58" w:rsidR="00497A4D" w:rsidRPr="00FC690C" w:rsidRDefault="00497A4D" w:rsidP="00497A4D">
      <w:pPr>
        <w:spacing w:line="276" w:lineRule="auto"/>
        <w:ind w:left="720"/>
        <w:rPr>
          <w:rFonts w:ascii="Calibri" w:hAnsi="Calibri" w:cs="Calibri"/>
          <w:color w:val="000000" w:themeColor="text1"/>
          <w:lang w:val="en-US"/>
          <w:rPrChange w:id="1576" w:author="Hussey, Ian (PSY)" w:date="2025-10-06T10:27:00Z" w16du:dateUtc="2025-10-06T08:27:00Z">
            <w:rPr>
              <w:rFonts w:ascii="Calibri" w:hAnsi="Calibri" w:cs="Calibri"/>
              <w:color w:val="000000" w:themeColor="text1"/>
            </w:rPr>
          </w:rPrChange>
        </w:rPr>
      </w:pPr>
    </w:p>
    <w:p w14:paraId="699A6705" w14:textId="445C48A7" w:rsidR="00497A4D" w:rsidRPr="00FC690C" w:rsidRDefault="00980AD2" w:rsidP="00497A4D">
      <w:pPr>
        <w:spacing w:line="276" w:lineRule="auto"/>
        <w:ind w:left="720"/>
        <w:rPr>
          <w:rFonts w:ascii="Calibri" w:hAnsi="Calibri" w:cs="Calibri"/>
          <w:color w:val="000000" w:themeColor="text1"/>
          <w:lang w:val="en-US"/>
          <w:rPrChange w:id="1577"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578"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43392" behindDoc="0" locked="0" layoutInCell="1" allowOverlap="1" wp14:anchorId="46F93CB0" wp14:editId="7C7BB630">
                <wp:simplePos x="0" y="0"/>
                <wp:positionH relativeFrom="margin">
                  <wp:align>left</wp:align>
                </wp:positionH>
                <wp:positionV relativeFrom="paragraph">
                  <wp:posOffset>162580</wp:posOffset>
                </wp:positionV>
                <wp:extent cx="5835650" cy="1416106"/>
                <wp:effectExtent l="0" t="0" r="19050" b="19050"/>
                <wp:wrapNone/>
                <wp:docPr id="966131088" name="Rechteck 4"/>
                <wp:cNvGraphicFramePr/>
                <a:graphic xmlns:a="http://schemas.openxmlformats.org/drawingml/2006/main">
                  <a:graphicData uri="http://schemas.microsoft.com/office/word/2010/wordprocessingShape">
                    <wps:wsp>
                      <wps:cNvSpPr/>
                      <wps:spPr>
                        <a:xfrm>
                          <a:off x="0" y="0"/>
                          <a:ext cx="5835650" cy="1416106"/>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AC882B4" w14:textId="77777777" w:rsidR="00EA2AA3" w:rsidRDefault="00EA2AA3" w:rsidP="002159B0">
                            <w:pPr>
                              <w:spacing w:line="276" w:lineRule="auto"/>
                              <w:jc w:val="both"/>
                              <w:rPr>
                                <w:ins w:id="1579" w:author="Hussey, Ian (PSY)" w:date="2025-10-06T11:15:00Z" w16du:dateUtc="2025-10-06T09:15:00Z"/>
                                <w:rFonts w:ascii="Calibri" w:hAnsi="Calibri" w:cs="Calibri"/>
                                <w:color w:val="000000" w:themeColor="text1"/>
                              </w:rPr>
                            </w:pPr>
                            <w:ins w:id="1580" w:author="Hussey, Ian (PSY)" w:date="2025-10-06T11:15:00Z" w16du:dateUtc="2025-10-06T09:15:00Z">
                              <w:r>
                                <w:rPr>
                                  <w:rFonts w:ascii="Calibri" w:hAnsi="Calibri" w:cs="Calibri"/>
                                  <w:color w:val="000000" w:themeColor="text1"/>
                                </w:rPr>
                                <w:t xml:space="preserve">Take note of the time, as this is a time limited exercise. </w:t>
                              </w:r>
                            </w:ins>
                          </w:p>
                          <w:p w14:paraId="64804B35" w14:textId="77777777" w:rsidR="00EA2AA3" w:rsidRDefault="00EA2AA3" w:rsidP="002159B0">
                            <w:pPr>
                              <w:spacing w:line="276" w:lineRule="auto"/>
                              <w:jc w:val="both"/>
                              <w:rPr>
                                <w:ins w:id="1581" w:author="Hussey, Ian (PSY)" w:date="2025-10-06T11:15:00Z" w16du:dateUtc="2025-10-06T09:15:00Z"/>
                                <w:rFonts w:ascii="Calibri" w:hAnsi="Calibri" w:cs="Calibri"/>
                                <w:color w:val="000000" w:themeColor="text1"/>
                              </w:rPr>
                            </w:pPr>
                          </w:p>
                          <w:p w14:paraId="77DF8218" w14:textId="31F6CF6D" w:rsidR="00497A4D" w:rsidRPr="00101B05" w:rsidRDefault="00426DC2" w:rsidP="002159B0">
                            <w:pPr>
                              <w:spacing w:line="276" w:lineRule="auto"/>
                              <w:jc w:val="both"/>
                              <w:rPr>
                                <w:rFonts w:ascii="Calibri" w:hAnsi="Calibri" w:cs="Calibri"/>
                                <w:color w:val="000000" w:themeColor="text1"/>
                              </w:rPr>
                            </w:pPr>
                            <w:r>
                              <w:rPr>
                                <w:rFonts w:ascii="Calibri" w:hAnsi="Calibri" w:cs="Calibri"/>
                                <w:color w:val="000000" w:themeColor="text1"/>
                              </w:rPr>
                              <w:t xml:space="preserve">Start </w:t>
                            </w:r>
                            <w:del w:id="1582" w:author="Hussey, Ian (PSY)" w:date="2025-10-06T11:04:00Z" w16du:dateUtc="2025-10-06T09:04:00Z">
                              <w:r w:rsidDel="00B13512">
                                <w:rPr>
                                  <w:rFonts w:ascii="Calibri" w:hAnsi="Calibri" w:cs="Calibri"/>
                                  <w:color w:val="000000" w:themeColor="text1"/>
                                </w:rPr>
                                <w:delText xml:space="preserve">with </w:delText>
                              </w:r>
                            </w:del>
                            <w:ins w:id="1583" w:author="Hussey, Ian (PSY)" w:date="2025-10-06T11:04:00Z" w16du:dateUtc="2025-10-06T09:04:00Z">
                              <w:r w:rsidR="00B13512">
                                <w:rPr>
                                  <w:rFonts w:ascii="Calibri" w:hAnsi="Calibri" w:cs="Calibri"/>
                                  <w:color w:val="000000" w:themeColor="text1"/>
                                </w:rPr>
                                <w:t xml:space="preserve">by </w:t>
                              </w:r>
                            </w:ins>
                            <w:r>
                              <w:rPr>
                                <w:rFonts w:ascii="Calibri" w:hAnsi="Calibri" w:cs="Calibri"/>
                                <w:color w:val="000000" w:themeColor="text1"/>
                              </w:rPr>
                              <w:t>e</w:t>
                            </w:r>
                            <w:r w:rsidR="00497A4D" w:rsidRPr="00101B05">
                              <w:rPr>
                                <w:rFonts w:ascii="Calibri" w:hAnsi="Calibri" w:cs="Calibri"/>
                                <w:color w:val="000000" w:themeColor="text1"/>
                              </w:rPr>
                              <w:t>xtract</w:t>
                            </w:r>
                            <w:r>
                              <w:rPr>
                                <w:rFonts w:ascii="Calibri" w:hAnsi="Calibri" w:cs="Calibri"/>
                                <w:color w:val="000000" w:themeColor="text1"/>
                              </w:rPr>
                              <w:t>ing</w:t>
                            </w:r>
                            <w:r w:rsidR="00497A4D" w:rsidRPr="00101B05">
                              <w:rPr>
                                <w:rFonts w:ascii="Calibri" w:hAnsi="Calibri" w:cs="Calibri"/>
                                <w:color w:val="000000" w:themeColor="text1"/>
                              </w:rPr>
                              <w:t xml:space="preserve"> the </w:t>
                            </w:r>
                            <w:r w:rsidR="00497A4D" w:rsidRPr="00624B21">
                              <w:rPr>
                                <w:rFonts w:ascii="Calibri" w:hAnsi="Calibri" w:cs="Calibri"/>
                                <w:b/>
                                <w:bCs/>
                                <w:color w:val="000000" w:themeColor="text1"/>
                              </w:rPr>
                              <w:t>names of all measures employed in the study</w:t>
                            </w:r>
                            <w:ins w:id="1584" w:author="Hussey, Ian (PSY)" w:date="2025-10-06T11:04:00Z" w16du:dateUtc="2025-10-06T09:04:00Z">
                              <w:r w:rsidR="00B13512">
                                <w:rPr>
                                  <w:rFonts w:ascii="Calibri" w:hAnsi="Calibri" w:cs="Calibri"/>
                                  <w:b/>
                                  <w:bCs/>
                                  <w:color w:val="000000" w:themeColor="text1"/>
                                </w:rPr>
                                <w:t xml:space="preserve"> into </w:t>
                              </w:r>
                            </w:ins>
                            <w:ins w:id="1585" w:author="Hussey, Ian (PSY)" w:date="2025-10-06T11:06:00Z" w16du:dateUtc="2025-10-06T09:06:00Z">
                              <w:r w:rsidR="00B13512">
                                <w:rPr>
                                  <w:rFonts w:ascii="Calibri" w:hAnsi="Calibri" w:cs="Calibri"/>
                                  <w:b/>
                                  <w:bCs/>
                                  <w:color w:val="000000" w:themeColor="text1"/>
                                </w:rPr>
                                <w:t>codebook.xlsx</w:t>
                              </w:r>
                            </w:ins>
                            <w:r w:rsidR="00497A4D" w:rsidRPr="00101B05">
                              <w:rPr>
                                <w:rFonts w:ascii="Calibri" w:hAnsi="Calibri" w:cs="Calibri"/>
                                <w:color w:val="000000" w:themeColor="text1"/>
                              </w:rPr>
                              <w:t xml:space="preserve">. For each measure, </w:t>
                            </w:r>
                            <w:ins w:id="1586" w:author="Hussey, Ian (PSY)" w:date="2025-10-06T11:06:00Z" w16du:dateUtc="2025-10-06T09:06:00Z">
                              <w:r w:rsidR="00B13512">
                                <w:rPr>
                                  <w:rFonts w:ascii="Calibri" w:hAnsi="Calibri" w:cs="Calibri"/>
                                  <w:color w:val="000000" w:themeColor="text1"/>
                                </w:rPr>
                                <w:t>insert a new row for the current artilce (i.e., one row per meausure) and increment t</w:t>
                              </w:r>
                            </w:ins>
                            <w:ins w:id="1587" w:author="Hussey, Ian (PSY)" w:date="2025-10-06T11:07:00Z" w16du:dateUtc="2025-10-06T09:07:00Z">
                              <w:r w:rsidR="00B13512">
                                <w:rPr>
                                  <w:rFonts w:ascii="Calibri" w:hAnsi="Calibri" w:cs="Calibri"/>
                                  <w:color w:val="000000" w:themeColor="text1"/>
                                </w:rPr>
                                <w:t xml:space="preserve">he ‘Measure number’ value by 1. </w:t>
                              </w:r>
                            </w:ins>
                            <w:del w:id="1588" w:author="Hussey, Ian (PSY)" w:date="2025-10-06T11:07:00Z" w16du:dateUtc="2025-10-06T09:07:00Z">
                              <w:r w:rsidR="00497A4D" w:rsidRPr="00101B05" w:rsidDel="00B13512">
                                <w:rPr>
                                  <w:rFonts w:ascii="Calibri" w:hAnsi="Calibri" w:cs="Calibri"/>
                                  <w:color w:val="000000" w:themeColor="text1"/>
                                </w:rPr>
                                <w:delText xml:space="preserve">record </w:delText>
                              </w:r>
                            </w:del>
                            <w:ins w:id="1589" w:author="Hussey, Ian (PSY)" w:date="2025-10-06T11:07:00Z" w16du:dateUtc="2025-10-06T09:07:00Z">
                              <w:r w:rsidR="00B13512">
                                <w:rPr>
                                  <w:rFonts w:ascii="Calibri" w:hAnsi="Calibri" w:cs="Calibri"/>
                                  <w:color w:val="000000" w:themeColor="text1"/>
                                </w:rPr>
                                <w:t>R</w:t>
                              </w:r>
                              <w:r w:rsidR="00B13512" w:rsidRPr="00101B05">
                                <w:rPr>
                                  <w:rFonts w:ascii="Calibri" w:hAnsi="Calibri" w:cs="Calibri"/>
                                  <w:color w:val="000000" w:themeColor="text1"/>
                                </w:rPr>
                                <w:t xml:space="preserve">ecord </w:t>
                              </w:r>
                            </w:ins>
                            <w:del w:id="1590" w:author="Hussey, Ian (PSY)" w:date="2025-10-06T11:07:00Z" w16du:dateUtc="2025-10-06T09:07:00Z">
                              <w:r w:rsidR="00497A4D" w:rsidRPr="00101B05" w:rsidDel="00B13512">
                                <w:rPr>
                                  <w:rFonts w:ascii="Calibri" w:hAnsi="Calibri" w:cs="Calibri"/>
                                  <w:color w:val="000000" w:themeColor="text1"/>
                                </w:rPr>
                                <w:delText xml:space="preserve">its </w:delText>
                              </w:r>
                            </w:del>
                            <w:ins w:id="1591" w:author="Hussey, Ian (PSY)" w:date="2025-10-06T11:07:00Z" w16du:dateUtc="2025-10-06T09:07:00Z">
                              <w:r w:rsidR="00B13512">
                                <w:rPr>
                                  <w:rFonts w:ascii="Calibri" w:hAnsi="Calibri" w:cs="Calibri"/>
                                  <w:color w:val="000000" w:themeColor="text1"/>
                                </w:rPr>
                                <w:t xml:space="preserve">the measure’s </w:t>
                              </w:r>
                            </w:ins>
                            <w:r w:rsidR="00497A4D" w:rsidRPr="00101B05">
                              <w:rPr>
                                <w:rFonts w:ascii="Calibri" w:hAnsi="Calibri" w:cs="Calibri"/>
                                <w:color w:val="000000" w:themeColor="text1"/>
                              </w:rPr>
                              <w:t xml:space="preserve">name in a </w:t>
                            </w:r>
                            <w:ins w:id="1592" w:author="Hussey, Ian (PSY)" w:date="2025-10-06T11:07:00Z" w16du:dateUtc="2025-10-06T09:07:00Z">
                              <w:r w:rsidR="00B13512">
                                <w:rPr>
                                  <w:rFonts w:ascii="Calibri" w:hAnsi="Calibri" w:cs="Calibri"/>
                                  <w:color w:val="000000" w:themeColor="text1"/>
                                </w:rPr>
                                <w:t xml:space="preserve">the </w:t>
                              </w:r>
                            </w:ins>
                            <w:r w:rsidR="00DD2E04">
                              <w:rPr>
                                <w:rFonts w:ascii="Calibri" w:hAnsi="Calibri" w:cs="Calibri"/>
                                <w:color w:val="000000" w:themeColor="text1"/>
                              </w:rPr>
                              <w:t>‘</w:t>
                            </w:r>
                            <w:ins w:id="1593" w:author="Hussey, Ian (PSY)" w:date="2025-10-06T11:07:00Z" w16du:dateUtc="2025-10-06T09:07:00Z">
                              <w:r w:rsidR="00B13512">
                                <w:rPr>
                                  <w:rFonts w:ascii="Calibri" w:hAnsi="Calibri" w:cs="Calibri"/>
                                  <w:color w:val="000000" w:themeColor="text1"/>
                                </w:rPr>
                                <w:t>M</w:t>
                              </w:r>
                            </w:ins>
                            <w:del w:id="1594" w:author="Hussey, Ian (PSY)" w:date="2025-10-06T11:07:00Z" w16du:dateUtc="2025-10-06T09:07:00Z">
                              <w:r w:rsidR="00497A4D" w:rsidRPr="00101B05" w:rsidDel="00B13512">
                                <w:rPr>
                                  <w:rFonts w:ascii="Calibri" w:hAnsi="Calibri" w:cs="Calibri"/>
                                  <w:color w:val="000000" w:themeColor="text1"/>
                                </w:rPr>
                                <w:delText>m</w:delText>
                              </w:r>
                            </w:del>
                            <w:r w:rsidR="00497A4D" w:rsidRPr="00101B05">
                              <w:rPr>
                                <w:rFonts w:ascii="Calibri" w:hAnsi="Calibri" w:cs="Calibri"/>
                                <w:color w:val="000000" w:themeColor="text1"/>
                              </w:rPr>
                              <w:t>easure</w:t>
                            </w:r>
                            <w:ins w:id="1595" w:author="Hussey, Ian (PSY)" w:date="2025-10-06T11:07:00Z" w16du:dateUtc="2025-10-06T09:07:00Z">
                              <w:r w:rsidR="00B13512">
                                <w:rPr>
                                  <w:rFonts w:ascii="Calibri" w:hAnsi="Calibri" w:cs="Calibri"/>
                                  <w:color w:val="000000" w:themeColor="text1"/>
                                </w:rPr>
                                <w:t xml:space="preserve"> </w:t>
                              </w:r>
                            </w:ins>
                            <w:del w:id="1596" w:author="Hussey, Ian (PSY)" w:date="2025-10-06T11:07:00Z" w16du:dateUtc="2025-10-06T09:07:00Z">
                              <w:r w:rsidR="00497A4D" w:rsidRPr="00101B05" w:rsidDel="00B13512">
                                <w:rPr>
                                  <w:rFonts w:ascii="Calibri" w:hAnsi="Calibri" w:cs="Calibri"/>
                                  <w:color w:val="000000" w:themeColor="text1"/>
                                </w:rPr>
                                <w:delText xml:space="preserve"> [number] </w:delText>
                              </w:r>
                            </w:del>
                            <w:r w:rsidR="00497A4D" w:rsidRPr="00101B05">
                              <w:rPr>
                                <w:rFonts w:ascii="Calibri" w:hAnsi="Calibri" w:cs="Calibri"/>
                                <w:color w:val="000000" w:themeColor="text1"/>
                              </w:rPr>
                              <w:t>name</w:t>
                            </w:r>
                            <w:r w:rsidR="00DD2E04">
                              <w:rPr>
                                <w:rFonts w:ascii="Calibri" w:hAnsi="Calibri" w:cs="Calibri"/>
                                <w:color w:val="000000" w:themeColor="text1"/>
                              </w:rPr>
                              <w:t>’</w:t>
                            </w:r>
                            <w:r w:rsidR="005F266B">
                              <w:rPr>
                                <w:rFonts w:ascii="Calibri" w:hAnsi="Calibri" w:cs="Calibri"/>
                                <w:color w:val="000000" w:themeColor="text1"/>
                              </w:rPr>
                              <w:t xml:space="preserve"> </w:t>
                            </w:r>
                            <w:del w:id="1597" w:author="Hussey, Ian (PSY)" w:date="2025-10-06T11:08:00Z" w16du:dateUtc="2025-10-06T09:08:00Z">
                              <w:r w:rsidR="005F266B" w:rsidDel="00B13512">
                                <w:rPr>
                                  <w:rFonts w:ascii="Calibri" w:hAnsi="Calibri" w:cs="Calibri"/>
                                  <w:color w:val="000000" w:themeColor="text1"/>
                                </w:rPr>
                                <w:delText>(</w:delText>
                              </w:r>
                            </w:del>
                            <w:del w:id="1598" w:author="Hussey, Ian (PSY)" w:date="2025-10-06T11:07:00Z" w16du:dateUtc="2025-10-06T09:07:00Z">
                              <w:r w:rsidR="005F266B" w:rsidRPr="00A56256" w:rsidDel="00B13512">
                                <w:rPr>
                                  <w:rFonts w:ascii="Calibri" w:hAnsi="Calibri" w:cs="Calibri"/>
                                  <w:color w:val="000000" w:themeColor="text1"/>
                                </w:rPr>
                                <w:delText xml:space="preserve">starting from the </w:delText>
                              </w:r>
                              <w:r w:rsidR="00A56256" w:rsidRPr="00A56256" w:rsidDel="00B13512">
                                <w:rPr>
                                  <w:rFonts w:ascii="Calibri" w:hAnsi="Calibri" w:cs="Calibri"/>
                                  <w:color w:val="000000" w:themeColor="text1"/>
                                </w:rPr>
                                <w:delText>7</w:delText>
                              </w:r>
                              <w:r w:rsidR="005F266B" w:rsidRPr="00A56256" w:rsidDel="00B13512">
                                <w:rPr>
                                  <w:rFonts w:ascii="Calibri" w:hAnsi="Calibri" w:cs="Calibri"/>
                                  <w:color w:val="000000" w:themeColor="text1"/>
                                  <w:vertAlign w:val="superscript"/>
                                </w:rPr>
                                <w:delText>th</w:delText>
                              </w:r>
                              <w:r w:rsidR="005F266B" w:rsidRPr="00A56256" w:rsidDel="00B13512">
                                <w:rPr>
                                  <w:rFonts w:ascii="Calibri" w:hAnsi="Calibri" w:cs="Calibri"/>
                                  <w:color w:val="000000" w:themeColor="text1"/>
                                </w:rPr>
                                <w:delText xml:space="preserve"> </w:delText>
                              </w:r>
                            </w:del>
                            <w:del w:id="1599" w:author="Hussey, Ian (PSY)" w:date="2025-10-06T11:08:00Z" w16du:dateUtc="2025-10-06T09:08:00Z">
                              <w:r w:rsidR="005F266B" w:rsidRPr="00A56256" w:rsidDel="00B13512">
                                <w:rPr>
                                  <w:rFonts w:ascii="Calibri" w:hAnsi="Calibri" w:cs="Calibri"/>
                                  <w:color w:val="000000" w:themeColor="text1"/>
                                </w:rPr>
                                <w:delText>column)</w:delText>
                              </w:r>
                              <w:r w:rsidR="005F266B" w:rsidDel="00B13512">
                                <w:rPr>
                                  <w:rFonts w:ascii="Calibri" w:hAnsi="Calibri" w:cs="Calibri"/>
                                  <w:color w:val="000000" w:themeColor="text1"/>
                                </w:rPr>
                                <w:delText xml:space="preserve"> </w:delText>
                              </w:r>
                            </w:del>
                            <w:r w:rsidR="00497A4D" w:rsidRPr="00101B05">
                              <w:rPr>
                                <w:rFonts w:ascii="Calibri" w:hAnsi="Calibri" w:cs="Calibri"/>
                                <w:color w:val="000000" w:themeColor="text1"/>
                              </w:rPr>
                              <w:t>colum</w:t>
                            </w:r>
                            <w:ins w:id="1600" w:author="Hussey, Ian (PSY)" w:date="2025-10-06T11:08:00Z" w16du:dateUtc="2025-10-06T09:08:00Z">
                              <w:r w:rsidR="00B13512">
                                <w:rPr>
                                  <w:rFonts w:ascii="Calibri" w:hAnsi="Calibri" w:cs="Calibri"/>
                                  <w:color w:val="000000" w:themeColor="text1"/>
                                </w:rPr>
                                <w:t>n</w:t>
                              </w:r>
                            </w:ins>
                            <w:del w:id="1601" w:author="Hussey, Ian (PSY)" w:date="2025-10-06T11:08:00Z" w16du:dateUtc="2025-10-06T09:08:00Z">
                              <w:r w:rsidR="00497A4D" w:rsidRPr="00101B05" w:rsidDel="00B13512">
                                <w:rPr>
                                  <w:rFonts w:ascii="Calibri" w:hAnsi="Calibri" w:cs="Calibri"/>
                                  <w:color w:val="000000" w:themeColor="text1"/>
                                </w:rPr>
                                <w:delText>n in codebook.xlsx</w:delText>
                              </w:r>
                            </w:del>
                            <w:r w:rsidR="00497A4D" w:rsidRPr="00101B05">
                              <w:rPr>
                                <w:rFonts w:ascii="Calibri" w:hAnsi="Calibri" w:cs="Calibr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93CB0" id="_x0000_s1029" style="position:absolute;left:0;text-align:left;margin-left:0;margin-top:12.8pt;width:459.5pt;height:111.5pt;z-index:251643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" fillcolor="white [3201]" strokecolor="black [3200]" strokeweight="1pt">
                <v:textbox>
                  <w:txbxContent>
                    <w:p w14:paraId="3AC882B4" w14:textId="77777777" w:rsidR="00EA2AA3" w:rsidRDefault="00EA2AA3" w:rsidP="002159B0">
                      <w:pPr>
                        <w:spacing w:line="276" w:lineRule="auto"/>
                        <w:jc w:val="both"/>
                        <w:rPr>
                          <w:ins w:id="1601" w:author="Hussey, Ian (PSY)" w:date="2025-10-06T11:15:00Z" w16du:dateUtc="2025-10-06T09:15:00Z"/>
                          <w:rFonts w:ascii="Calibri" w:hAnsi="Calibri" w:cs="Calibri"/>
                          <w:color w:val="000000" w:themeColor="text1"/>
                        </w:rPr>
                      </w:pPr>
                      <w:ins w:id="1602" w:author="Hussey, Ian (PSY)" w:date="2025-10-06T11:15:00Z" w16du:dateUtc="2025-10-06T09:15:00Z">
                        <w:r>
                          <w:rPr>
                            <w:rFonts w:ascii="Calibri" w:hAnsi="Calibri" w:cs="Calibri"/>
                            <w:color w:val="000000" w:themeColor="text1"/>
                          </w:rPr>
                          <w:t xml:space="preserve">Take note of the time, as this is a time limited exercise. </w:t>
                        </w:r>
                      </w:ins>
                    </w:p>
                    <w:p w14:paraId="64804B35" w14:textId="77777777" w:rsidR="00EA2AA3" w:rsidRDefault="00EA2AA3" w:rsidP="002159B0">
                      <w:pPr>
                        <w:spacing w:line="276" w:lineRule="auto"/>
                        <w:jc w:val="both"/>
                        <w:rPr>
                          <w:ins w:id="1603" w:author="Hussey, Ian (PSY)" w:date="2025-10-06T11:15:00Z" w16du:dateUtc="2025-10-06T09:15:00Z"/>
                          <w:rFonts w:ascii="Calibri" w:hAnsi="Calibri" w:cs="Calibri"/>
                          <w:color w:val="000000" w:themeColor="text1"/>
                        </w:rPr>
                      </w:pPr>
                    </w:p>
                    <w:p w14:paraId="77DF8218" w14:textId="31F6CF6D" w:rsidR="00497A4D" w:rsidRPr="00101B05" w:rsidRDefault="00426DC2" w:rsidP="002159B0">
                      <w:pPr>
                        <w:spacing w:line="276" w:lineRule="auto"/>
                        <w:jc w:val="both"/>
                        <w:rPr>
                          <w:rFonts w:ascii="Calibri" w:hAnsi="Calibri" w:cs="Calibri"/>
                          <w:color w:val="000000" w:themeColor="text1"/>
                        </w:rPr>
                      </w:pPr>
                      <w:r>
                        <w:rPr>
                          <w:rFonts w:ascii="Calibri" w:hAnsi="Calibri" w:cs="Calibri"/>
                          <w:color w:val="000000" w:themeColor="text1"/>
                        </w:rPr>
                        <w:t xml:space="preserve">Start </w:t>
                      </w:r>
                      <w:del w:id="1604" w:author="Hussey, Ian (PSY)" w:date="2025-10-06T11:04:00Z" w16du:dateUtc="2025-10-06T09:04:00Z">
                        <w:r w:rsidDel="00B13512">
                          <w:rPr>
                            <w:rFonts w:ascii="Calibri" w:hAnsi="Calibri" w:cs="Calibri"/>
                            <w:color w:val="000000" w:themeColor="text1"/>
                          </w:rPr>
                          <w:delText xml:space="preserve">with </w:delText>
                        </w:r>
                      </w:del>
                      <w:ins w:id="1605" w:author="Hussey, Ian (PSY)" w:date="2025-10-06T11:04:00Z" w16du:dateUtc="2025-10-06T09:04:00Z">
                        <w:r w:rsidR="00B13512">
                          <w:rPr>
                            <w:rFonts w:ascii="Calibri" w:hAnsi="Calibri" w:cs="Calibri"/>
                            <w:color w:val="000000" w:themeColor="text1"/>
                          </w:rPr>
                          <w:t>by</w:t>
                        </w:r>
                        <w:r w:rsidR="00B13512">
                          <w:rPr>
                            <w:rFonts w:ascii="Calibri" w:hAnsi="Calibri" w:cs="Calibri"/>
                            <w:color w:val="000000" w:themeColor="text1"/>
                          </w:rPr>
                          <w:t xml:space="preserve"> </w:t>
                        </w:r>
                      </w:ins>
                      <w:r>
                        <w:rPr>
                          <w:rFonts w:ascii="Calibri" w:hAnsi="Calibri" w:cs="Calibri"/>
                          <w:color w:val="000000" w:themeColor="text1"/>
                        </w:rPr>
                        <w:t>e</w:t>
                      </w:r>
                      <w:r w:rsidR="00497A4D" w:rsidRPr="00101B05">
                        <w:rPr>
                          <w:rFonts w:ascii="Calibri" w:hAnsi="Calibri" w:cs="Calibri"/>
                          <w:color w:val="000000" w:themeColor="text1"/>
                        </w:rPr>
                        <w:t>xtract</w:t>
                      </w:r>
                      <w:r>
                        <w:rPr>
                          <w:rFonts w:ascii="Calibri" w:hAnsi="Calibri" w:cs="Calibri"/>
                          <w:color w:val="000000" w:themeColor="text1"/>
                        </w:rPr>
                        <w:t>ing</w:t>
                      </w:r>
                      <w:r w:rsidR="00497A4D" w:rsidRPr="00101B05">
                        <w:rPr>
                          <w:rFonts w:ascii="Calibri" w:hAnsi="Calibri" w:cs="Calibri"/>
                          <w:color w:val="000000" w:themeColor="text1"/>
                        </w:rPr>
                        <w:t xml:space="preserve"> the </w:t>
                      </w:r>
                      <w:r w:rsidR="00497A4D" w:rsidRPr="00624B21">
                        <w:rPr>
                          <w:rFonts w:ascii="Calibri" w:hAnsi="Calibri" w:cs="Calibri"/>
                          <w:b/>
                          <w:bCs/>
                          <w:color w:val="000000" w:themeColor="text1"/>
                        </w:rPr>
                        <w:t>names of all measures employed in the study</w:t>
                      </w:r>
                      <w:ins w:id="1606" w:author="Hussey, Ian (PSY)" w:date="2025-10-06T11:04:00Z" w16du:dateUtc="2025-10-06T09:04:00Z">
                        <w:r w:rsidR="00B13512">
                          <w:rPr>
                            <w:rFonts w:ascii="Calibri" w:hAnsi="Calibri" w:cs="Calibri"/>
                            <w:b/>
                            <w:bCs/>
                            <w:color w:val="000000" w:themeColor="text1"/>
                          </w:rPr>
                          <w:t xml:space="preserve"> into </w:t>
                        </w:r>
                      </w:ins>
                      <w:ins w:id="1607" w:author="Hussey, Ian (PSY)" w:date="2025-10-06T11:06:00Z" w16du:dateUtc="2025-10-06T09:06:00Z">
                        <w:r w:rsidR="00B13512">
                          <w:rPr>
                            <w:rFonts w:ascii="Calibri" w:hAnsi="Calibri" w:cs="Calibri"/>
                            <w:b/>
                            <w:bCs/>
                            <w:color w:val="000000" w:themeColor="text1"/>
                          </w:rPr>
                          <w:t>codebook.xlsx</w:t>
                        </w:r>
                      </w:ins>
                      <w:r w:rsidR="00497A4D" w:rsidRPr="00101B05">
                        <w:rPr>
                          <w:rFonts w:ascii="Calibri" w:hAnsi="Calibri" w:cs="Calibri"/>
                          <w:color w:val="000000" w:themeColor="text1"/>
                        </w:rPr>
                        <w:t xml:space="preserve">. For each measure, </w:t>
                      </w:r>
                      <w:ins w:id="1608" w:author="Hussey, Ian (PSY)" w:date="2025-10-06T11:06:00Z" w16du:dateUtc="2025-10-06T09:06:00Z">
                        <w:r w:rsidR="00B13512">
                          <w:rPr>
                            <w:rFonts w:ascii="Calibri" w:hAnsi="Calibri" w:cs="Calibri"/>
                            <w:color w:val="000000" w:themeColor="text1"/>
                          </w:rPr>
                          <w:t>insert a new row for the current artilce (i.e., one row per meausure) and increment t</w:t>
                        </w:r>
                      </w:ins>
                      <w:ins w:id="1609" w:author="Hussey, Ian (PSY)" w:date="2025-10-06T11:07:00Z" w16du:dateUtc="2025-10-06T09:07:00Z">
                        <w:r w:rsidR="00B13512">
                          <w:rPr>
                            <w:rFonts w:ascii="Calibri" w:hAnsi="Calibri" w:cs="Calibri"/>
                            <w:color w:val="000000" w:themeColor="text1"/>
                          </w:rPr>
                          <w:t xml:space="preserve">he ‘Measure number’ value by 1. </w:t>
                        </w:r>
                      </w:ins>
                      <w:del w:id="1610" w:author="Hussey, Ian (PSY)" w:date="2025-10-06T11:07:00Z" w16du:dateUtc="2025-10-06T09:07:00Z">
                        <w:r w:rsidR="00497A4D" w:rsidRPr="00101B05" w:rsidDel="00B13512">
                          <w:rPr>
                            <w:rFonts w:ascii="Calibri" w:hAnsi="Calibri" w:cs="Calibri"/>
                            <w:color w:val="000000" w:themeColor="text1"/>
                          </w:rPr>
                          <w:delText xml:space="preserve">record </w:delText>
                        </w:r>
                      </w:del>
                      <w:ins w:id="1611" w:author="Hussey, Ian (PSY)" w:date="2025-10-06T11:07:00Z" w16du:dateUtc="2025-10-06T09:07:00Z">
                        <w:r w:rsidR="00B13512">
                          <w:rPr>
                            <w:rFonts w:ascii="Calibri" w:hAnsi="Calibri" w:cs="Calibri"/>
                            <w:color w:val="000000" w:themeColor="text1"/>
                          </w:rPr>
                          <w:t>R</w:t>
                        </w:r>
                        <w:r w:rsidR="00B13512" w:rsidRPr="00101B05">
                          <w:rPr>
                            <w:rFonts w:ascii="Calibri" w:hAnsi="Calibri" w:cs="Calibri"/>
                            <w:color w:val="000000" w:themeColor="text1"/>
                          </w:rPr>
                          <w:t xml:space="preserve">ecord </w:t>
                        </w:r>
                      </w:ins>
                      <w:del w:id="1612" w:author="Hussey, Ian (PSY)" w:date="2025-10-06T11:07:00Z" w16du:dateUtc="2025-10-06T09:07:00Z">
                        <w:r w:rsidR="00497A4D" w:rsidRPr="00101B05" w:rsidDel="00B13512">
                          <w:rPr>
                            <w:rFonts w:ascii="Calibri" w:hAnsi="Calibri" w:cs="Calibri"/>
                            <w:color w:val="000000" w:themeColor="text1"/>
                          </w:rPr>
                          <w:delText xml:space="preserve">its </w:delText>
                        </w:r>
                      </w:del>
                      <w:ins w:id="1613" w:author="Hussey, Ian (PSY)" w:date="2025-10-06T11:07:00Z" w16du:dateUtc="2025-10-06T09:07:00Z">
                        <w:r w:rsidR="00B13512">
                          <w:rPr>
                            <w:rFonts w:ascii="Calibri" w:hAnsi="Calibri" w:cs="Calibri"/>
                            <w:color w:val="000000" w:themeColor="text1"/>
                          </w:rPr>
                          <w:t xml:space="preserve">the measure’s </w:t>
                        </w:r>
                      </w:ins>
                      <w:r w:rsidR="00497A4D" w:rsidRPr="00101B05">
                        <w:rPr>
                          <w:rFonts w:ascii="Calibri" w:hAnsi="Calibri" w:cs="Calibri"/>
                          <w:color w:val="000000" w:themeColor="text1"/>
                        </w:rPr>
                        <w:t xml:space="preserve">name in a </w:t>
                      </w:r>
                      <w:ins w:id="1614" w:author="Hussey, Ian (PSY)" w:date="2025-10-06T11:07:00Z" w16du:dateUtc="2025-10-06T09:07:00Z">
                        <w:r w:rsidR="00B13512">
                          <w:rPr>
                            <w:rFonts w:ascii="Calibri" w:hAnsi="Calibri" w:cs="Calibri"/>
                            <w:color w:val="000000" w:themeColor="text1"/>
                          </w:rPr>
                          <w:t xml:space="preserve">the </w:t>
                        </w:r>
                      </w:ins>
                      <w:r w:rsidR="00DD2E04">
                        <w:rPr>
                          <w:rFonts w:ascii="Calibri" w:hAnsi="Calibri" w:cs="Calibri"/>
                          <w:color w:val="000000" w:themeColor="text1"/>
                        </w:rPr>
                        <w:t>‘</w:t>
                      </w:r>
                      <w:ins w:id="1615" w:author="Hussey, Ian (PSY)" w:date="2025-10-06T11:07:00Z" w16du:dateUtc="2025-10-06T09:07:00Z">
                        <w:r w:rsidR="00B13512">
                          <w:rPr>
                            <w:rFonts w:ascii="Calibri" w:hAnsi="Calibri" w:cs="Calibri"/>
                            <w:color w:val="000000" w:themeColor="text1"/>
                          </w:rPr>
                          <w:t>M</w:t>
                        </w:r>
                      </w:ins>
                      <w:del w:id="1616" w:author="Hussey, Ian (PSY)" w:date="2025-10-06T11:07:00Z" w16du:dateUtc="2025-10-06T09:07:00Z">
                        <w:r w:rsidR="00497A4D" w:rsidRPr="00101B05" w:rsidDel="00B13512">
                          <w:rPr>
                            <w:rFonts w:ascii="Calibri" w:hAnsi="Calibri" w:cs="Calibri"/>
                            <w:color w:val="000000" w:themeColor="text1"/>
                          </w:rPr>
                          <w:delText>m</w:delText>
                        </w:r>
                      </w:del>
                      <w:r w:rsidR="00497A4D" w:rsidRPr="00101B05">
                        <w:rPr>
                          <w:rFonts w:ascii="Calibri" w:hAnsi="Calibri" w:cs="Calibri"/>
                          <w:color w:val="000000" w:themeColor="text1"/>
                        </w:rPr>
                        <w:t>easure</w:t>
                      </w:r>
                      <w:ins w:id="1617" w:author="Hussey, Ian (PSY)" w:date="2025-10-06T11:07:00Z" w16du:dateUtc="2025-10-06T09:07:00Z">
                        <w:r w:rsidR="00B13512">
                          <w:rPr>
                            <w:rFonts w:ascii="Calibri" w:hAnsi="Calibri" w:cs="Calibri"/>
                            <w:color w:val="000000" w:themeColor="text1"/>
                          </w:rPr>
                          <w:t xml:space="preserve"> </w:t>
                        </w:r>
                      </w:ins>
                      <w:del w:id="1618" w:author="Hussey, Ian (PSY)" w:date="2025-10-06T11:07:00Z" w16du:dateUtc="2025-10-06T09:07:00Z">
                        <w:r w:rsidR="00497A4D" w:rsidRPr="00101B05" w:rsidDel="00B13512">
                          <w:rPr>
                            <w:rFonts w:ascii="Calibri" w:hAnsi="Calibri" w:cs="Calibri"/>
                            <w:color w:val="000000" w:themeColor="text1"/>
                          </w:rPr>
                          <w:delText xml:space="preserve"> [number] </w:delText>
                        </w:r>
                      </w:del>
                      <w:r w:rsidR="00497A4D" w:rsidRPr="00101B05">
                        <w:rPr>
                          <w:rFonts w:ascii="Calibri" w:hAnsi="Calibri" w:cs="Calibri"/>
                          <w:color w:val="000000" w:themeColor="text1"/>
                        </w:rPr>
                        <w:t>name</w:t>
                      </w:r>
                      <w:r w:rsidR="00DD2E04">
                        <w:rPr>
                          <w:rFonts w:ascii="Calibri" w:hAnsi="Calibri" w:cs="Calibri"/>
                          <w:color w:val="000000" w:themeColor="text1"/>
                        </w:rPr>
                        <w:t>’</w:t>
                      </w:r>
                      <w:r w:rsidR="005F266B">
                        <w:rPr>
                          <w:rFonts w:ascii="Calibri" w:hAnsi="Calibri" w:cs="Calibri"/>
                          <w:color w:val="000000" w:themeColor="text1"/>
                        </w:rPr>
                        <w:t xml:space="preserve"> </w:t>
                      </w:r>
                      <w:del w:id="1619" w:author="Hussey, Ian (PSY)" w:date="2025-10-06T11:08:00Z" w16du:dateUtc="2025-10-06T09:08:00Z">
                        <w:r w:rsidR="005F266B" w:rsidDel="00B13512">
                          <w:rPr>
                            <w:rFonts w:ascii="Calibri" w:hAnsi="Calibri" w:cs="Calibri"/>
                            <w:color w:val="000000" w:themeColor="text1"/>
                          </w:rPr>
                          <w:delText>(</w:delText>
                        </w:r>
                      </w:del>
                      <w:del w:id="1620" w:author="Hussey, Ian (PSY)" w:date="2025-10-06T11:07:00Z" w16du:dateUtc="2025-10-06T09:07:00Z">
                        <w:r w:rsidR="005F266B" w:rsidRPr="00A56256" w:rsidDel="00B13512">
                          <w:rPr>
                            <w:rFonts w:ascii="Calibri" w:hAnsi="Calibri" w:cs="Calibri"/>
                            <w:color w:val="000000" w:themeColor="text1"/>
                          </w:rPr>
                          <w:delText xml:space="preserve">starting from the </w:delText>
                        </w:r>
                        <w:r w:rsidR="00A56256" w:rsidRPr="00A56256" w:rsidDel="00B13512">
                          <w:rPr>
                            <w:rFonts w:ascii="Calibri" w:hAnsi="Calibri" w:cs="Calibri"/>
                            <w:color w:val="000000" w:themeColor="text1"/>
                          </w:rPr>
                          <w:delText>7</w:delText>
                        </w:r>
                        <w:r w:rsidR="005F266B" w:rsidRPr="00A56256" w:rsidDel="00B13512">
                          <w:rPr>
                            <w:rFonts w:ascii="Calibri" w:hAnsi="Calibri" w:cs="Calibri"/>
                            <w:color w:val="000000" w:themeColor="text1"/>
                            <w:vertAlign w:val="superscript"/>
                          </w:rPr>
                          <w:delText>th</w:delText>
                        </w:r>
                        <w:r w:rsidR="005F266B" w:rsidRPr="00A56256" w:rsidDel="00B13512">
                          <w:rPr>
                            <w:rFonts w:ascii="Calibri" w:hAnsi="Calibri" w:cs="Calibri"/>
                            <w:color w:val="000000" w:themeColor="text1"/>
                          </w:rPr>
                          <w:delText xml:space="preserve"> </w:delText>
                        </w:r>
                      </w:del>
                      <w:del w:id="1621" w:author="Hussey, Ian (PSY)" w:date="2025-10-06T11:08:00Z" w16du:dateUtc="2025-10-06T09:08:00Z">
                        <w:r w:rsidR="005F266B" w:rsidRPr="00A56256" w:rsidDel="00B13512">
                          <w:rPr>
                            <w:rFonts w:ascii="Calibri" w:hAnsi="Calibri" w:cs="Calibri"/>
                            <w:color w:val="000000" w:themeColor="text1"/>
                          </w:rPr>
                          <w:delText>column)</w:delText>
                        </w:r>
                        <w:r w:rsidR="005F266B" w:rsidDel="00B13512">
                          <w:rPr>
                            <w:rFonts w:ascii="Calibri" w:hAnsi="Calibri" w:cs="Calibri"/>
                            <w:color w:val="000000" w:themeColor="text1"/>
                          </w:rPr>
                          <w:delText xml:space="preserve"> </w:delText>
                        </w:r>
                      </w:del>
                      <w:r w:rsidR="00497A4D" w:rsidRPr="00101B05">
                        <w:rPr>
                          <w:rFonts w:ascii="Calibri" w:hAnsi="Calibri" w:cs="Calibri"/>
                          <w:color w:val="000000" w:themeColor="text1"/>
                        </w:rPr>
                        <w:t>colum</w:t>
                      </w:r>
                      <w:ins w:id="1622" w:author="Hussey, Ian (PSY)" w:date="2025-10-06T11:08:00Z" w16du:dateUtc="2025-10-06T09:08:00Z">
                        <w:r w:rsidR="00B13512">
                          <w:rPr>
                            <w:rFonts w:ascii="Calibri" w:hAnsi="Calibri" w:cs="Calibri"/>
                            <w:color w:val="000000" w:themeColor="text1"/>
                          </w:rPr>
                          <w:t>n</w:t>
                        </w:r>
                      </w:ins>
                      <w:del w:id="1623" w:author="Hussey, Ian (PSY)" w:date="2025-10-06T11:08:00Z" w16du:dateUtc="2025-10-06T09:08:00Z">
                        <w:r w:rsidR="00497A4D" w:rsidRPr="00101B05" w:rsidDel="00B13512">
                          <w:rPr>
                            <w:rFonts w:ascii="Calibri" w:hAnsi="Calibri" w:cs="Calibri"/>
                            <w:color w:val="000000" w:themeColor="text1"/>
                          </w:rPr>
                          <w:delText>n in codebook.xlsx</w:delText>
                        </w:r>
                      </w:del>
                      <w:r w:rsidR="00497A4D" w:rsidRPr="00101B05">
                        <w:rPr>
                          <w:rFonts w:ascii="Calibri" w:hAnsi="Calibri" w:cs="Calibri"/>
                          <w:color w:val="000000" w:themeColor="text1"/>
                        </w:rPr>
                        <w:t>.</w:t>
                      </w:r>
                    </w:p>
                  </w:txbxContent>
                </v:textbox>
                <w10:wrap anchorx="margin"/>
              </v:rect>
            </w:pict>
          </mc:Fallback>
        </mc:AlternateContent>
      </w:r>
    </w:p>
    <w:p w14:paraId="636F1716" w14:textId="02A9BA4A" w:rsidR="00497A4D" w:rsidRPr="00FC690C" w:rsidRDefault="00497A4D" w:rsidP="00497A4D">
      <w:pPr>
        <w:spacing w:line="276" w:lineRule="auto"/>
        <w:ind w:left="720"/>
        <w:rPr>
          <w:rFonts w:ascii="Calibri" w:hAnsi="Calibri" w:cs="Calibri"/>
          <w:color w:val="000000" w:themeColor="text1"/>
          <w:lang w:val="en-US"/>
          <w:rPrChange w:id="1602" w:author="Hussey, Ian (PSY)" w:date="2025-10-06T10:27:00Z" w16du:dateUtc="2025-10-06T08:27:00Z">
            <w:rPr>
              <w:rFonts w:ascii="Calibri" w:hAnsi="Calibri" w:cs="Calibri"/>
              <w:color w:val="000000" w:themeColor="text1"/>
            </w:rPr>
          </w:rPrChange>
        </w:rPr>
      </w:pPr>
    </w:p>
    <w:p w14:paraId="37D592E4" w14:textId="1E640893" w:rsidR="00497A4D" w:rsidRPr="00FC690C" w:rsidRDefault="00497A4D" w:rsidP="00497A4D">
      <w:pPr>
        <w:spacing w:line="276" w:lineRule="auto"/>
        <w:ind w:left="720"/>
        <w:rPr>
          <w:rFonts w:ascii="Calibri" w:hAnsi="Calibri" w:cs="Calibri"/>
          <w:color w:val="000000" w:themeColor="text1"/>
          <w:lang w:val="en-US"/>
          <w:rPrChange w:id="1603" w:author="Hussey, Ian (PSY)" w:date="2025-10-06T10:27:00Z" w16du:dateUtc="2025-10-06T08:27:00Z">
            <w:rPr>
              <w:rFonts w:ascii="Calibri" w:hAnsi="Calibri" w:cs="Calibri"/>
              <w:color w:val="000000" w:themeColor="text1"/>
            </w:rPr>
          </w:rPrChange>
        </w:rPr>
      </w:pPr>
    </w:p>
    <w:p w14:paraId="267F0D08" w14:textId="70AC8473" w:rsidR="00AA6BF9" w:rsidRPr="00FC690C" w:rsidRDefault="00AA6BF9" w:rsidP="00497A4D">
      <w:pPr>
        <w:spacing w:line="276" w:lineRule="auto"/>
        <w:ind w:left="1440"/>
        <w:rPr>
          <w:rFonts w:ascii="Calibri" w:hAnsi="Calibri" w:cs="Calibri"/>
          <w:color w:val="000000" w:themeColor="text1"/>
          <w:lang w:val="en-US"/>
          <w:rPrChange w:id="1604" w:author="Hussey, Ian (PSY)" w:date="2025-10-06T10:27:00Z" w16du:dateUtc="2025-10-06T08:27:00Z">
            <w:rPr>
              <w:rFonts w:ascii="Calibri" w:hAnsi="Calibri" w:cs="Calibri"/>
              <w:color w:val="000000" w:themeColor="text1"/>
            </w:rPr>
          </w:rPrChange>
        </w:rPr>
      </w:pPr>
    </w:p>
    <w:p w14:paraId="3D662D92" w14:textId="71E80C60" w:rsidR="00AA6BF9" w:rsidRPr="00FC690C" w:rsidRDefault="00AA6BF9" w:rsidP="00497A4D">
      <w:pPr>
        <w:spacing w:line="276" w:lineRule="auto"/>
        <w:ind w:left="1440"/>
        <w:rPr>
          <w:rFonts w:ascii="Calibri" w:hAnsi="Calibri" w:cs="Calibri"/>
          <w:color w:val="000000" w:themeColor="text1"/>
          <w:lang w:val="en-US"/>
          <w:rPrChange w:id="1605" w:author="Hussey, Ian (PSY)" w:date="2025-10-06T10:27:00Z" w16du:dateUtc="2025-10-06T08:27:00Z">
            <w:rPr>
              <w:rFonts w:ascii="Calibri" w:hAnsi="Calibri" w:cs="Calibri"/>
              <w:color w:val="000000" w:themeColor="text1"/>
            </w:rPr>
          </w:rPrChange>
        </w:rPr>
      </w:pPr>
    </w:p>
    <w:p w14:paraId="1770FDE3" w14:textId="1D2AC791" w:rsidR="00497A4D" w:rsidRPr="00FC690C" w:rsidRDefault="00497A4D" w:rsidP="00497A4D">
      <w:pPr>
        <w:spacing w:line="276" w:lineRule="auto"/>
        <w:ind w:left="1440"/>
        <w:rPr>
          <w:rFonts w:ascii="Calibri" w:hAnsi="Calibri" w:cs="Calibri"/>
          <w:color w:val="000000" w:themeColor="text1"/>
          <w:lang w:val="en-US"/>
          <w:rPrChange w:id="1606" w:author="Hussey, Ian (PSY)" w:date="2025-10-06T10:27:00Z" w16du:dateUtc="2025-10-06T08:27:00Z">
            <w:rPr>
              <w:rFonts w:ascii="Calibri" w:hAnsi="Calibri" w:cs="Calibri"/>
              <w:color w:val="000000" w:themeColor="text1"/>
            </w:rPr>
          </w:rPrChange>
        </w:rPr>
      </w:pPr>
    </w:p>
    <w:p w14:paraId="64C8A4C3" w14:textId="4E2ACCAD" w:rsidR="00497A4D" w:rsidRPr="00FC690C" w:rsidRDefault="00497A4D" w:rsidP="00497A4D">
      <w:pPr>
        <w:spacing w:line="276" w:lineRule="auto"/>
        <w:ind w:left="1440"/>
        <w:rPr>
          <w:rFonts w:ascii="Calibri" w:hAnsi="Calibri" w:cs="Calibri"/>
          <w:color w:val="000000" w:themeColor="text1"/>
          <w:lang w:val="en-US"/>
          <w:rPrChange w:id="1607" w:author="Hussey, Ian (PSY)" w:date="2025-10-06T10:27:00Z" w16du:dateUtc="2025-10-06T08:27:00Z">
            <w:rPr>
              <w:rFonts w:ascii="Calibri" w:hAnsi="Calibri" w:cs="Calibri"/>
              <w:color w:val="000000" w:themeColor="text1"/>
            </w:rPr>
          </w:rPrChange>
        </w:rPr>
      </w:pPr>
    </w:p>
    <w:p w14:paraId="0065A8A2" w14:textId="6FE35D6D" w:rsidR="00497A4D" w:rsidRPr="00FC690C" w:rsidRDefault="00497A4D" w:rsidP="00497A4D">
      <w:pPr>
        <w:spacing w:line="276" w:lineRule="auto"/>
        <w:ind w:left="1440"/>
        <w:rPr>
          <w:rFonts w:ascii="Calibri" w:hAnsi="Calibri" w:cs="Calibri"/>
          <w:color w:val="000000" w:themeColor="text1"/>
          <w:lang w:val="en-US"/>
          <w:rPrChange w:id="1608" w:author="Hussey, Ian (PSY)" w:date="2025-10-06T10:27:00Z" w16du:dateUtc="2025-10-06T08:27:00Z">
            <w:rPr>
              <w:rFonts w:ascii="Calibri" w:hAnsi="Calibri" w:cs="Calibri"/>
              <w:color w:val="000000" w:themeColor="text1"/>
            </w:rPr>
          </w:rPrChange>
        </w:rPr>
      </w:pPr>
    </w:p>
    <w:p w14:paraId="5702EF85" w14:textId="115ABD4D" w:rsidR="00497A4D" w:rsidRPr="00FC690C" w:rsidRDefault="00EA2AA3" w:rsidP="00497A4D">
      <w:pPr>
        <w:spacing w:line="276" w:lineRule="auto"/>
        <w:ind w:left="1440"/>
        <w:rPr>
          <w:rFonts w:ascii="Calibri" w:hAnsi="Calibri" w:cs="Calibri"/>
          <w:color w:val="000000" w:themeColor="text1"/>
          <w:lang w:val="en-US"/>
          <w:rPrChange w:id="1609"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610"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85376" behindDoc="0" locked="0" layoutInCell="1" allowOverlap="1" wp14:anchorId="48E54016" wp14:editId="3314D4FF">
                <wp:simplePos x="0" y="0"/>
                <wp:positionH relativeFrom="margin">
                  <wp:posOffset>-49530</wp:posOffset>
                </wp:positionH>
                <wp:positionV relativeFrom="paragraph">
                  <wp:posOffset>30480</wp:posOffset>
                </wp:positionV>
                <wp:extent cx="5845810" cy="4229797"/>
                <wp:effectExtent l="0" t="0" r="8890" b="12065"/>
                <wp:wrapNone/>
                <wp:docPr id="756805050" name="Rechteck 12"/>
                <wp:cNvGraphicFramePr/>
                <a:graphic xmlns:a="http://schemas.openxmlformats.org/drawingml/2006/main">
                  <a:graphicData uri="http://schemas.microsoft.com/office/word/2010/wordprocessingShape">
                    <wps:wsp>
                      <wps:cNvSpPr/>
                      <wps:spPr>
                        <a:xfrm>
                          <a:off x="0" y="0"/>
                          <a:ext cx="5845810" cy="4229797"/>
                        </a:xfrm>
                        <a:prstGeom prst="rect">
                          <a:avLst/>
                        </a:prstGeom>
                        <a:solidFill>
                          <a:schemeClr val="bg1">
                            <a:lumMod val="85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48EBDA4" w14:textId="77777777" w:rsidR="00497A4D" w:rsidRPr="001E4F95" w:rsidRDefault="00497A4D" w:rsidP="002159B0">
                            <w:pPr>
                              <w:spacing w:line="276" w:lineRule="auto"/>
                              <w:jc w:val="both"/>
                              <w:rPr>
                                <w:rFonts w:ascii="Calibri" w:hAnsi="Calibri" w:cs="Calibri"/>
                                <w:b/>
                                <w:bCs/>
                                <w:color w:val="000000" w:themeColor="text1"/>
                              </w:rPr>
                            </w:pPr>
                            <w:r w:rsidRPr="001E4F95">
                              <w:rPr>
                                <w:rFonts w:ascii="Calibri" w:hAnsi="Calibri" w:cs="Calibri"/>
                                <w:b/>
                                <w:bCs/>
                                <w:color w:val="000000" w:themeColor="text1"/>
                              </w:rPr>
                              <w:t>What Not to Include as Measures</w:t>
                            </w:r>
                          </w:p>
                          <w:p w14:paraId="030E1E37" w14:textId="3551F85E" w:rsidR="00497A4D" w:rsidRDefault="00497A4D" w:rsidP="00D5279A">
                            <w:pPr>
                              <w:pStyle w:val="ListParagraph"/>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 xml:space="preserve">Measures or variables of </w:t>
                            </w:r>
                            <w:r w:rsidRPr="00101B05">
                              <w:rPr>
                                <w:rFonts w:ascii="Calibri" w:hAnsi="Calibri" w:cs="Calibri"/>
                                <w:color w:val="000000" w:themeColor="text1"/>
                              </w:rPr>
                              <w:t xml:space="preserve">demographic data </w:t>
                            </w:r>
                            <w:r>
                              <w:rPr>
                                <w:rFonts w:ascii="Calibri" w:hAnsi="Calibri" w:cs="Calibri"/>
                                <w:color w:val="000000" w:themeColor="text1"/>
                              </w:rPr>
                              <w:t>(e.g. as</w:t>
                            </w:r>
                            <w:r w:rsidRPr="00101B05">
                              <w:rPr>
                                <w:rFonts w:ascii="Calibri" w:hAnsi="Calibri" w:cs="Calibri"/>
                                <w:color w:val="000000" w:themeColor="text1"/>
                              </w:rPr>
                              <w:t xml:space="preserve"> age, gender, sexuality, ethnicity, socioeconomic status, marital status</w:t>
                            </w:r>
                            <w:r>
                              <w:rPr>
                                <w:rFonts w:ascii="Calibri" w:hAnsi="Calibri" w:cs="Calibri"/>
                                <w:color w:val="000000" w:themeColor="text1"/>
                              </w:rPr>
                              <w:t xml:space="preserve"> or education level)</w:t>
                            </w:r>
                          </w:p>
                          <w:p w14:paraId="4FA9CB18" w14:textId="12F3605D" w:rsidR="00497A4D" w:rsidRDefault="00497A4D" w:rsidP="00D5279A">
                            <w:pPr>
                              <w:pStyle w:val="ListParagraph"/>
                              <w:numPr>
                                <w:ilvl w:val="0"/>
                                <w:numId w:val="23"/>
                              </w:numPr>
                              <w:spacing w:line="276" w:lineRule="auto"/>
                              <w:jc w:val="both"/>
                              <w:rPr>
                                <w:rFonts w:ascii="Calibri" w:hAnsi="Calibri" w:cs="Calibri"/>
                                <w:color w:val="000000" w:themeColor="text1"/>
                              </w:rPr>
                            </w:pPr>
                            <w:r w:rsidRPr="00633F68">
                              <w:rPr>
                                <w:rFonts w:ascii="Calibri" w:hAnsi="Calibri" w:cs="Calibri"/>
                                <w:color w:val="000000" w:themeColor="text1"/>
                              </w:rPr>
                              <w:t>Manipulation checks</w:t>
                            </w:r>
                          </w:p>
                          <w:p w14:paraId="3C28EFC8" w14:textId="305C1541" w:rsidR="00497A4D" w:rsidRDefault="00497A4D" w:rsidP="00D5279A">
                            <w:pPr>
                              <w:pStyle w:val="ListParagraph"/>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E</w:t>
                            </w:r>
                            <w:r w:rsidRPr="00633F68">
                              <w:rPr>
                                <w:rFonts w:ascii="Calibri" w:hAnsi="Calibri" w:cs="Calibri"/>
                                <w:color w:val="000000" w:themeColor="text1"/>
                              </w:rPr>
                              <w:t xml:space="preserve">xclusion variables </w:t>
                            </w:r>
                            <w:r>
                              <w:rPr>
                                <w:rFonts w:ascii="Calibri" w:hAnsi="Calibri" w:cs="Calibri"/>
                                <w:color w:val="000000" w:themeColor="text1"/>
                              </w:rPr>
                              <w:t xml:space="preserve">(e.g. </w:t>
                            </w:r>
                            <w:r w:rsidRPr="00633F68">
                              <w:rPr>
                                <w:rFonts w:ascii="Calibri" w:hAnsi="Calibri" w:cs="Calibri"/>
                                <w:color w:val="000000" w:themeColor="text1"/>
                              </w:rPr>
                              <w:t xml:space="preserve">checks </w:t>
                            </w:r>
                            <w:r>
                              <w:rPr>
                                <w:rFonts w:ascii="Calibri" w:hAnsi="Calibri" w:cs="Calibri"/>
                                <w:color w:val="000000" w:themeColor="text1"/>
                              </w:rPr>
                              <w:t xml:space="preserve">for following </w:t>
                            </w:r>
                            <w:r w:rsidRPr="00633F68">
                              <w:rPr>
                                <w:rFonts w:ascii="Calibri" w:hAnsi="Calibri" w:cs="Calibri"/>
                                <w:color w:val="000000" w:themeColor="text1"/>
                              </w:rPr>
                              <w:t xml:space="preserve">instructions, attention, </w:t>
                            </w:r>
                            <w:r>
                              <w:rPr>
                                <w:rFonts w:ascii="Calibri" w:hAnsi="Calibri" w:cs="Calibri"/>
                                <w:color w:val="000000" w:themeColor="text1"/>
                              </w:rPr>
                              <w:t xml:space="preserve">response quality, random responding, or </w:t>
                            </w:r>
                            <w:ins w:id="1611" w:author="Hussey, Ian (PSY)" w:date="2025-10-06T11:12:00Z" w16du:dateUtc="2025-10-06T09:12:00Z">
                              <w:r w:rsidR="00EA2AA3">
                                <w:rPr>
                                  <w:rFonts w:ascii="Calibri" w:hAnsi="Calibri" w:cs="Calibri"/>
                                  <w:color w:val="000000" w:themeColor="text1"/>
                                </w:rPr>
                                <w:t xml:space="preserve">whether </w:t>
                              </w:r>
                            </w:ins>
                            <w:r>
                              <w:rPr>
                                <w:rFonts w:ascii="Calibri" w:hAnsi="Calibri" w:cs="Calibri"/>
                                <w:color w:val="000000" w:themeColor="text1"/>
                              </w:rPr>
                              <w:t xml:space="preserve">external help </w:t>
                            </w:r>
                            <w:ins w:id="1612" w:author="Hussey, Ian (PSY)" w:date="2025-10-06T11:12:00Z" w16du:dateUtc="2025-10-06T09:12:00Z">
                              <w:r w:rsidR="00EA2AA3">
                                <w:rPr>
                                  <w:rFonts w:ascii="Calibri" w:hAnsi="Calibri" w:cs="Calibri"/>
                                  <w:color w:val="000000" w:themeColor="text1"/>
                                </w:rPr>
                                <w:t xml:space="preserve">was used </w:t>
                              </w:r>
                            </w:ins>
                            <w:r>
                              <w:rPr>
                                <w:rFonts w:ascii="Calibri" w:hAnsi="Calibri" w:cs="Calibri"/>
                                <w:color w:val="000000" w:themeColor="text1"/>
                              </w:rPr>
                              <w:t>such as Googling answers)</w:t>
                            </w:r>
                          </w:p>
                          <w:p w14:paraId="3D45AC3E" w14:textId="77777777" w:rsidR="00157DAD" w:rsidRDefault="00157DAD" w:rsidP="00157DAD">
                            <w:pPr>
                              <w:pStyle w:val="ListParagraph"/>
                              <w:spacing w:line="276" w:lineRule="auto"/>
                              <w:jc w:val="both"/>
                              <w:rPr>
                                <w:rFonts w:ascii="Calibri" w:hAnsi="Calibri" w:cs="Calibri"/>
                                <w:color w:val="000000" w:themeColor="text1"/>
                              </w:rPr>
                            </w:pPr>
                          </w:p>
                          <w:p w14:paraId="609448AB" w14:textId="77777777" w:rsidR="00157DAD" w:rsidRPr="00B45B52" w:rsidRDefault="00157DAD" w:rsidP="00157DAD">
                            <w:pPr>
                              <w:spacing w:line="276" w:lineRule="auto"/>
                              <w:jc w:val="both"/>
                              <w:rPr>
                                <w:rFonts w:ascii="Calibri" w:hAnsi="Calibri" w:cs="Calibri"/>
                                <w:b/>
                                <w:bCs/>
                                <w:color w:val="000000" w:themeColor="text1"/>
                              </w:rPr>
                            </w:pPr>
                            <w:r w:rsidRPr="00B45B52">
                              <w:rPr>
                                <w:rFonts w:ascii="Calibri" w:hAnsi="Calibri" w:cs="Calibri"/>
                                <w:b/>
                                <w:bCs/>
                                <w:color w:val="000000" w:themeColor="text1"/>
                              </w:rPr>
                              <w:t>Identifying and Recording Study Measures</w:t>
                            </w:r>
                          </w:p>
                          <w:p w14:paraId="33B4BD3C" w14:textId="77777777" w:rsidR="00157DAD" w:rsidRPr="00101B05" w:rsidRDefault="00157DAD" w:rsidP="00157DAD">
                            <w:pPr>
                              <w:numPr>
                                <w:ilvl w:val="0"/>
                                <w:numId w:val="22"/>
                              </w:numPr>
                              <w:spacing w:line="276" w:lineRule="auto"/>
                              <w:jc w:val="both"/>
                              <w:rPr>
                                <w:rFonts w:ascii="Calibri" w:hAnsi="Calibri" w:cs="Calibri"/>
                                <w:color w:val="000000" w:themeColor="text1"/>
                              </w:rPr>
                            </w:pPr>
                            <w:r>
                              <w:rPr>
                                <w:rFonts w:ascii="Calibri" w:hAnsi="Calibri" w:cs="Calibri"/>
                                <w:color w:val="000000" w:themeColor="text1"/>
                              </w:rPr>
                              <w:t xml:space="preserve">Before categorizing, </w:t>
                            </w:r>
                            <w:r w:rsidRPr="00CF5181">
                              <w:rPr>
                                <w:rFonts w:ascii="Calibri" w:hAnsi="Calibri" w:cs="Calibri"/>
                                <w:b/>
                                <w:bCs/>
                                <w:color w:val="000000" w:themeColor="text1"/>
                              </w:rPr>
                              <w:t xml:space="preserve">ensure </w:t>
                            </w:r>
                            <w:r>
                              <w:rPr>
                                <w:rFonts w:ascii="Calibri" w:hAnsi="Calibri" w:cs="Calibri"/>
                                <w:b/>
                                <w:bCs/>
                                <w:color w:val="000000" w:themeColor="text1"/>
                              </w:rPr>
                              <w:t xml:space="preserve">that </w:t>
                            </w:r>
                            <w:r w:rsidRPr="00CF5181">
                              <w:rPr>
                                <w:rFonts w:ascii="Calibri" w:hAnsi="Calibri" w:cs="Calibri"/>
                                <w:b/>
                                <w:bCs/>
                                <w:color w:val="000000" w:themeColor="text1"/>
                              </w:rPr>
                              <w:t>the list of all measures used in the study is complete.</w:t>
                            </w:r>
                          </w:p>
                          <w:p w14:paraId="37CC7CF7" w14:textId="77777777" w:rsidR="00157DAD"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Measures are usually listed in the Methods section under 'Measures' or 'Procedure'; further information may also be included in the Results section.</w:t>
                            </w:r>
                          </w:p>
                          <w:p w14:paraId="3AE2E539" w14:textId="77777777" w:rsidR="00157DAD" w:rsidRPr="00654D55"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If a measure is not explicitly named in the article, assign it a descriptive placeholder name beginning with 'Unnamed'.</w:t>
                            </w:r>
                          </w:p>
                          <w:p w14:paraId="2D809F37" w14:textId="77777777" w:rsidR="00157DAD" w:rsidRPr="00101B05" w:rsidRDefault="00157DAD" w:rsidP="00157DAD">
                            <w:pPr>
                              <w:numPr>
                                <w:ilvl w:val="1"/>
                                <w:numId w:val="22"/>
                              </w:numPr>
                              <w:spacing w:line="276" w:lineRule="auto"/>
                              <w:jc w:val="both"/>
                              <w:rPr>
                                <w:rFonts w:ascii="Calibri" w:hAnsi="Calibri" w:cs="Calibri"/>
                                <w:color w:val="000000" w:themeColor="text1"/>
                              </w:rPr>
                            </w:pPr>
                            <w:r>
                              <w:rPr>
                                <w:rFonts w:ascii="Calibri" w:hAnsi="Calibri" w:cs="Calibri"/>
                                <w:color w:val="000000" w:themeColor="text1"/>
                              </w:rPr>
                              <w:t>E</w:t>
                            </w:r>
                            <w:r w:rsidRPr="00101B05">
                              <w:rPr>
                                <w:rFonts w:ascii="Calibri" w:hAnsi="Calibri" w:cs="Calibri"/>
                                <w:color w:val="000000" w:themeColor="text1"/>
                              </w:rPr>
                              <w:t>xample</w:t>
                            </w:r>
                            <w:r>
                              <w:rPr>
                                <w:rFonts w:ascii="Calibri" w:hAnsi="Calibri" w:cs="Calibri"/>
                                <w:color w:val="000000" w:themeColor="text1"/>
                              </w:rPr>
                              <w:t>: A</w:t>
                            </w:r>
                            <w:r w:rsidRPr="00101B05">
                              <w:rPr>
                                <w:rFonts w:ascii="Calibri" w:hAnsi="Calibri" w:cs="Calibri"/>
                                <w:color w:val="000000" w:themeColor="text1"/>
                              </w:rPr>
                              <w:t xml:space="preserve">n unnamed Likert scale </w:t>
                            </w:r>
                            <w:r>
                              <w:rPr>
                                <w:rFonts w:ascii="Calibri" w:hAnsi="Calibri" w:cs="Calibri"/>
                                <w:color w:val="000000" w:themeColor="text1"/>
                              </w:rPr>
                              <w:t>used to rate</w:t>
                            </w:r>
                            <w:r w:rsidRPr="00101B05">
                              <w:rPr>
                                <w:rFonts w:ascii="Calibri" w:hAnsi="Calibri" w:cs="Calibri"/>
                                <w:color w:val="000000" w:themeColor="text1"/>
                              </w:rPr>
                              <w:t xml:space="preserve"> images could be called </w:t>
                            </w:r>
                            <w:r>
                              <w:rPr>
                                <w:rFonts w:ascii="Calibri" w:hAnsi="Calibri" w:cs="Calibri"/>
                                <w:color w:val="000000" w:themeColor="text1"/>
                              </w:rPr>
                              <w:t>‘</w:t>
                            </w:r>
                            <w:r w:rsidRPr="00101B05">
                              <w:rPr>
                                <w:rFonts w:ascii="Calibri" w:hAnsi="Calibri" w:cs="Calibri"/>
                                <w:color w:val="000000" w:themeColor="text1"/>
                              </w:rPr>
                              <w:t>Unnamed Likert scale of evaluations</w:t>
                            </w:r>
                            <w:r>
                              <w:rPr>
                                <w:rFonts w:ascii="Calibri" w:hAnsi="Calibri" w:cs="Calibri"/>
                                <w:color w:val="000000" w:themeColor="text1"/>
                              </w:rPr>
                              <w:t>’</w:t>
                            </w:r>
                            <w:r w:rsidRPr="00101B05">
                              <w:rPr>
                                <w:rFonts w:ascii="Calibri" w:hAnsi="Calibri" w:cs="Calibri"/>
                                <w:color w:val="000000" w:themeColor="text1"/>
                              </w:rPr>
                              <w:t xml:space="preserve">. </w:t>
                            </w:r>
                          </w:p>
                          <w:p w14:paraId="3A68BCD9" w14:textId="77777777" w:rsidR="00157DAD" w:rsidRPr="002127B6" w:rsidRDefault="00157DAD" w:rsidP="00157DAD">
                            <w:pPr>
                              <w:numPr>
                                <w:ilvl w:val="0"/>
                                <w:numId w:val="23"/>
                              </w:numPr>
                              <w:spacing w:line="276" w:lineRule="auto"/>
                              <w:jc w:val="both"/>
                              <w:rPr>
                                <w:rFonts w:ascii="Calibri" w:hAnsi="Calibri" w:cs="Calibri"/>
                                <w:color w:val="000000" w:themeColor="text1"/>
                              </w:rPr>
                            </w:pPr>
                            <w:r w:rsidRPr="002127B6">
                              <w:rPr>
                                <w:rFonts w:ascii="Calibri" w:hAnsi="Calibri" w:cs="Calibri"/>
                                <w:color w:val="000000" w:themeColor="text1"/>
                              </w:rPr>
                              <w:t xml:space="preserve">Record all measures used for data collection. It is not important, whether they are included in the analyses or the results. </w:t>
                            </w:r>
                          </w:p>
                          <w:p w14:paraId="66ADD31F" w14:textId="77777777" w:rsidR="00157DAD" w:rsidRPr="00157DAD" w:rsidRDefault="00157DAD" w:rsidP="00157DAD">
                            <w:pPr>
                              <w:spacing w:line="276" w:lineRule="auto"/>
                              <w:jc w:val="both"/>
                              <w:rPr>
                                <w:rFonts w:ascii="Calibri" w:hAnsi="Calibri" w:cs="Calibr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54016" id="Rechteck 12" o:spid="_x0000_s1030" style="position:absolute;left:0;text-align:left;margin-left:-3.9pt;margin-top:2.4pt;width:460.3pt;height:333.05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" fillcolor="#d8d8d8 [2732]" strokecolor="black [3213]">
                <v:textbox>
                  <w:txbxContent>
                    <w:p w14:paraId="548EBDA4" w14:textId="77777777" w:rsidR="00497A4D" w:rsidRPr="001E4F95" w:rsidRDefault="00497A4D" w:rsidP="002159B0">
                      <w:pPr>
                        <w:spacing w:line="276" w:lineRule="auto"/>
                        <w:jc w:val="both"/>
                        <w:rPr>
                          <w:rFonts w:ascii="Calibri" w:hAnsi="Calibri" w:cs="Calibri"/>
                          <w:b/>
                          <w:bCs/>
                          <w:color w:val="000000" w:themeColor="text1"/>
                        </w:rPr>
                      </w:pPr>
                      <w:r w:rsidRPr="001E4F95">
                        <w:rPr>
                          <w:rFonts w:ascii="Calibri" w:hAnsi="Calibri" w:cs="Calibri"/>
                          <w:b/>
                          <w:bCs/>
                          <w:color w:val="000000" w:themeColor="text1"/>
                        </w:rPr>
                        <w:t>What Not to Include as Measures</w:t>
                      </w:r>
                    </w:p>
                    <w:p w14:paraId="030E1E37" w14:textId="3551F85E" w:rsidR="00497A4D" w:rsidRDefault="00497A4D" w:rsidP="00D5279A">
                      <w:pPr>
                        <w:pStyle w:val="ListParagraph"/>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 xml:space="preserve">Measures or variables of </w:t>
                      </w:r>
                      <w:r w:rsidRPr="00101B05">
                        <w:rPr>
                          <w:rFonts w:ascii="Calibri" w:hAnsi="Calibri" w:cs="Calibri"/>
                          <w:color w:val="000000" w:themeColor="text1"/>
                        </w:rPr>
                        <w:t xml:space="preserve">demographic data </w:t>
                      </w:r>
                      <w:r>
                        <w:rPr>
                          <w:rFonts w:ascii="Calibri" w:hAnsi="Calibri" w:cs="Calibri"/>
                          <w:color w:val="000000" w:themeColor="text1"/>
                        </w:rPr>
                        <w:t xml:space="preserve">(e.g. </w:t>
                      </w:r>
                      <w:r>
                        <w:rPr>
                          <w:rFonts w:ascii="Calibri" w:hAnsi="Calibri" w:cs="Calibri"/>
                          <w:color w:val="000000" w:themeColor="text1"/>
                        </w:rPr>
                        <w:t>as</w:t>
                      </w:r>
                      <w:r w:rsidRPr="00101B05">
                        <w:rPr>
                          <w:rFonts w:ascii="Calibri" w:hAnsi="Calibri" w:cs="Calibri"/>
                          <w:color w:val="000000" w:themeColor="text1"/>
                        </w:rPr>
                        <w:t xml:space="preserve"> age, gender, sexuality, ethnicity, socioeconomic status, marital status</w:t>
                      </w:r>
                      <w:r>
                        <w:rPr>
                          <w:rFonts w:ascii="Calibri" w:hAnsi="Calibri" w:cs="Calibri"/>
                          <w:color w:val="000000" w:themeColor="text1"/>
                        </w:rPr>
                        <w:t xml:space="preserve"> or education level)</w:t>
                      </w:r>
                    </w:p>
                    <w:p w14:paraId="4FA9CB18" w14:textId="12F3605D" w:rsidR="00497A4D" w:rsidRDefault="00497A4D" w:rsidP="00D5279A">
                      <w:pPr>
                        <w:pStyle w:val="ListParagraph"/>
                        <w:numPr>
                          <w:ilvl w:val="0"/>
                          <w:numId w:val="23"/>
                        </w:numPr>
                        <w:spacing w:line="276" w:lineRule="auto"/>
                        <w:jc w:val="both"/>
                        <w:rPr>
                          <w:rFonts w:ascii="Calibri" w:hAnsi="Calibri" w:cs="Calibri"/>
                          <w:color w:val="000000" w:themeColor="text1"/>
                        </w:rPr>
                      </w:pPr>
                      <w:r w:rsidRPr="00633F68">
                        <w:rPr>
                          <w:rFonts w:ascii="Calibri" w:hAnsi="Calibri" w:cs="Calibri"/>
                          <w:color w:val="000000" w:themeColor="text1"/>
                        </w:rPr>
                        <w:t>Manipulation checks</w:t>
                      </w:r>
                    </w:p>
                    <w:p w14:paraId="3C28EFC8" w14:textId="305C1541" w:rsidR="00497A4D" w:rsidRDefault="00497A4D" w:rsidP="00D5279A">
                      <w:pPr>
                        <w:pStyle w:val="ListParagraph"/>
                        <w:numPr>
                          <w:ilvl w:val="0"/>
                          <w:numId w:val="23"/>
                        </w:numPr>
                        <w:spacing w:line="276" w:lineRule="auto"/>
                        <w:jc w:val="both"/>
                        <w:rPr>
                          <w:rFonts w:ascii="Calibri" w:hAnsi="Calibri" w:cs="Calibri"/>
                          <w:color w:val="000000" w:themeColor="text1"/>
                        </w:rPr>
                      </w:pPr>
                      <w:r>
                        <w:rPr>
                          <w:rFonts w:ascii="Calibri" w:hAnsi="Calibri" w:cs="Calibri"/>
                          <w:color w:val="000000" w:themeColor="text1"/>
                        </w:rPr>
                        <w:t>E</w:t>
                      </w:r>
                      <w:r w:rsidRPr="00633F68">
                        <w:rPr>
                          <w:rFonts w:ascii="Calibri" w:hAnsi="Calibri" w:cs="Calibri"/>
                          <w:color w:val="000000" w:themeColor="text1"/>
                        </w:rPr>
                        <w:t xml:space="preserve">xclusion variables </w:t>
                      </w:r>
                      <w:r>
                        <w:rPr>
                          <w:rFonts w:ascii="Calibri" w:hAnsi="Calibri" w:cs="Calibri"/>
                          <w:color w:val="000000" w:themeColor="text1"/>
                        </w:rPr>
                        <w:t xml:space="preserve">(e.g. </w:t>
                      </w:r>
                      <w:r w:rsidRPr="00633F68">
                        <w:rPr>
                          <w:rFonts w:ascii="Calibri" w:hAnsi="Calibri" w:cs="Calibri"/>
                          <w:color w:val="000000" w:themeColor="text1"/>
                        </w:rPr>
                        <w:t xml:space="preserve">checks </w:t>
                      </w:r>
                      <w:r>
                        <w:rPr>
                          <w:rFonts w:ascii="Calibri" w:hAnsi="Calibri" w:cs="Calibri"/>
                          <w:color w:val="000000" w:themeColor="text1"/>
                        </w:rPr>
                        <w:t xml:space="preserve">for following </w:t>
                      </w:r>
                      <w:r w:rsidRPr="00633F68">
                        <w:rPr>
                          <w:rFonts w:ascii="Calibri" w:hAnsi="Calibri" w:cs="Calibri"/>
                          <w:color w:val="000000" w:themeColor="text1"/>
                        </w:rPr>
                        <w:t xml:space="preserve">instructions, attention, </w:t>
                      </w:r>
                      <w:r>
                        <w:rPr>
                          <w:rFonts w:ascii="Calibri" w:hAnsi="Calibri" w:cs="Calibri"/>
                          <w:color w:val="000000" w:themeColor="text1"/>
                        </w:rPr>
                        <w:t xml:space="preserve">response quality, random responding, or </w:t>
                      </w:r>
                      <w:ins w:id="1635" w:author="Hussey, Ian (PSY)" w:date="2025-10-06T11:12:00Z" w16du:dateUtc="2025-10-06T09:12:00Z">
                        <w:r w:rsidR="00EA2AA3">
                          <w:rPr>
                            <w:rFonts w:ascii="Calibri" w:hAnsi="Calibri" w:cs="Calibri"/>
                            <w:color w:val="000000" w:themeColor="text1"/>
                          </w:rPr>
                          <w:t xml:space="preserve">whether </w:t>
                        </w:r>
                      </w:ins>
                      <w:r>
                        <w:rPr>
                          <w:rFonts w:ascii="Calibri" w:hAnsi="Calibri" w:cs="Calibri"/>
                          <w:color w:val="000000" w:themeColor="text1"/>
                        </w:rPr>
                        <w:t xml:space="preserve">external help </w:t>
                      </w:r>
                      <w:ins w:id="1636" w:author="Hussey, Ian (PSY)" w:date="2025-10-06T11:12:00Z" w16du:dateUtc="2025-10-06T09:12:00Z">
                        <w:r w:rsidR="00EA2AA3">
                          <w:rPr>
                            <w:rFonts w:ascii="Calibri" w:hAnsi="Calibri" w:cs="Calibri"/>
                            <w:color w:val="000000" w:themeColor="text1"/>
                          </w:rPr>
                          <w:t xml:space="preserve">was used </w:t>
                        </w:r>
                      </w:ins>
                      <w:r>
                        <w:rPr>
                          <w:rFonts w:ascii="Calibri" w:hAnsi="Calibri" w:cs="Calibri"/>
                          <w:color w:val="000000" w:themeColor="text1"/>
                        </w:rPr>
                        <w:t>such as Googling answers)</w:t>
                      </w:r>
                    </w:p>
                    <w:p w14:paraId="3D45AC3E" w14:textId="77777777" w:rsidR="00157DAD" w:rsidRDefault="00157DAD" w:rsidP="00157DAD">
                      <w:pPr>
                        <w:pStyle w:val="ListParagraph"/>
                        <w:spacing w:line="276" w:lineRule="auto"/>
                        <w:jc w:val="both"/>
                        <w:rPr>
                          <w:rFonts w:ascii="Calibri" w:hAnsi="Calibri" w:cs="Calibri"/>
                          <w:color w:val="000000" w:themeColor="text1"/>
                        </w:rPr>
                      </w:pPr>
                    </w:p>
                    <w:p w14:paraId="609448AB" w14:textId="77777777" w:rsidR="00157DAD" w:rsidRPr="00B45B52" w:rsidRDefault="00157DAD" w:rsidP="00157DAD">
                      <w:pPr>
                        <w:spacing w:line="276" w:lineRule="auto"/>
                        <w:jc w:val="both"/>
                        <w:rPr>
                          <w:rFonts w:ascii="Calibri" w:hAnsi="Calibri" w:cs="Calibri"/>
                          <w:b/>
                          <w:bCs/>
                          <w:color w:val="000000" w:themeColor="text1"/>
                        </w:rPr>
                      </w:pPr>
                      <w:r w:rsidRPr="00B45B52">
                        <w:rPr>
                          <w:rFonts w:ascii="Calibri" w:hAnsi="Calibri" w:cs="Calibri"/>
                          <w:b/>
                          <w:bCs/>
                          <w:color w:val="000000" w:themeColor="text1"/>
                        </w:rPr>
                        <w:t>Identifying and Recording Study Measures</w:t>
                      </w:r>
                    </w:p>
                    <w:p w14:paraId="33B4BD3C" w14:textId="77777777" w:rsidR="00157DAD" w:rsidRPr="00101B05" w:rsidRDefault="00157DAD" w:rsidP="00157DAD">
                      <w:pPr>
                        <w:numPr>
                          <w:ilvl w:val="0"/>
                          <w:numId w:val="22"/>
                        </w:numPr>
                        <w:spacing w:line="276" w:lineRule="auto"/>
                        <w:jc w:val="both"/>
                        <w:rPr>
                          <w:rFonts w:ascii="Calibri" w:hAnsi="Calibri" w:cs="Calibri"/>
                          <w:color w:val="000000" w:themeColor="text1"/>
                        </w:rPr>
                      </w:pPr>
                      <w:r>
                        <w:rPr>
                          <w:rFonts w:ascii="Calibri" w:hAnsi="Calibri" w:cs="Calibri"/>
                          <w:color w:val="000000" w:themeColor="text1"/>
                        </w:rPr>
                        <w:t xml:space="preserve">Before categorizing, </w:t>
                      </w:r>
                      <w:r w:rsidRPr="00CF5181">
                        <w:rPr>
                          <w:rFonts w:ascii="Calibri" w:hAnsi="Calibri" w:cs="Calibri"/>
                          <w:b/>
                          <w:bCs/>
                          <w:color w:val="000000" w:themeColor="text1"/>
                        </w:rPr>
                        <w:t xml:space="preserve">ensure </w:t>
                      </w:r>
                      <w:r>
                        <w:rPr>
                          <w:rFonts w:ascii="Calibri" w:hAnsi="Calibri" w:cs="Calibri"/>
                          <w:b/>
                          <w:bCs/>
                          <w:color w:val="000000" w:themeColor="text1"/>
                        </w:rPr>
                        <w:t xml:space="preserve">that </w:t>
                      </w:r>
                      <w:r w:rsidRPr="00CF5181">
                        <w:rPr>
                          <w:rFonts w:ascii="Calibri" w:hAnsi="Calibri" w:cs="Calibri"/>
                          <w:b/>
                          <w:bCs/>
                          <w:color w:val="000000" w:themeColor="text1"/>
                        </w:rPr>
                        <w:t>the list of all measures used in the study is complete.</w:t>
                      </w:r>
                    </w:p>
                    <w:p w14:paraId="37CC7CF7" w14:textId="77777777" w:rsidR="00157DAD"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Measures are usually listed in the Methods section under 'Measures' or 'Procedure'; further information may also be included in the Results section.</w:t>
                      </w:r>
                    </w:p>
                    <w:p w14:paraId="3AE2E539" w14:textId="77777777" w:rsidR="00157DAD" w:rsidRPr="00654D55" w:rsidRDefault="00157DAD" w:rsidP="00157DAD">
                      <w:pPr>
                        <w:numPr>
                          <w:ilvl w:val="0"/>
                          <w:numId w:val="22"/>
                        </w:numPr>
                        <w:spacing w:line="276" w:lineRule="auto"/>
                        <w:jc w:val="both"/>
                        <w:rPr>
                          <w:rFonts w:ascii="Calibri" w:hAnsi="Calibri" w:cs="Calibri"/>
                          <w:color w:val="000000" w:themeColor="text1"/>
                        </w:rPr>
                      </w:pPr>
                      <w:r w:rsidRPr="00654D55">
                        <w:rPr>
                          <w:rFonts w:ascii="Calibri" w:hAnsi="Calibri" w:cs="Calibri"/>
                          <w:color w:val="000000" w:themeColor="text1"/>
                        </w:rPr>
                        <w:t>If a measure is not explicitly named in the article, assign it a descriptive placeholder name beginning with 'Unnamed'.</w:t>
                      </w:r>
                    </w:p>
                    <w:p w14:paraId="2D809F37" w14:textId="77777777" w:rsidR="00157DAD" w:rsidRPr="00101B05" w:rsidRDefault="00157DAD" w:rsidP="00157DAD">
                      <w:pPr>
                        <w:numPr>
                          <w:ilvl w:val="1"/>
                          <w:numId w:val="22"/>
                        </w:numPr>
                        <w:spacing w:line="276" w:lineRule="auto"/>
                        <w:jc w:val="both"/>
                        <w:rPr>
                          <w:rFonts w:ascii="Calibri" w:hAnsi="Calibri" w:cs="Calibri"/>
                          <w:color w:val="000000" w:themeColor="text1"/>
                        </w:rPr>
                      </w:pPr>
                      <w:r>
                        <w:rPr>
                          <w:rFonts w:ascii="Calibri" w:hAnsi="Calibri" w:cs="Calibri"/>
                          <w:color w:val="000000" w:themeColor="text1"/>
                        </w:rPr>
                        <w:t>E</w:t>
                      </w:r>
                      <w:r w:rsidRPr="00101B05">
                        <w:rPr>
                          <w:rFonts w:ascii="Calibri" w:hAnsi="Calibri" w:cs="Calibri"/>
                          <w:color w:val="000000" w:themeColor="text1"/>
                        </w:rPr>
                        <w:t>xample</w:t>
                      </w:r>
                      <w:r>
                        <w:rPr>
                          <w:rFonts w:ascii="Calibri" w:hAnsi="Calibri" w:cs="Calibri"/>
                          <w:color w:val="000000" w:themeColor="text1"/>
                        </w:rPr>
                        <w:t>: A</w:t>
                      </w:r>
                      <w:r w:rsidRPr="00101B05">
                        <w:rPr>
                          <w:rFonts w:ascii="Calibri" w:hAnsi="Calibri" w:cs="Calibri"/>
                          <w:color w:val="000000" w:themeColor="text1"/>
                        </w:rPr>
                        <w:t xml:space="preserve">n unnamed Likert scale </w:t>
                      </w:r>
                      <w:r>
                        <w:rPr>
                          <w:rFonts w:ascii="Calibri" w:hAnsi="Calibri" w:cs="Calibri"/>
                          <w:color w:val="000000" w:themeColor="text1"/>
                        </w:rPr>
                        <w:t>used to rate</w:t>
                      </w:r>
                      <w:r w:rsidRPr="00101B05">
                        <w:rPr>
                          <w:rFonts w:ascii="Calibri" w:hAnsi="Calibri" w:cs="Calibri"/>
                          <w:color w:val="000000" w:themeColor="text1"/>
                        </w:rPr>
                        <w:t xml:space="preserve"> images could be called </w:t>
                      </w:r>
                      <w:r>
                        <w:rPr>
                          <w:rFonts w:ascii="Calibri" w:hAnsi="Calibri" w:cs="Calibri"/>
                          <w:color w:val="000000" w:themeColor="text1"/>
                        </w:rPr>
                        <w:t>‘</w:t>
                      </w:r>
                      <w:r w:rsidRPr="00101B05">
                        <w:rPr>
                          <w:rFonts w:ascii="Calibri" w:hAnsi="Calibri" w:cs="Calibri"/>
                          <w:color w:val="000000" w:themeColor="text1"/>
                        </w:rPr>
                        <w:t xml:space="preserve">Unnamed Likert scale of </w:t>
                      </w:r>
                      <w:proofErr w:type="gramStart"/>
                      <w:r w:rsidRPr="00101B05">
                        <w:rPr>
                          <w:rFonts w:ascii="Calibri" w:hAnsi="Calibri" w:cs="Calibri"/>
                          <w:color w:val="000000" w:themeColor="text1"/>
                        </w:rPr>
                        <w:t>evaluations</w:t>
                      </w:r>
                      <w:r>
                        <w:rPr>
                          <w:rFonts w:ascii="Calibri" w:hAnsi="Calibri" w:cs="Calibri"/>
                          <w:color w:val="000000" w:themeColor="text1"/>
                        </w:rPr>
                        <w:t>’</w:t>
                      </w:r>
                      <w:proofErr w:type="gramEnd"/>
                      <w:r w:rsidRPr="00101B05">
                        <w:rPr>
                          <w:rFonts w:ascii="Calibri" w:hAnsi="Calibri" w:cs="Calibri"/>
                          <w:color w:val="000000" w:themeColor="text1"/>
                        </w:rPr>
                        <w:t xml:space="preserve">. </w:t>
                      </w:r>
                    </w:p>
                    <w:p w14:paraId="3A68BCD9" w14:textId="77777777" w:rsidR="00157DAD" w:rsidRPr="002127B6" w:rsidRDefault="00157DAD" w:rsidP="00157DAD">
                      <w:pPr>
                        <w:numPr>
                          <w:ilvl w:val="0"/>
                          <w:numId w:val="23"/>
                        </w:numPr>
                        <w:spacing w:line="276" w:lineRule="auto"/>
                        <w:jc w:val="both"/>
                        <w:rPr>
                          <w:rFonts w:ascii="Calibri" w:hAnsi="Calibri" w:cs="Calibri"/>
                          <w:color w:val="000000" w:themeColor="text1"/>
                        </w:rPr>
                      </w:pPr>
                      <w:r w:rsidRPr="002127B6">
                        <w:rPr>
                          <w:rFonts w:ascii="Calibri" w:hAnsi="Calibri" w:cs="Calibri"/>
                          <w:color w:val="000000" w:themeColor="text1"/>
                        </w:rPr>
                        <w:t xml:space="preserve">Record all measures used for data collection. It is not important, whether they are included in the analyses or the results. </w:t>
                      </w:r>
                    </w:p>
                    <w:p w14:paraId="66ADD31F" w14:textId="77777777" w:rsidR="00157DAD" w:rsidRPr="00157DAD" w:rsidRDefault="00157DAD" w:rsidP="00157DAD">
                      <w:pPr>
                        <w:spacing w:line="276" w:lineRule="auto"/>
                        <w:jc w:val="both"/>
                        <w:rPr>
                          <w:rFonts w:ascii="Calibri" w:hAnsi="Calibri" w:cs="Calibri"/>
                          <w:color w:val="000000" w:themeColor="text1"/>
                        </w:rPr>
                      </w:pPr>
                    </w:p>
                  </w:txbxContent>
                </v:textbox>
                <w10:wrap anchorx="margin"/>
              </v:rect>
            </w:pict>
          </mc:Fallback>
        </mc:AlternateContent>
      </w:r>
    </w:p>
    <w:p w14:paraId="26ABA2A7" w14:textId="248AFE84" w:rsidR="00497A4D" w:rsidRPr="00FC690C" w:rsidRDefault="00497A4D" w:rsidP="00497A4D">
      <w:pPr>
        <w:spacing w:line="276" w:lineRule="auto"/>
        <w:ind w:left="1440"/>
        <w:rPr>
          <w:rFonts w:ascii="Calibri" w:hAnsi="Calibri" w:cs="Calibri"/>
          <w:color w:val="000000" w:themeColor="text1"/>
          <w:lang w:val="en-US"/>
          <w:rPrChange w:id="1613" w:author="Hussey, Ian (PSY)" w:date="2025-10-06T10:27:00Z" w16du:dateUtc="2025-10-06T08:27:00Z">
            <w:rPr>
              <w:rFonts w:ascii="Calibri" w:hAnsi="Calibri" w:cs="Calibri"/>
              <w:color w:val="000000" w:themeColor="text1"/>
            </w:rPr>
          </w:rPrChange>
        </w:rPr>
      </w:pPr>
    </w:p>
    <w:p w14:paraId="218BA0A9" w14:textId="1BD68FE3" w:rsidR="00497A4D" w:rsidRPr="00FC690C" w:rsidRDefault="00497A4D" w:rsidP="00497A4D">
      <w:pPr>
        <w:spacing w:line="276" w:lineRule="auto"/>
        <w:ind w:left="1440"/>
        <w:rPr>
          <w:rFonts w:ascii="Calibri" w:hAnsi="Calibri" w:cs="Calibri"/>
          <w:color w:val="000000" w:themeColor="text1"/>
          <w:lang w:val="en-US"/>
          <w:rPrChange w:id="1614" w:author="Hussey, Ian (PSY)" w:date="2025-10-06T10:27:00Z" w16du:dateUtc="2025-10-06T08:27:00Z">
            <w:rPr>
              <w:rFonts w:ascii="Calibri" w:hAnsi="Calibri" w:cs="Calibri"/>
              <w:color w:val="000000" w:themeColor="text1"/>
            </w:rPr>
          </w:rPrChange>
        </w:rPr>
      </w:pPr>
    </w:p>
    <w:p w14:paraId="049F2B85" w14:textId="01C85FF4" w:rsidR="00497A4D" w:rsidRPr="00FC690C" w:rsidRDefault="00497A4D" w:rsidP="00497A4D">
      <w:pPr>
        <w:spacing w:line="276" w:lineRule="auto"/>
        <w:ind w:left="1440"/>
        <w:rPr>
          <w:rFonts w:ascii="Calibri" w:hAnsi="Calibri" w:cs="Calibri"/>
          <w:color w:val="000000" w:themeColor="text1"/>
          <w:lang w:val="en-US"/>
          <w:rPrChange w:id="1615" w:author="Hussey, Ian (PSY)" w:date="2025-10-06T10:27:00Z" w16du:dateUtc="2025-10-06T08:27:00Z">
            <w:rPr>
              <w:rFonts w:ascii="Calibri" w:hAnsi="Calibri" w:cs="Calibri"/>
              <w:color w:val="000000" w:themeColor="text1"/>
            </w:rPr>
          </w:rPrChange>
        </w:rPr>
      </w:pPr>
    </w:p>
    <w:p w14:paraId="695542AA" w14:textId="13D5DC21" w:rsidR="00497A4D" w:rsidRPr="00FC690C" w:rsidRDefault="00497A4D" w:rsidP="00497A4D">
      <w:pPr>
        <w:spacing w:line="276" w:lineRule="auto"/>
        <w:ind w:left="1440"/>
        <w:rPr>
          <w:rFonts w:ascii="Calibri" w:hAnsi="Calibri" w:cs="Calibri"/>
          <w:color w:val="000000" w:themeColor="text1"/>
          <w:lang w:val="en-US"/>
          <w:rPrChange w:id="1616" w:author="Hussey, Ian (PSY)" w:date="2025-10-06T10:27:00Z" w16du:dateUtc="2025-10-06T08:27:00Z">
            <w:rPr>
              <w:rFonts w:ascii="Calibri" w:hAnsi="Calibri" w:cs="Calibri"/>
              <w:color w:val="000000" w:themeColor="text1"/>
            </w:rPr>
          </w:rPrChange>
        </w:rPr>
      </w:pPr>
    </w:p>
    <w:p w14:paraId="06EB5A30" w14:textId="73A18E82" w:rsidR="00497A4D" w:rsidRPr="00FC690C" w:rsidRDefault="00497A4D" w:rsidP="00497A4D">
      <w:pPr>
        <w:spacing w:line="276" w:lineRule="auto"/>
        <w:ind w:left="1440"/>
        <w:rPr>
          <w:rFonts w:ascii="Calibri" w:hAnsi="Calibri" w:cs="Calibri"/>
          <w:color w:val="000000" w:themeColor="text1"/>
          <w:lang w:val="en-US"/>
          <w:rPrChange w:id="1617" w:author="Hussey, Ian (PSY)" w:date="2025-10-06T10:27:00Z" w16du:dateUtc="2025-10-06T08:27:00Z">
            <w:rPr>
              <w:rFonts w:ascii="Calibri" w:hAnsi="Calibri" w:cs="Calibri"/>
              <w:color w:val="000000" w:themeColor="text1"/>
            </w:rPr>
          </w:rPrChange>
        </w:rPr>
      </w:pPr>
    </w:p>
    <w:p w14:paraId="0DEFA288" w14:textId="5001167F" w:rsidR="00497A4D" w:rsidRPr="00FC690C" w:rsidRDefault="00497A4D" w:rsidP="00497A4D">
      <w:pPr>
        <w:spacing w:line="276" w:lineRule="auto"/>
        <w:ind w:left="1440"/>
        <w:rPr>
          <w:rFonts w:ascii="Calibri" w:hAnsi="Calibri" w:cs="Calibri"/>
          <w:color w:val="000000" w:themeColor="text1"/>
          <w:lang w:val="en-US"/>
          <w:rPrChange w:id="1618" w:author="Hussey, Ian (PSY)" w:date="2025-10-06T10:27:00Z" w16du:dateUtc="2025-10-06T08:27:00Z">
            <w:rPr>
              <w:rFonts w:ascii="Calibri" w:hAnsi="Calibri" w:cs="Calibri"/>
              <w:color w:val="000000" w:themeColor="text1"/>
            </w:rPr>
          </w:rPrChange>
        </w:rPr>
      </w:pPr>
    </w:p>
    <w:p w14:paraId="3D3AECA2" w14:textId="5D43B75F" w:rsidR="00497A4D" w:rsidRPr="00FC690C" w:rsidRDefault="00497A4D" w:rsidP="00497A4D">
      <w:pPr>
        <w:spacing w:line="276" w:lineRule="auto"/>
        <w:ind w:left="1440"/>
        <w:rPr>
          <w:rFonts w:ascii="Calibri" w:hAnsi="Calibri" w:cs="Calibri"/>
          <w:color w:val="000000" w:themeColor="text1"/>
          <w:lang w:val="en-US"/>
          <w:rPrChange w:id="1619" w:author="Hussey, Ian (PSY)" w:date="2025-10-06T10:27:00Z" w16du:dateUtc="2025-10-06T08:27:00Z">
            <w:rPr>
              <w:rFonts w:ascii="Calibri" w:hAnsi="Calibri" w:cs="Calibri"/>
              <w:color w:val="000000" w:themeColor="text1"/>
            </w:rPr>
          </w:rPrChange>
        </w:rPr>
      </w:pPr>
    </w:p>
    <w:p w14:paraId="1894E9A8" w14:textId="36785786" w:rsidR="00497A4D" w:rsidRPr="00FC690C" w:rsidRDefault="00497A4D" w:rsidP="00497A4D">
      <w:pPr>
        <w:spacing w:line="276" w:lineRule="auto"/>
        <w:ind w:left="1440"/>
        <w:rPr>
          <w:rFonts w:ascii="Calibri" w:hAnsi="Calibri" w:cs="Calibri"/>
          <w:color w:val="000000" w:themeColor="text1"/>
          <w:lang w:val="en-US"/>
          <w:rPrChange w:id="1620" w:author="Hussey, Ian (PSY)" w:date="2025-10-06T10:27:00Z" w16du:dateUtc="2025-10-06T08:27:00Z">
            <w:rPr>
              <w:rFonts w:ascii="Calibri" w:hAnsi="Calibri" w:cs="Calibri"/>
              <w:color w:val="000000" w:themeColor="text1"/>
            </w:rPr>
          </w:rPrChange>
        </w:rPr>
      </w:pPr>
    </w:p>
    <w:p w14:paraId="23D48D9A" w14:textId="27632694" w:rsidR="00497A4D" w:rsidRPr="00FC690C" w:rsidRDefault="00497A4D" w:rsidP="00497A4D">
      <w:pPr>
        <w:spacing w:line="276" w:lineRule="auto"/>
        <w:ind w:left="1440"/>
        <w:rPr>
          <w:rFonts w:ascii="Calibri" w:hAnsi="Calibri" w:cs="Calibri"/>
          <w:color w:val="000000" w:themeColor="text1"/>
          <w:lang w:val="en-US"/>
          <w:rPrChange w:id="1621" w:author="Hussey, Ian (PSY)" w:date="2025-10-06T10:27:00Z" w16du:dateUtc="2025-10-06T08:27:00Z">
            <w:rPr>
              <w:rFonts w:ascii="Calibri" w:hAnsi="Calibri" w:cs="Calibri"/>
              <w:color w:val="000000" w:themeColor="text1"/>
            </w:rPr>
          </w:rPrChange>
        </w:rPr>
      </w:pPr>
    </w:p>
    <w:p w14:paraId="2C490FEF" w14:textId="2252ACCD" w:rsidR="00497A4D" w:rsidRPr="00FC690C" w:rsidRDefault="00497A4D" w:rsidP="00497A4D">
      <w:pPr>
        <w:spacing w:line="276" w:lineRule="auto"/>
        <w:ind w:left="1440"/>
        <w:rPr>
          <w:rFonts w:ascii="Calibri" w:hAnsi="Calibri" w:cs="Calibri"/>
          <w:color w:val="000000" w:themeColor="text1"/>
          <w:lang w:val="en-US"/>
          <w:rPrChange w:id="1622" w:author="Hussey, Ian (PSY)" w:date="2025-10-06T10:27:00Z" w16du:dateUtc="2025-10-06T08:27:00Z">
            <w:rPr>
              <w:rFonts w:ascii="Calibri" w:hAnsi="Calibri" w:cs="Calibri"/>
              <w:color w:val="000000" w:themeColor="text1"/>
            </w:rPr>
          </w:rPrChange>
        </w:rPr>
      </w:pPr>
    </w:p>
    <w:p w14:paraId="09F50624" w14:textId="304E92C4" w:rsidR="00497A4D" w:rsidRPr="00FC690C" w:rsidRDefault="00497A4D" w:rsidP="00497A4D">
      <w:pPr>
        <w:spacing w:line="276" w:lineRule="auto"/>
        <w:ind w:left="1440"/>
        <w:rPr>
          <w:rFonts w:ascii="Calibri" w:hAnsi="Calibri" w:cs="Calibri"/>
          <w:color w:val="000000" w:themeColor="text1"/>
          <w:lang w:val="en-US"/>
          <w:rPrChange w:id="1623" w:author="Hussey, Ian (PSY)" w:date="2025-10-06T10:27:00Z" w16du:dateUtc="2025-10-06T08:27:00Z">
            <w:rPr>
              <w:rFonts w:ascii="Calibri" w:hAnsi="Calibri" w:cs="Calibri"/>
              <w:color w:val="000000" w:themeColor="text1"/>
            </w:rPr>
          </w:rPrChange>
        </w:rPr>
      </w:pPr>
    </w:p>
    <w:p w14:paraId="17F93D0A" w14:textId="20820BA4" w:rsidR="00497A4D" w:rsidRPr="00FC690C" w:rsidRDefault="00497A4D" w:rsidP="00497A4D">
      <w:pPr>
        <w:spacing w:line="276" w:lineRule="auto"/>
        <w:ind w:left="1440"/>
        <w:rPr>
          <w:rFonts w:ascii="Calibri" w:hAnsi="Calibri" w:cs="Calibri"/>
          <w:color w:val="000000" w:themeColor="text1"/>
          <w:lang w:val="en-US"/>
          <w:rPrChange w:id="1624" w:author="Hussey, Ian (PSY)" w:date="2025-10-06T10:27:00Z" w16du:dateUtc="2025-10-06T08:27:00Z">
            <w:rPr>
              <w:rFonts w:ascii="Calibri" w:hAnsi="Calibri" w:cs="Calibri"/>
              <w:color w:val="000000" w:themeColor="text1"/>
            </w:rPr>
          </w:rPrChange>
        </w:rPr>
      </w:pPr>
    </w:p>
    <w:p w14:paraId="4FA777AE" w14:textId="6E24FF94" w:rsidR="00497A4D" w:rsidRPr="00FC690C" w:rsidRDefault="00497A4D" w:rsidP="00497A4D">
      <w:pPr>
        <w:spacing w:line="276" w:lineRule="auto"/>
        <w:ind w:left="1440"/>
        <w:rPr>
          <w:rFonts w:ascii="Calibri" w:hAnsi="Calibri" w:cs="Calibri"/>
          <w:color w:val="000000" w:themeColor="text1"/>
          <w:lang w:val="en-US"/>
          <w:rPrChange w:id="1625" w:author="Hussey, Ian (PSY)" w:date="2025-10-06T10:27:00Z" w16du:dateUtc="2025-10-06T08:27:00Z">
            <w:rPr>
              <w:rFonts w:ascii="Calibri" w:hAnsi="Calibri" w:cs="Calibri"/>
              <w:color w:val="000000" w:themeColor="text1"/>
            </w:rPr>
          </w:rPrChange>
        </w:rPr>
      </w:pPr>
    </w:p>
    <w:p w14:paraId="66A74040" w14:textId="6C3318D5" w:rsidR="00497A4D" w:rsidRPr="00FC690C" w:rsidRDefault="00497A4D" w:rsidP="00497A4D">
      <w:pPr>
        <w:spacing w:line="276" w:lineRule="auto"/>
        <w:ind w:left="1440"/>
        <w:rPr>
          <w:rFonts w:ascii="Calibri" w:hAnsi="Calibri" w:cs="Calibri"/>
          <w:color w:val="000000" w:themeColor="text1"/>
          <w:lang w:val="en-US"/>
          <w:rPrChange w:id="1626" w:author="Hussey, Ian (PSY)" w:date="2025-10-06T10:27:00Z" w16du:dateUtc="2025-10-06T08:27:00Z">
            <w:rPr>
              <w:rFonts w:ascii="Calibri" w:hAnsi="Calibri" w:cs="Calibri"/>
              <w:color w:val="000000" w:themeColor="text1"/>
            </w:rPr>
          </w:rPrChange>
        </w:rPr>
      </w:pPr>
    </w:p>
    <w:p w14:paraId="3958C29F" w14:textId="74E6EE67" w:rsidR="00497A4D" w:rsidRPr="00FC690C" w:rsidRDefault="00497A4D" w:rsidP="00497A4D">
      <w:pPr>
        <w:spacing w:line="276" w:lineRule="auto"/>
        <w:rPr>
          <w:rFonts w:ascii="Calibri" w:hAnsi="Calibri" w:cs="Calibri"/>
          <w:color w:val="000000" w:themeColor="text1"/>
          <w:lang w:val="en-US"/>
          <w:rPrChange w:id="1627" w:author="Hussey, Ian (PSY)" w:date="2025-10-06T10:27:00Z" w16du:dateUtc="2025-10-06T08:27:00Z">
            <w:rPr>
              <w:rFonts w:ascii="Calibri" w:hAnsi="Calibri" w:cs="Calibri"/>
              <w:color w:val="000000" w:themeColor="text1"/>
            </w:rPr>
          </w:rPrChange>
        </w:rPr>
      </w:pPr>
    </w:p>
    <w:p w14:paraId="1D2F32C4" w14:textId="5F15746E" w:rsidR="00497A4D" w:rsidRPr="00FC690C" w:rsidRDefault="00497A4D" w:rsidP="00497A4D">
      <w:pPr>
        <w:spacing w:line="276" w:lineRule="auto"/>
        <w:rPr>
          <w:rFonts w:ascii="Calibri" w:hAnsi="Calibri" w:cs="Calibri"/>
          <w:color w:val="000000" w:themeColor="text1"/>
          <w:highlight w:val="yellow"/>
          <w:lang w:val="en-US"/>
          <w:rPrChange w:id="1628" w:author="Hussey, Ian (PSY)" w:date="2025-10-06T10:27:00Z" w16du:dateUtc="2025-10-06T08:27:00Z">
            <w:rPr>
              <w:rFonts w:ascii="Calibri" w:hAnsi="Calibri" w:cs="Calibri"/>
              <w:color w:val="000000" w:themeColor="text1"/>
              <w:highlight w:val="yellow"/>
            </w:rPr>
          </w:rPrChange>
        </w:rPr>
      </w:pPr>
    </w:p>
    <w:p w14:paraId="36BB5D59" w14:textId="6EF9595F" w:rsidR="00497A4D" w:rsidRPr="00FC690C" w:rsidRDefault="00497A4D" w:rsidP="00497A4D">
      <w:pPr>
        <w:spacing w:line="276" w:lineRule="auto"/>
        <w:rPr>
          <w:rFonts w:ascii="Calibri" w:hAnsi="Calibri" w:cs="Calibri"/>
          <w:color w:val="000000" w:themeColor="text1"/>
          <w:lang w:val="en-US"/>
          <w:rPrChange w:id="1629" w:author="Hussey, Ian (PSY)" w:date="2025-10-06T10:27:00Z" w16du:dateUtc="2025-10-06T08:27:00Z">
            <w:rPr>
              <w:rFonts w:ascii="Calibri" w:hAnsi="Calibri" w:cs="Calibri"/>
              <w:color w:val="000000" w:themeColor="text1"/>
            </w:rPr>
          </w:rPrChange>
        </w:rPr>
      </w:pPr>
    </w:p>
    <w:p w14:paraId="4CF8F87F" w14:textId="6169237A" w:rsidR="00497A4D" w:rsidRPr="00FC690C" w:rsidRDefault="00497A4D" w:rsidP="00497A4D">
      <w:pPr>
        <w:spacing w:line="276" w:lineRule="auto"/>
        <w:rPr>
          <w:rFonts w:ascii="Calibri" w:hAnsi="Calibri" w:cs="Calibri"/>
          <w:b/>
          <w:color w:val="000000" w:themeColor="text1"/>
          <w:lang w:val="en-US"/>
          <w:rPrChange w:id="1630" w:author="Hussey, Ian (PSY)" w:date="2025-10-06T10:27:00Z" w16du:dateUtc="2025-10-06T08:27:00Z">
            <w:rPr>
              <w:rFonts w:ascii="Calibri" w:hAnsi="Calibri" w:cs="Calibri"/>
              <w:b/>
              <w:color w:val="000000" w:themeColor="text1"/>
            </w:rPr>
          </w:rPrChange>
        </w:rPr>
      </w:pPr>
    </w:p>
    <w:p w14:paraId="135B679C" w14:textId="3EBA6F4D" w:rsidR="00497A4D" w:rsidRPr="00FC690C" w:rsidRDefault="00497A4D" w:rsidP="30B23281">
      <w:pPr>
        <w:spacing w:line="276" w:lineRule="auto"/>
        <w:rPr>
          <w:rFonts w:ascii="Calibri" w:hAnsi="Calibri" w:cs="Calibri"/>
          <w:b/>
          <w:bCs/>
          <w:color w:val="000000" w:themeColor="text1"/>
          <w:lang w:val="en-US"/>
          <w:rPrChange w:id="1631" w:author="Hussey, Ian (PSY)" w:date="2025-10-06T10:27:00Z" w16du:dateUtc="2025-10-06T08:27:00Z">
            <w:rPr>
              <w:rFonts w:ascii="Calibri" w:hAnsi="Calibri" w:cs="Calibri"/>
              <w:b/>
              <w:bCs/>
              <w:color w:val="000000" w:themeColor="text1"/>
            </w:rPr>
          </w:rPrChange>
        </w:rPr>
      </w:pPr>
    </w:p>
    <w:p w14:paraId="6EEE8A8B" w14:textId="4C991F1F" w:rsidR="009E0CB8" w:rsidRPr="00FC690C" w:rsidRDefault="00B075FB" w:rsidP="30B23281">
      <w:pPr>
        <w:rPr>
          <w:rFonts w:ascii="Calibri" w:hAnsi="Calibri" w:cs="Calibri"/>
          <w:b/>
          <w:bCs/>
          <w:color w:val="000000" w:themeColor="text1"/>
          <w:lang w:val="en-US"/>
          <w:rPrChange w:id="1632" w:author="Hussey, Ian (PSY)" w:date="2025-10-06T10:27:00Z" w16du:dateUtc="2025-10-06T08:27:00Z">
            <w:rPr>
              <w:rFonts w:ascii="Calibri" w:hAnsi="Calibri" w:cs="Calibri"/>
              <w:b/>
              <w:bCs/>
              <w:color w:val="000000" w:themeColor="text1"/>
            </w:rPr>
          </w:rPrChange>
        </w:rPr>
      </w:pPr>
      <w:r w:rsidRPr="00FC690C">
        <w:rPr>
          <w:rFonts w:ascii="Calibri" w:hAnsi="Calibri" w:cs="Calibri"/>
          <w:noProof/>
          <w:color w:val="000000" w:themeColor="text1"/>
          <w:lang w:val="en-US"/>
          <w:rPrChange w:id="1633"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64896" behindDoc="0" locked="0" layoutInCell="1" allowOverlap="1" wp14:anchorId="0396F859" wp14:editId="7801DBC1">
                <wp:simplePos x="0" y="0"/>
                <wp:positionH relativeFrom="margin">
                  <wp:posOffset>-25855</wp:posOffset>
                </wp:positionH>
                <wp:positionV relativeFrom="paragraph">
                  <wp:posOffset>890601</wp:posOffset>
                </wp:positionV>
                <wp:extent cx="5845810" cy="2071561"/>
                <wp:effectExtent l="0" t="0" r="8890" b="11430"/>
                <wp:wrapNone/>
                <wp:docPr id="1830116785" name="Rechteck 4"/>
                <wp:cNvGraphicFramePr/>
                <a:graphic xmlns:a="http://schemas.openxmlformats.org/drawingml/2006/main">
                  <a:graphicData uri="http://schemas.microsoft.com/office/word/2010/wordprocessingShape">
                    <wps:wsp>
                      <wps:cNvSpPr/>
                      <wps:spPr>
                        <a:xfrm>
                          <a:off x="0" y="0"/>
                          <a:ext cx="5845810" cy="2071561"/>
                        </a:xfrm>
                        <a:prstGeom prst="rect">
                          <a:avLst/>
                        </a:prstGeom>
                        <a:noFill/>
                        <a:ln w="12700">
                          <a:solidFill>
                            <a:schemeClr val="tx1"/>
                          </a:solidFill>
                        </a:ln>
                      </wps:spPr>
                      <wps:style>
                        <a:lnRef idx="0">
                          <a:scrgbClr r="0" g="0" b="0"/>
                        </a:lnRef>
                        <a:fillRef idx="0">
                          <a:scrgbClr r="0" g="0" b="0"/>
                        </a:fillRef>
                        <a:effectRef idx="0">
                          <a:scrgbClr r="0" g="0" b="0"/>
                        </a:effectRef>
                        <a:fontRef idx="minor">
                          <a:schemeClr val="lt1"/>
                        </a:fontRef>
                      </wps:style>
                      <wps:txbx>
                        <w:txbxContent>
                          <w:p w14:paraId="37420B15" w14:textId="0EBCE47E" w:rsidR="00497A4D" w:rsidRDefault="00497A4D" w:rsidP="002159B0">
                            <w:pPr>
                              <w:spacing w:line="276" w:lineRule="auto"/>
                              <w:jc w:val="both"/>
                              <w:rPr>
                                <w:rFonts w:ascii="Calibri" w:hAnsi="Calibri" w:cs="Calibri"/>
                                <w:color w:val="000000" w:themeColor="text1"/>
                              </w:rPr>
                            </w:pPr>
                            <w:r w:rsidRPr="00624B21">
                              <w:rPr>
                                <w:rFonts w:ascii="Calibri" w:hAnsi="Calibri" w:cs="Calibri"/>
                                <w:color w:val="000000" w:themeColor="text1"/>
                              </w:rPr>
                              <w:t xml:space="preserve">Once all measures have been extracted into </w:t>
                            </w:r>
                            <w:r w:rsidR="00026ECF">
                              <w:rPr>
                                <w:rFonts w:ascii="Calibri" w:hAnsi="Calibri" w:cs="Calibri"/>
                                <w:color w:val="000000" w:themeColor="text1"/>
                              </w:rPr>
                              <w:t xml:space="preserve">the </w:t>
                            </w:r>
                            <w:r w:rsidRPr="00624B21">
                              <w:rPr>
                                <w:rFonts w:ascii="Calibri" w:hAnsi="Calibri" w:cs="Calibri"/>
                                <w:color w:val="000000" w:themeColor="text1"/>
                              </w:rPr>
                              <w:t xml:space="preserve">codebook, </w:t>
                            </w:r>
                            <w:r w:rsidRPr="00624B21">
                              <w:rPr>
                                <w:rFonts w:ascii="Calibri" w:hAnsi="Calibri" w:cs="Calibri"/>
                                <w:b/>
                                <w:bCs/>
                                <w:color w:val="000000" w:themeColor="text1"/>
                              </w:rPr>
                              <w:t>categorize the measures in the category columns</w:t>
                            </w:r>
                            <w:ins w:id="1634" w:author="Hussey, Ian (PSY)" w:date="2025-10-06T11:13:00Z" w16du:dateUtc="2025-10-06T09:13:00Z">
                              <w:r w:rsidR="00EA2AA3">
                                <w:rPr>
                                  <w:rFonts w:ascii="Calibri" w:hAnsi="Calibri" w:cs="Calibri"/>
                                  <w:b/>
                                  <w:bCs/>
                                  <w:color w:val="000000" w:themeColor="text1"/>
                                </w:rPr>
                                <w:t xml:space="preserve">: </w:t>
                              </w:r>
                            </w:ins>
                            <w:ins w:id="1635" w:author="Hussey, Ian (PSY)" w:date="2025-10-06T11:14:00Z" w16du:dateUtc="2025-10-06T09:14:00Z">
                              <w:r w:rsidR="00EA2AA3">
                                <w:rPr>
                                  <w:rFonts w:ascii="Calibri" w:hAnsi="Calibri" w:cs="Calibri"/>
                                  <w:b/>
                                  <w:bCs/>
                                  <w:color w:val="000000" w:themeColor="text1"/>
                                </w:rPr>
                                <w:t xml:space="preserve">first </w:t>
                              </w:r>
                            </w:ins>
                            <w:ins w:id="1636" w:author="Hussey, Ian (PSY)" w:date="2025-10-06T11:13:00Z" w16du:dateUtc="2025-10-06T09:13:00Z">
                              <w:r w:rsidR="00EA2AA3">
                                <w:rPr>
                                  <w:rFonts w:ascii="Calibri" w:hAnsi="Calibri" w:cs="Calibri"/>
                                  <w:b/>
                                  <w:bCs/>
                                  <w:color w:val="000000" w:themeColor="text1"/>
                                </w:rPr>
                                <w:t>‘How it is measured’</w:t>
                              </w:r>
                            </w:ins>
                            <w:ins w:id="1637" w:author="Hussey, Ian (PSY)" w:date="2025-10-06T11:14:00Z" w16du:dateUtc="2025-10-06T09:14:00Z">
                              <w:r w:rsidR="00EA2AA3">
                                <w:rPr>
                                  <w:rFonts w:ascii="Calibri" w:hAnsi="Calibri" w:cs="Calibri"/>
                                  <w:b/>
                                  <w:bCs/>
                                  <w:color w:val="000000" w:themeColor="text1"/>
                                </w:rPr>
                                <w:t xml:space="preserve"> and second ‘What is meaured’</w:t>
                              </w:r>
                            </w:ins>
                            <w:del w:id="1638" w:author="Hussey, Ian (PSY)" w:date="2025-10-06T11:14:00Z" w16du:dateUtc="2025-10-06T09:14:00Z">
                              <w:r w:rsidDel="00EA2AA3">
                                <w:rPr>
                                  <w:rFonts w:ascii="Calibri" w:hAnsi="Calibri" w:cs="Calibri"/>
                                  <w:b/>
                                  <w:bCs/>
                                  <w:color w:val="000000" w:themeColor="text1"/>
                                </w:rPr>
                                <w:delText xml:space="preserve"> </w:delText>
                              </w:r>
                              <w:r w:rsidRPr="00AF20EE" w:rsidDel="00EA2AA3">
                                <w:rPr>
                                  <w:rFonts w:ascii="Calibri" w:hAnsi="Calibri" w:cs="Calibri"/>
                                  <w:color w:val="000000" w:themeColor="text1"/>
                                </w:rPr>
                                <w:delText>(</w:delText>
                              </w:r>
                              <w:r w:rsidR="00BB3CF3" w:rsidDel="00EA2AA3">
                                <w:rPr>
                                  <w:rFonts w:ascii="Calibri" w:hAnsi="Calibri" w:cs="Calibri"/>
                                  <w:color w:val="000000" w:themeColor="text1"/>
                                </w:rPr>
                                <w:delText>‘</w:delText>
                              </w:r>
                              <w:r w:rsidRPr="00101B05" w:rsidDel="00EA2AA3">
                                <w:rPr>
                                  <w:rFonts w:ascii="Calibri" w:hAnsi="Calibri" w:cs="Calibri"/>
                                  <w:color w:val="000000" w:themeColor="text1"/>
                                </w:rPr>
                                <w:delText xml:space="preserve">measure [number] </w:delText>
                              </w:r>
                              <w:r w:rsidDel="00EA2AA3">
                                <w:rPr>
                                  <w:rFonts w:ascii="Calibri" w:hAnsi="Calibri" w:cs="Calibri"/>
                                  <w:color w:val="000000" w:themeColor="text1"/>
                                </w:rPr>
                                <w:delText>category</w:delText>
                              </w:r>
                              <w:r w:rsidR="00BB3CF3" w:rsidDel="00EA2AA3">
                                <w:rPr>
                                  <w:rFonts w:ascii="Calibri" w:hAnsi="Calibri" w:cs="Calibri"/>
                                  <w:color w:val="000000" w:themeColor="text1"/>
                                </w:rPr>
                                <w:delText>’</w:delText>
                              </w:r>
                              <w:r w:rsidDel="00EA2AA3">
                                <w:rPr>
                                  <w:rFonts w:ascii="Calibri" w:hAnsi="Calibri" w:cs="Calibri"/>
                                  <w:color w:val="000000" w:themeColor="text1"/>
                                </w:rPr>
                                <w:delText>)</w:delText>
                              </w:r>
                            </w:del>
                            <w:r w:rsidRPr="00624B21">
                              <w:rPr>
                                <w:rFonts w:ascii="Calibri" w:hAnsi="Calibri" w:cs="Calibri"/>
                                <w:color w:val="000000" w:themeColor="text1"/>
                              </w:rPr>
                              <w:t xml:space="preserve"> using the coding scheme specified earlier in this document. We encourage </w:t>
                            </w:r>
                            <w:ins w:id="1639" w:author="Hussey, Ian (PSY)" w:date="2025-10-06T11:14:00Z" w16du:dateUtc="2025-10-06T09:14:00Z">
                              <w:r w:rsidR="00EA2AA3">
                                <w:rPr>
                                  <w:rFonts w:ascii="Calibri" w:hAnsi="Calibri" w:cs="Calibri"/>
                                  <w:color w:val="000000" w:themeColor="text1"/>
                                </w:rPr>
                                <w:t>you to frequently refer back to</w:t>
                              </w:r>
                            </w:ins>
                            <w:del w:id="1640" w:author="Hussey, Ian (PSY)" w:date="2025-10-06T11:14:00Z" w16du:dateUtc="2025-10-06T09:14:00Z">
                              <w:r w:rsidRPr="00624B21" w:rsidDel="00EA2AA3">
                                <w:rPr>
                                  <w:rFonts w:ascii="Calibri" w:hAnsi="Calibri" w:cs="Calibri"/>
                                  <w:color w:val="000000" w:themeColor="text1"/>
                                </w:rPr>
                                <w:delText>using</w:delText>
                              </w:r>
                            </w:del>
                            <w:ins w:id="1641" w:author="Hussey, Ian (PSY)" w:date="2025-10-06T11:14:00Z" w16du:dateUtc="2025-10-06T09:14:00Z">
                              <w:r w:rsidR="00EA2AA3">
                                <w:rPr>
                                  <w:rFonts w:ascii="Calibri" w:hAnsi="Calibri" w:cs="Calibri"/>
                                  <w:color w:val="000000" w:themeColor="text1"/>
                                </w:rPr>
                                <w:t xml:space="preserve"> T</w:t>
                              </w:r>
                            </w:ins>
                            <w:del w:id="1642" w:author="Hussey, Ian (PSY)" w:date="2025-10-06T11:14:00Z" w16du:dateUtc="2025-10-06T09:14:00Z">
                              <w:r w:rsidRPr="00624B21" w:rsidDel="00EA2AA3">
                                <w:rPr>
                                  <w:rFonts w:ascii="Calibri" w:hAnsi="Calibri" w:cs="Calibri"/>
                                  <w:color w:val="000000" w:themeColor="text1"/>
                                </w:rPr>
                                <w:delText xml:space="preserve"> the t</w:delText>
                              </w:r>
                            </w:del>
                            <w:r w:rsidRPr="00624B21">
                              <w:rPr>
                                <w:rFonts w:ascii="Calibri" w:hAnsi="Calibri" w:cs="Calibri"/>
                                <w:color w:val="000000" w:themeColor="text1"/>
                              </w:rPr>
                              <w:t xml:space="preserve">able </w:t>
                            </w:r>
                            <w:ins w:id="1643" w:author="Hussey, Ian (PSY)" w:date="2025-10-06T11:14:00Z" w16du:dateUtc="2025-10-06T09:14:00Z">
                              <w:r w:rsidR="00EA2AA3">
                                <w:rPr>
                                  <w:rFonts w:ascii="Calibri" w:hAnsi="Calibri" w:cs="Calibri"/>
                                  <w:color w:val="000000" w:themeColor="text1"/>
                                </w:rPr>
                                <w:t xml:space="preserve">1 </w:t>
                              </w:r>
                            </w:ins>
                            <w:r w:rsidRPr="00624B21">
                              <w:rPr>
                                <w:rFonts w:ascii="Calibri" w:hAnsi="Calibri" w:cs="Calibri"/>
                                <w:color w:val="000000" w:themeColor="text1"/>
                              </w:rPr>
                              <w:t>for</w:t>
                            </w:r>
                            <w:ins w:id="1644" w:author="Hussey, Ian (PSY)" w:date="2025-10-06T11:15:00Z" w16du:dateUtc="2025-10-06T09:15:00Z">
                              <w:r w:rsidR="00EA2AA3">
                                <w:rPr>
                                  <w:rFonts w:ascii="Calibri" w:hAnsi="Calibri" w:cs="Calibri"/>
                                  <w:color w:val="000000" w:themeColor="text1"/>
                                </w:rPr>
                                <w:t xml:space="preserve"> reference</w:t>
                              </w:r>
                            </w:ins>
                            <w:del w:id="1645" w:author="Hussey, Ian (PSY)" w:date="2025-10-06T11:15:00Z" w16du:dateUtc="2025-10-06T09:15:00Z">
                              <w:r w:rsidRPr="00624B21" w:rsidDel="00EA2AA3">
                                <w:rPr>
                                  <w:rFonts w:ascii="Calibri" w:hAnsi="Calibri" w:cs="Calibri"/>
                                  <w:color w:val="000000" w:themeColor="text1"/>
                                </w:rPr>
                                <w:delText xml:space="preserve"> an overview</w:delText>
                              </w:r>
                            </w:del>
                            <w:r w:rsidRPr="00624B21">
                              <w:rPr>
                                <w:rFonts w:ascii="Calibri" w:hAnsi="Calibri" w:cs="Calibri"/>
                                <w:color w:val="000000" w:themeColor="text1"/>
                              </w:rPr>
                              <w:t xml:space="preserve">. You will need to use not only the name of the scale but additional information from the article to do this. </w:t>
                            </w:r>
                          </w:p>
                          <w:p w14:paraId="7BAFF373" w14:textId="77777777" w:rsidR="00497A4D" w:rsidRDefault="00497A4D" w:rsidP="002159B0">
                            <w:pPr>
                              <w:spacing w:line="276" w:lineRule="auto"/>
                              <w:jc w:val="both"/>
                              <w:rPr>
                                <w:rFonts w:ascii="Calibri" w:hAnsi="Calibri" w:cs="Calibri"/>
                                <w:color w:val="000000" w:themeColor="text1"/>
                              </w:rPr>
                            </w:pPr>
                          </w:p>
                          <w:p w14:paraId="281B8647" w14:textId="77777777" w:rsidR="00497A4D" w:rsidRPr="00053C83" w:rsidRDefault="00497A4D" w:rsidP="002159B0">
                            <w:pPr>
                              <w:spacing w:line="276" w:lineRule="auto"/>
                              <w:jc w:val="both"/>
                              <w:rPr>
                                <w:rFonts w:ascii="Calibri" w:hAnsi="Calibri" w:cs="Calibri"/>
                                <w:b/>
                                <w:bCs/>
                                <w:color w:val="000000" w:themeColor="text1"/>
                              </w:rPr>
                            </w:pPr>
                            <w:r w:rsidRPr="00053C83">
                              <w:rPr>
                                <w:rFonts w:ascii="Calibri" w:hAnsi="Calibri" w:cs="Calibri"/>
                                <w:b/>
                                <w:bCs/>
                                <w:color w:val="000000" w:themeColor="text1"/>
                              </w:rPr>
                              <w:t>Please start categorizing only after you extracted all the measures.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6F859" id="_x0000_s1031" style="position:absolute;margin-left:-2.05pt;margin-top:70.15pt;width:460.3pt;height:163.1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" filled="f" strokecolor="black [3213]" strokeweight="1pt">
                <v:textbox>
                  <w:txbxContent>
                    <w:p w14:paraId="37420B15" w14:textId="0EBCE47E" w:rsidR="00497A4D" w:rsidRDefault="00497A4D" w:rsidP="002159B0">
                      <w:pPr>
                        <w:spacing w:line="276" w:lineRule="auto"/>
                        <w:jc w:val="both"/>
                        <w:rPr>
                          <w:rFonts w:ascii="Calibri" w:hAnsi="Calibri" w:cs="Calibri"/>
                          <w:color w:val="000000" w:themeColor="text1"/>
                        </w:rPr>
                      </w:pPr>
                      <w:r w:rsidRPr="00624B21">
                        <w:rPr>
                          <w:rFonts w:ascii="Calibri" w:hAnsi="Calibri" w:cs="Calibri"/>
                          <w:color w:val="000000" w:themeColor="text1"/>
                        </w:rPr>
                        <w:t xml:space="preserve">Once all measures have been extracted into </w:t>
                      </w:r>
                      <w:r w:rsidR="00026ECF">
                        <w:rPr>
                          <w:rFonts w:ascii="Calibri" w:hAnsi="Calibri" w:cs="Calibri"/>
                          <w:color w:val="000000" w:themeColor="text1"/>
                        </w:rPr>
                        <w:t xml:space="preserve">the </w:t>
                      </w:r>
                      <w:r w:rsidRPr="00624B21">
                        <w:rPr>
                          <w:rFonts w:ascii="Calibri" w:hAnsi="Calibri" w:cs="Calibri"/>
                          <w:color w:val="000000" w:themeColor="text1"/>
                        </w:rPr>
                        <w:t xml:space="preserve">codebook, </w:t>
                      </w:r>
                      <w:r w:rsidRPr="00624B21">
                        <w:rPr>
                          <w:rFonts w:ascii="Calibri" w:hAnsi="Calibri" w:cs="Calibri"/>
                          <w:b/>
                          <w:bCs/>
                          <w:color w:val="000000" w:themeColor="text1"/>
                        </w:rPr>
                        <w:t xml:space="preserve">categorize the measures in </w:t>
                      </w:r>
                      <w:r w:rsidRPr="00624B21">
                        <w:rPr>
                          <w:rFonts w:ascii="Calibri" w:hAnsi="Calibri" w:cs="Calibri"/>
                          <w:b/>
                          <w:bCs/>
                          <w:color w:val="000000" w:themeColor="text1"/>
                        </w:rPr>
                        <w:t>the category columns</w:t>
                      </w:r>
                      <w:ins w:id="1670" w:author="Hussey, Ian (PSY)" w:date="2025-10-06T11:13:00Z" w16du:dateUtc="2025-10-06T09:13:00Z">
                        <w:r w:rsidR="00EA2AA3">
                          <w:rPr>
                            <w:rFonts w:ascii="Calibri" w:hAnsi="Calibri" w:cs="Calibri"/>
                            <w:b/>
                            <w:bCs/>
                            <w:color w:val="000000" w:themeColor="text1"/>
                          </w:rPr>
                          <w:t xml:space="preserve">: </w:t>
                        </w:r>
                      </w:ins>
                      <w:ins w:id="1671" w:author="Hussey, Ian (PSY)" w:date="2025-10-06T11:14:00Z" w16du:dateUtc="2025-10-06T09:14:00Z">
                        <w:r w:rsidR="00EA2AA3">
                          <w:rPr>
                            <w:rFonts w:ascii="Calibri" w:hAnsi="Calibri" w:cs="Calibri"/>
                            <w:b/>
                            <w:bCs/>
                            <w:color w:val="000000" w:themeColor="text1"/>
                          </w:rPr>
                          <w:t xml:space="preserve">first </w:t>
                        </w:r>
                      </w:ins>
                      <w:ins w:id="1672" w:author="Hussey, Ian (PSY)" w:date="2025-10-06T11:13:00Z" w16du:dateUtc="2025-10-06T09:13:00Z">
                        <w:r w:rsidR="00EA2AA3">
                          <w:rPr>
                            <w:rFonts w:ascii="Calibri" w:hAnsi="Calibri" w:cs="Calibri"/>
                            <w:b/>
                            <w:bCs/>
                            <w:color w:val="000000" w:themeColor="text1"/>
                          </w:rPr>
                          <w:t>‘How it is measured’</w:t>
                        </w:r>
                      </w:ins>
                      <w:ins w:id="1673" w:author="Hussey, Ian (PSY)" w:date="2025-10-06T11:14:00Z" w16du:dateUtc="2025-10-06T09:14:00Z">
                        <w:r w:rsidR="00EA2AA3">
                          <w:rPr>
                            <w:rFonts w:ascii="Calibri" w:hAnsi="Calibri" w:cs="Calibri"/>
                            <w:b/>
                            <w:bCs/>
                            <w:color w:val="000000" w:themeColor="text1"/>
                          </w:rPr>
                          <w:t xml:space="preserve"> and second ‘What is meaured’</w:t>
                        </w:r>
                      </w:ins>
                      <w:del w:id="1674" w:author="Hussey, Ian (PSY)" w:date="2025-10-06T11:14:00Z" w16du:dateUtc="2025-10-06T09:14:00Z">
                        <w:r w:rsidDel="00EA2AA3">
                          <w:rPr>
                            <w:rFonts w:ascii="Calibri" w:hAnsi="Calibri" w:cs="Calibri"/>
                            <w:b/>
                            <w:bCs/>
                            <w:color w:val="000000" w:themeColor="text1"/>
                          </w:rPr>
                          <w:delText xml:space="preserve"> </w:delText>
                        </w:r>
                        <w:r w:rsidRPr="00AF20EE" w:rsidDel="00EA2AA3">
                          <w:rPr>
                            <w:rFonts w:ascii="Calibri" w:hAnsi="Calibri" w:cs="Calibri"/>
                            <w:color w:val="000000" w:themeColor="text1"/>
                          </w:rPr>
                          <w:delText>(</w:delText>
                        </w:r>
                        <w:r w:rsidR="00BB3CF3" w:rsidDel="00EA2AA3">
                          <w:rPr>
                            <w:rFonts w:ascii="Calibri" w:hAnsi="Calibri" w:cs="Calibri"/>
                            <w:color w:val="000000" w:themeColor="text1"/>
                          </w:rPr>
                          <w:delText>‘</w:delText>
                        </w:r>
                        <w:r w:rsidRPr="00101B05" w:rsidDel="00EA2AA3">
                          <w:rPr>
                            <w:rFonts w:ascii="Calibri" w:hAnsi="Calibri" w:cs="Calibri"/>
                            <w:color w:val="000000" w:themeColor="text1"/>
                          </w:rPr>
                          <w:delText xml:space="preserve">measure [number] </w:delText>
                        </w:r>
                        <w:r w:rsidDel="00EA2AA3">
                          <w:rPr>
                            <w:rFonts w:ascii="Calibri" w:hAnsi="Calibri" w:cs="Calibri"/>
                            <w:color w:val="000000" w:themeColor="text1"/>
                          </w:rPr>
                          <w:delText>category</w:delText>
                        </w:r>
                        <w:r w:rsidR="00BB3CF3" w:rsidDel="00EA2AA3">
                          <w:rPr>
                            <w:rFonts w:ascii="Calibri" w:hAnsi="Calibri" w:cs="Calibri"/>
                            <w:color w:val="000000" w:themeColor="text1"/>
                          </w:rPr>
                          <w:delText>’</w:delText>
                        </w:r>
                        <w:r w:rsidDel="00EA2AA3">
                          <w:rPr>
                            <w:rFonts w:ascii="Calibri" w:hAnsi="Calibri" w:cs="Calibri"/>
                            <w:color w:val="000000" w:themeColor="text1"/>
                          </w:rPr>
                          <w:delText>)</w:delText>
                        </w:r>
                      </w:del>
                      <w:r w:rsidRPr="00624B21">
                        <w:rPr>
                          <w:rFonts w:ascii="Calibri" w:hAnsi="Calibri" w:cs="Calibri"/>
                          <w:color w:val="000000" w:themeColor="text1"/>
                        </w:rPr>
                        <w:t xml:space="preserve"> using the coding scheme specified earlier in this document. We encourage </w:t>
                      </w:r>
                      <w:ins w:id="1675" w:author="Hussey, Ian (PSY)" w:date="2025-10-06T11:14:00Z" w16du:dateUtc="2025-10-06T09:14:00Z">
                        <w:r w:rsidR="00EA2AA3">
                          <w:rPr>
                            <w:rFonts w:ascii="Calibri" w:hAnsi="Calibri" w:cs="Calibri"/>
                            <w:color w:val="000000" w:themeColor="text1"/>
                          </w:rPr>
                          <w:t>you to frequently refer back to</w:t>
                        </w:r>
                      </w:ins>
                      <w:del w:id="1676" w:author="Hussey, Ian (PSY)" w:date="2025-10-06T11:14:00Z" w16du:dateUtc="2025-10-06T09:14:00Z">
                        <w:r w:rsidRPr="00624B21" w:rsidDel="00EA2AA3">
                          <w:rPr>
                            <w:rFonts w:ascii="Calibri" w:hAnsi="Calibri" w:cs="Calibri"/>
                            <w:color w:val="000000" w:themeColor="text1"/>
                          </w:rPr>
                          <w:delText>using</w:delText>
                        </w:r>
                      </w:del>
                      <w:ins w:id="1677" w:author="Hussey, Ian (PSY)" w:date="2025-10-06T11:14:00Z" w16du:dateUtc="2025-10-06T09:14:00Z">
                        <w:r w:rsidR="00EA2AA3">
                          <w:rPr>
                            <w:rFonts w:ascii="Calibri" w:hAnsi="Calibri" w:cs="Calibri"/>
                            <w:color w:val="000000" w:themeColor="text1"/>
                          </w:rPr>
                          <w:t xml:space="preserve"> T</w:t>
                        </w:r>
                      </w:ins>
                      <w:del w:id="1678" w:author="Hussey, Ian (PSY)" w:date="2025-10-06T11:14:00Z" w16du:dateUtc="2025-10-06T09:14:00Z">
                        <w:r w:rsidRPr="00624B21" w:rsidDel="00EA2AA3">
                          <w:rPr>
                            <w:rFonts w:ascii="Calibri" w:hAnsi="Calibri" w:cs="Calibri"/>
                            <w:color w:val="000000" w:themeColor="text1"/>
                          </w:rPr>
                          <w:delText xml:space="preserve"> the t</w:delText>
                        </w:r>
                      </w:del>
                      <w:r w:rsidRPr="00624B21">
                        <w:rPr>
                          <w:rFonts w:ascii="Calibri" w:hAnsi="Calibri" w:cs="Calibri"/>
                          <w:color w:val="000000" w:themeColor="text1"/>
                        </w:rPr>
                        <w:t xml:space="preserve">able </w:t>
                      </w:r>
                      <w:ins w:id="1679" w:author="Hussey, Ian (PSY)" w:date="2025-10-06T11:14:00Z" w16du:dateUtc="2025-10-06T09:14:00Z">
                        <w:r w:rsidR="00EA2AA3">
                          <w:rPr>
                            <w:rFonts w:ascii="Calibri" w:hAnsi="Calibri" w:cs="Calibri"/>
                            <w:color w:val="000000" w:themeColor="text1"/>
                          </w:rPr>
                          <w:t xml:space="preserve">1 </w:t>
                        </w:r>
                      </w:ins>
                      <w:r w:rsidRPr="00624B21">
                        <w:rPr>
                          <w:rFonts w:ascii="Calibri" w:hAnsi="Calibri" w:cs="Calibri"/>
                          <w:color w:val="000000" w:themeColor="text1"/>
                        </w:rPr>
                        <w:t>for</w:t>
                      </w:r>
                      <w:ins w:id="1680" w:author="Hussey, Ian (PSY)" w:date="2025-10-06T11:15:00Z" w16du:dateUtc="2025-10-06T09:15:00Z">
                        <w:r w:rsidR="00EA2AA3">
                          <w:rPr>
                            <w:rFonts w:ascii="Calibri" w:hAnsi="Calibri" w:cs="Calibri"/>
                            <w:color w:val="000000" w:themeColor="text1"/>
                          </w:rPr>
                          <w:t xml:space="preserve"> reference</w:t>
                        </w:r>
                      </w:ins>
                      <w:del w:id="1681" w:author="Hussey, Ian (PSY)" w:date="2025-10-06T11:15:00Z" w16du:dateUtc="2025-10-06T09:15:00Z">
                        <w:r w:rsidRPr="00624B21" w:rsidDel="00EA2AA3">
                          <w:rPr>
                            <w:rFonts w:ascii="Calibri" w:hAnsi="Calibri" w:cs="Calibri"/>
                            <w:color w:val="000000" w:themeColor="text1"/>
                          </w:rPr>
                          <w:delText xml:space="preserve"> an overview</w:delText>
                        </w:r>
                      </w:del>
                      <w:r w:rsidRPr="00624B21">
                        <w:rPr>
                          <w:rFonts w:ascii="Calibri" w:hAnsi="Calibri" w:cs="Calibri"/>
                          <w:color w:val="000000" w:themeColor="text1"/>
                        </w:rPr>
                        <w:t xml:space="preserve">. You will need to use not only the name of the scale but additional information from the article to do this. </w:t>
                      </w:r>
                    </w:p>
                    <w:p w14:paraId="7BAFF373" w14:textId="77777777" w:rsidR="00497A4D" w:rsidRDefault="00497A4D" w:rsidP="002159B0">
                      <w:pPr>
                        <w:spacing w:line="276" w:lineRule="auto"/>
                        <w:jc w:val="both"/>
                        <w:rPr>
                          <w:rFonts w:ascii="Calibri" w:hAnsi="Calibri" w:cs="Calibri"/>
                          <w:color w:val="000000" w:themeColor="text1"/>
                        </w:rPr>
                      </w:pPr>
                    </w:p>
                    <w:p w14:paraId="281B8647" w14:textId="77777777" w:rsidR="00497A4D" w:rsidRPr="00053C83" w:rsidRDefault="00497A4D" w:rsidP="002159B0">
                      <w:pPr>
                        <w:spacing w:line="276" w:lineRule="auto"/>
                        <w:jc w:val="both"/>
                        <w:rPr>
                          <w:rFonts w:ascii="Calibri" w:hAnsi="Calibri" w:cs="Calibri"/>
                          <w:b/>
                          <w:bCs/>
                          <w:color w:val="000000" w:themeColor="text1"/>
                        </w:rPr>
                      </w:pPr>
                      <w:r w:rsidRPr="00053C83">
                        <w:rPr>
                          <w:rFonts w:ascii="Calibri" w:hAnsi="Calibri" w:cs="Calibri"/>
                          <w:b/>
                          <w:bCs/>
                          <w:color w:val="000000" w:themeColor="text1"/>
                        </w:rPr>
                        <w:t>Please start categorizing only after you extracted all the measures.</w:t>
                      </w:r>
                    </w:p>
                  </w:txbxContent>
                </v:textbox>
                <w10:wrap anchorx="margin"/>
              </v:rect>
            </w:pict>
          </mc:Fallback>
        </mc:AlternateContent>
      </w:r>
      <w:r w:rsidR="00980AD2" w:rsidRPr="00FC690C">
        <w:rPr>
          <w:rFonts w:ascii="Calibri" w:hAnsi="Calibri" w:cs="Calibri"/>
          <w:noProof/>
          <w:color w:val="000000" w:themeColor="text1"/>
          <w:lang w:val="en-US"/>
          <w:rPrChange w:id="1646"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76160" behindDoc="0" locked="0" layoutInCell="1" allowOverlap="1" wp14:anchorId="6418F848" wp14:editId="08BC64D9">
                <wp:simplePos x="0" y="0"/>
                <wp:positionH relativeFrom="margin">
                  <wp:align>center</wp:align>
                </wp:positionH>
                <wp:positionV relativeFrom="paragraph">
                  <wp:posOffset>205405</wp:posOffset>
                </wp:positionV>
                <wp:extent cx="509905" cy="386080"/>
                <wp:effectExtent l="38100" t="0" r="4445" b="33020"/>
                <wp:wrapNone/>
                <wp:docPr id="942186297" name="Pfeil: nach unten 5"/>
                <wp:cNvGraphicFramePr/>
                <a:graphic xmlns:a="http://schemas.openxmlformats.org/drawingml/2006/main">
                  <a:graphicData uri="http://schemas.microsoft.com/office/word/2010/wordprocessingShape">
                    <wps:wsp>
                      <wps:cNvSpPr/>
                      <wps:spPr>
                        <a:xfrm>
                          <a:off x="0" y="0"/>
                          <a:ext cx="509905" cy="386080"/>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v:shape id="Pfeil: nach unten 5" style="position:absolute;margin-left:0;margin-top:16.15pt;width:40.15pt;height:30.4pt;z-index:251676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01]" strokecolor="black [3200]"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" w14:anchorId="2E13F8D5">
                <w10:wrap anchorx="margin"/>
              </v:shape>
            </w:pict>
          </mc:Fallback>
        </mc:AlternateContent>
      </w:r>
      <w:r w:rsidR="009E0CB8" w:rsidRPr="00FC690C">
        <w:rPr>
          <w:rFonts w:ascii="Calibri" w:hAnsi="Calibri" w:cs="Calibri"/>
          <w:color w:val="000000" w:themeColor="text1"/>
          <w:sz w:val="32"/>
          <w:szCs w:val="32"/>
          <w:lang w:val="en-US"/>
          <w:rPrChange w:id="1647" w:author="Hussey, Ian (PSY)" w:date="2025-10-06T10:27:00Z" w16du:dateUtc="2025-10-06T08:27:00Z">
            <w:rPr>
              <w:rFonts w:ascii="Calibri" w:hAnsi="Calibri" w:cs="Calibri"/>
              <w:color w:val="000000" w:themeColor="text1"/>
              <w:sz w:val="32"/>
              <w:szCs w:val="32"/>
            </w:rPr>
          </w:rPrChange>
        </w:rPr>
        <w:br w:type="page"/>
      </w:r>
      <w:r w:rsidR="009E0CB8" w:rsidRPr="00FC690C">
        <w:rPr>
          <w:rFonts w:ascii="Calibri" w:hAnsi="Calibri" w:cs="Calibri"/>
          <w:noProof/>
          <w:lang w:val="en-US"/>
          <w:rPrChange w:id="1648" w:author="Hussey, Ian (PSY)" w:date="2025-10-06T10:27:00Z" w16du:dateUtc="2025-10-06T08:27:00Z">
            <w:rPr>
              <w:rFonts w:ascii="Calibri" w:hAnsi="Calibri" w:cs="Calibri"/>
              <w:noProof/>
            </w:rPr>
          </w:rPrChange>
        </w:rPr>
        <w:lastRenderedPageBreak/>
        <mc:AlternateContent>
          <mc:Choice Requires="wps">
            <w:drawing>
              <wp:inline distT="0" distB="0" distL="114300" distR="114300" wp14:anchorId="589DF179" wp14:editId="4F465850">
                <wp:extent cx="5885815" cy="6635469"/>
                <wp:effectExtent l="0" t="0" r="6985" b="6985"/>
                <wp:docPr id="790127794" name="Rechteck 7"/>
                <wp:cNvGraphicFramePr/>
                <a:graphic xmlns:a="http://schemas.openxmlformats.org/drawingml/2006/main">
                  <a:graphicData uri="http://schemas.microsoft.com/office/word/2010/wordprocessingShape">
                    <wps:wsp>
                      <wps:cNvSpPr/>
                      <wps:spPr>
                        <a:xfrm>
                          <a:off x="0" y="0"/>
                          <a:ext cx="5885815" cy="6635469"/>
                        </a:xfrm>
                        <a:prstGeom prst="rect">
                          <a:avLst/>
                        </a:prstGeom>
                        <a:solidFill>
                          <a:schemeClr val="bg1">
                            <a:lumMod val="85000"/>
                          </a:schemeClr>
                        </a:solidFill>
                        <a:ln w="9525"/>
                      </wps:spPr>
                      <wps:style>
                        <a:lnRef idx="2">
                          <a:schemeClr val="dk1"/>
                        </a:lnRef>
                        <a:fillRef idx="1">
                          <a:schemeClr val="lt1"/>
                        </a:fillRef>
                        <a:effectRef idx="0">
                          <a:schemeClr val="dk1"/>
                        </a:effectRef>
                        <a:fontRef idx="minor">
                          <a:schemeClr val="dk1"/>
                        </a:fontRef>
                      </wps:style>
                      <wps:txbx>
                        <w:txbxContent>
                          <w:p w14:paraId="42FB233D" w14:textId="14D29D39"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Assigning categories and the use of </w:t>
                            </w:r>
                            <w:r w:rsidR="003D0873">
                              <w:rPr>
                                <w:rFonts w:ascii="Calibri" w:hAnsi="Calibri" w:cs="Calibri"/>
                                <w:b/>
                                <w:color w:val="000000" w:themeColor="text1"/>
                              </w:rPr>
                              <w:t>‘</w:t>
                            </w:r>
                            <w:r w:rsidRPr="00836946">
                              <w:rPr>
                                <w:rFonts w:ascii="Calibri" w:hAnsi="Calibri" w:cs="Calibri"/>
                                <w:b/>
                                <w:color w:val="000000" w:themeColor="text1"/>
                              </w:rPr>
                              <w:t>Indeterminable</w:t>
                            </w:r>
                            <w:r w:rsidR="003D0873">
                              <w:rPr>
                                <w:rFonts w:ascii="Calibri" w:hAnsi="Calibri" w:cs="Calibri"/>
                                <w:b/>
                                <w:color w:val="000000" w:themeColor="text1"/>
                              </w:rPr>
                              <w:t>’</w:t>
                            </w:r>
                            <w:r w:rsidRPr="00836946">
                              <w:rPr>
                                <w:rFonts w:ascii="Calibri" w:hAnsi="Calibri" w:cs="Calibri"/>
                                <w:b/>
                                <w:color w:val="000000" w:themeColor="text1"/>
                              </w:rPr>
                              <w:t xml:space="preserve">. </w:t>
                            </w:r>
                          </w:p>
                          <w:p w14:paraId="3783C602" w14:textId="77777777" w:rsidR="00497A4D" w:rsidRPr="00836946" w:rsidRDefault="00497A4D" w:rsidP="004F64E3">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Assign only a single category per dimension. </w:t>
                            </w:r>
                          </w:p>
                          <w:p w14:paraId="55501550" w14:textId="77777777" w:rsidR="00497A4D" w:rsidRPr="00836946" w:rsidRDefault="00497A4D" w:rsidP="004F64E3">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you are unsure but lean strongly towards one category, assign that category. </w:t>
                            </w:r>
                          </w:p>
                          <w:p w14:paraId="7C4E8F0D" w14:textId="79BA763F" w:rsidR="00497A4D" w:rsidRPr="00073CAF" w:rsidRDefault="00497A4D" w:rsidP="004F64E3">
                            <w:pPr>
                              <w:pStyle w:val="ListParagraph"/>
                              <w:numPr>
                                <w:ilvl w:val="1"/>
                                <w:numId w:val="25"/>
                              </w:numPr>
                              <w:spacing w:line="276" w:lineRule="auto"/>
                              <w:jc w:val="both"/>
                              <w:rPr>
                                <w:rFonts w:ascii="Calibri" w:hAnsi="Calibri" w:cs="Calibri"/>
                                <w:b/>
                                <w:bCs/>
                                <w:color w:val="000000" w:themeColor="text1"/>
                              </w:rPr>
                            </w:pPr>
                            <w:r w:rsidRPr="00073CAF">
                              <w:rPr>
                                <w:rFonts w:ascii="Calibri" w:hAnsi="Calibri" w:cs="Calibri"/>
                                <w:b/>
                                <w:bCs/>
                                <w:color w:val="000000" w:themeColor="text1"/>
                              </w:rPr>
                              <w:t xml:space="preserve">If you are highly uncertain, assign it as </w:t>
                            </w:r>
                            <w:r w:rsidR="004F64E3">
                              <w:rPr>
                                <w:rFonts w:ascii="Calibri" w:hAnsi="Calibri" w:cs="Calibri"/>
                                <w:b/>
                                <w:bCs/>
                                <w:color w:val="000000" w:themeColor="text1"/>
                              </w:rPr>
                              <w:t>‘</w:t>
                            </w:r>
                            <w:r w:rsidRPr="00073CAF">
                              <w:rPr>
                                <w:rFonts w:ascii="Calibri" w:hAnsi="Calibri" w:cs="Calibri"/>
                                <w:b/>
                                <w:bCs/>
                                <w:color w:val="000000" w:themeColor="text1"/>
                              </w:rPr>
                              <w:t>Indeterminabl</w:t>
                            </w:r>
                            <w:ins w:id="1649" w:author="Hussey, Ian (PSY)" w:date="2025-10-06T11:16:00Z" w16du:dateUtc="2025-10-06T09:16:00Z">
                              <w:r w:rsidR="00EA2AA3">
                                <w:rPr>
                                  <w:rFonts w:ascii="Calibri" w:hAnsi="Calibri" w:cs="Calibri"/>
                                  <w:b/>
                                  <w:bCs/>
                                  <w:color w:val="000000" w:themeColor="text1"/>
                                </w:rPr>
                                <w:t>e’</w:t>
                              </w:r>
                            </w:ins>
                            <w:del w:id="1650" w:author="Hussey, Ian (PSY)" w:date="2025-10-06T11:16:00Z" w16du:dateUtc="2025-10-06T09:16:00Z">
                              <w:r w:rsidRPr="00073CAF" w:rsidDel="00EA2AA3">
                                <w:rPr>
                                  <w:rFonts w:ascii="Calibri" w:hAnsi="Calibri" w:cs="Calibri"/>
                                  <w:b/>
                                  <w:bCs/>
                                  <w:color w:val="000000" w:themeColor="text1"/>
                                </w:rPr>
                                <w:delText>e/ not applicable</w:delText>
                              </w:r>
                              <w:r w:rsidR="004F64E3" w:rsidDel="00EA2AA3">
                                <w:rPr>
                                  <w:rFonts w:ascii="Calibri" w:hAnsi="Calibri" w:cs="Calibri"/>
                                  <w:b/>
                                  <w:bCs/>
                                  <w:color w:val="000000" w:themeColor="text1"/>
                                </w:rPr>
                                <w:delText>’</w:delText>
                              </w:r>
                            </w:del>
                            <w:r w:rsidRPr="00073CAF">
                              <w:rPr>
                                <w:rFonts w:ascii="Calibri" w:hAnsi="Calibri" w:cs="Calibri"/>
                                <w:b/>
                                <w:bCs/>
                                <w:color w:val="000000" w:themeColor="text1"/>
                              </w:rPr>
                              <w:t xml:space="preserve">. </w:t>
                            </w:r>
                          </w:p>
                          <w:p w14:paraId="6CD2E2A0" w14:textId="5C3C5BDD"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Time Management and the </w:t>
                            </w:r>
                            <w:r w:rsidR="004F64E3">
                              <w:rPr>
                                <w:rFonts w:ascii="Calibri" w:hAnsi="Calibri" w:cs="Calibri"/>
                                <w:b/>
                                <w:color w:val="000000" w:themeColor="text1"/>
                              </w:rPr>
                              <w:t>‘</w:t>
                            </w:r>
                            <w:r w:rsidRPr="00836946">
                              <w:rPr>
                                <w:rFonts w:ascii="Calibri" w:hAnsi="Calibri" w:cs="Calibri"/>
                                <w:b/>
                                <w:color w:val="000000" w:themeColor="text1"/>
                              </w:rPr>
                              <w:t>Out of Time</w:t>
                            </w:r>
                            <w:r w:rsidR="004F64E3">
                              <w:rPr>
                                <w:rFonts w:ascii="Calibri" w:hAnsi="Calibri" w:cs="Calibri"/>
                                <w:b/>
                                <w:color w:val="000000" w:themeColor="text1"/>
                              </w:rPr>
                              <w:t>’</w:t>
                            </w:r>
                            <w:r w:rsidRPr="00836946">
                              <w:rPr>
                                <w:rFonts w:ascii="Calibri" w:hAnsi="Calibri" w:cs="Calibri"/>
                                <w:b/>
                                <w:color w:val="000000" w:themeColor="text1"/>
                              </w:rPr>
                              <w:t xml:space="preserve"> Category</w:t>
                            </w:r>
                            <w:r w:rsidRPr="00836946">
                              <w:rPr>
                                <w:rFonts w:ascii="Calibri" w:hAnsi="Calibri" w:cs="Calibri"/>
                                <w:color w:val="000000" w:themeColor="text1"/>
                              </w:rPr>
                              <w:t xml:space="preserve">. </w:t>
                            </w:r>
                          </w:p>
                          <w:p w14:paraId="714D0C88" w14:textId="77777777" w:rsidR="00497A4D"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Limit your work on categorizing measures from any one article to 20 minutes.</w:t>
                            </w:r>
                          </w:p>
                          <w:p w14:paraId="33E6B9B7" w14:textId="1014320F" w:rsidR="00497A4D" w:rsidRPr="00836946" w:rsidRDefault="00497A4D" w:rsidP="00D5279A">
                            <w:pPr>
                              <w:pStyle w:val="ListParagraph"/>
                              <w:numPr>
                                <w:ilvl w:val="2"/>
                                <w:numId w:val="25"/>
                              </w:numPr>
                              <w:spacing w:line="276" w:lineRule="auto"/>
                              <w:jc w:val="both"/>
                              <w:rPr>
                                <w:rFonts w:ascii="Calibri" w:hAnsi="Calibri" w:cs="Calibri"/>
                                <w:color w:val="000000" w:themeColor="text1"/>
                              </w:rPr>
                            </w:pPr>
                            <w:r w:rsidRPr="001C484F">
                              <w:rPr>
                                <w:rFonts w:ascii="Calibri" w:hAnsi="Calibri" w:cs="Calibri"/>
                                <w:b/>
                                <w:bCs/>
                                <w:color w:val="000000" w:themeColor="text1"/>
                              </w:rPr>
                              <w:t xml:space="preserve">Prioritize classifying straightforward measures </w:t>
                            </w:r>
                            <w:ins w:id="1651" w:author="Hussey, Ian (PSY)" w:date="2025-10-06T11:17:00Z" w16du:dateUtc="2025-10-06T09:17:00Z">
                              <w:r w:rsidR="00EA2AA3">
                                <w:rPr>
                                  <w:rFonts w:ascii="Calibri" w:hAnsi="Calibri" w:cs="Calibri"/>
                                  <w:b/>
                                  <w:bCs/>
                                  <w:color w:val="000000" w:themeColor="text1"/>
                                </w:rPr>
                                <w:t xml:space="preserve">and measures apprenlty of behavior </w:t>
                              </w:r>
                            </w:ins>
                            <w:r w:rsidRPr="001C484F">
                              <w:rPr>
                                <w:rFonts w:ascii="Calibri" w:hAnsi="Calibri" w:cs="Calibri"/>
                                <w:b/>
                                <w:bCs/>
                                <w:color w:val="000000" w:themeColor="text1"/>
                              </w:rPr>
                              <w:t>first</w:t>
                            </w:r>
                            <w:r w:rsidRPr="00836946">
                              <w:rPr>
                                <w:rFonts w:ascii="Calibri" w:hAnsi="Calibri" w:cs="Calibri"/>
                                <w:color w:val="000000" w:themeColor="text1"/>
                              </w:rPr>
                              <w:t>, set aside challenging or ambiguous measures until the end, if needed.</w:t>
                            </w:r>
                          </w:p>
                          <w:p w14:paraId="356F6225" w14:textId="77777777"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Once the timer for the paper is up, mark these measures using the “out of time” category. </w:t>
                            </w:r>
                          </w:p>
                          <w:p w14:paraId="0D14F5EB" w14:textId="77777777"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The reason that the extraction of the names of the measures vs. their categorization is separate is so that the list of measures is complete even if their categorizations are unfinished. This makes it easier to trace later if we want to dedicate more time to coding articles where we ran out of time.</w:t>
                            </w:r>
                          </w:p>
                          <w:p w14:paraId="782AEEFE" w14:textId="77777777" w:rsidR="00497A4D" w:rsidRPr="00677BD1" w:rsidRDefault="00497A4D" w:rsidP="00D5279A">
                            <w:pPr>
                              <w:pStyle w:val="ListParagraph"/>
                              <w:numPr>
                                <w:ilvl w:val="1"/>
                                <w:numId w:val="25"/>
                              </w:numPr>
                              <w:spacing w:line="276" w:lineRule="auto"/>
                              <w:jc w:val="both"/>
                              <w:rPr>
                                <w:rFonts w:ascii="Calibri" w:hAnsi="Calibri" w:cs="Calibri"/>
                                <w:b/>
                                <w:bCs/>
                                <w:color w:val="000000" w:themeColor="text1"/>
                              </w:rPr>
                            </w:pPr>
                            <w:r w:rsidRPr="00677BD1">
                              <w:rPr>
                                <w:rFonts w:ascii="Calibri" w:hAnsi="Calibri" w:cs="Calibri"/>
                                <w:b/>
                                <w:bCs/>
                                <w:color w:val="000000" w:themeColor="text1"/>
                              </w:rPr>
                              <w:t xml:space="preserve">For questionnaires, it may be necessary to find an overview of all items used in these. </w:t>
                            </w:r>
                          </w:p>
                          <w:p w14:paraId="221F7013" w14:textId="77777777" w:rsidR="00497A4D" w:rsidRPr="00836946" w:rsidRDefault="00497A4D" w:rsidP="00D5279A">
                            <w:pPr>
                              <w:pStyle w:val="ListParagraph"/>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Check if the full or modified scale is included in the </w:t>
                            </w:r>
                            <w:r w:rsidRPr="00141BF2">
                              <w:rPr>
                                <w:rFonts w:ascii="Calibri" w:hAnsi="Calibri" w:cs="Calibri"/>
                                <w:b/>
                                <w:bCs/>
                                <w:color w:val="000000" w:themeColor="text1"/>
                              </w:rPr>
                              <w:t>article’s supplementary materials</w:t>
                            </w:r>
                            <w:r w:rsidRPr="00836946">
                              <w:rPr>
                                <w:rFonts w:ascii="Calibri" w:hAnsi="Calibri" w:cs="Calibri"/>
                                <w:color w:val="000000" w:themeColor="text1"/>
                              </w:rPr>
                              <w:t>.</w:t>
                            </w:r>
                          </w:p>
                          <w:p w14:paraId="6C7778D9" w14:textId="17E4F56B" w:rsidR="00EA2AA3" w:rsidRPr="00EA2AA3" w:rsidRDefault="00497A4D" w:rsidP="00EA2AA3">
                            <w:pPr>
                              <w:pStyle w:val="ListParagraph"/>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details are insufficient, you may consult the </w:t>
                            </w:r>
                            <w:r w:rsidRPr="00A56256">
                              <w:rPr>
                                <w:rFonts w:ascii="Calibri" w:hAnsi="Calibri" w:cs="Calibri"/>
                                <w:b/>
                                <w:bCs/>
                                <w:color w:val="000000" w:themeColor="text1"/>
                              </w:rPr>
                              <w:t>APA PsycTests</w:t>
                            </w:r>
                            <w:r w:rsidRPr="00C63D6C">
                              <w:rPr>
                                <w:rFonts w:ascii="Calibri" w:hAnsi="Calibri" w:cs="Calibri"/>
                                <w:b/>
                                <w:bCs/>
                                <w:color w:val="000000" w:themeColor="text1"/>
                              </w:rPr>
                              <w:t xml:space="preserve"> </w:t>
                            </w:r>
                            <w:r w:rsidRPr="00836946">
                              <w:rPr>
                                <w:rFonts w:ascii="Calibri" w:hAnsi="Calibri" w:cs="Calibri"/>
                                <w:color w:val="000000" w:themeColor="text1"/>
                              </w:rPr>
                              <w:t>database</w:t>
                            </w:r>
                            <w:r w:rsidR="00C63D6C">
                              <w:rPr>
                                <w:rFonts w:ascii="Calibri" w:hAnsi="Calibri" w:cs="Calibri"/>
                                <w:color w:val="000000" w:themeColor="text1"/>
                              </w:rPr>
                              <w:t>.</w:t>
                            </w:r>
                          </w:p>
                          <w:p w14:paraId="51A5875B" w14:textId="77777777" w:rsidR="00497A4D" w:rsidRPr="0042198D" w:rsidRDefault="00497A4D" w:rsidP="00D5279A">
                            <w:pPr>
                              <w:pStyle w:val="ListParagraph"/>
                              <w:numPr>
                                <w:ilvl w:val="2"/>
                                <w:numId w:val="25"/>
                              </w:numPr>
                              <w:spacing w:line="276" w:lineRule="auto"/>
                              <w:jc w:val="both"/>
                              <w:rPr>
                                <w:rFonts w:ascii="Calibri" w:hAnsi="Calibri" w:cs="Calibri"/>
                                <w:color w:val="000000" w:themeColor="text1"/>
                              </w:rPr>
                            </w:pPr>
                            <w:r w:rsidRPr="00843C0F">
                              <w:rPr>
                                <w:rFonts w:ascii="Calibri" w:hAnsi="Calibri" w:cs="Calibri"/>
                                <w:color w:val="000000" w:themeColor="text1"/>
                              </w:rPr>
                              <w:t xml:space="preserve">For this, you have an </w:t>
                            </w:r>
                            <w:r w:rsidRPr="00843C0F">
                              <w:rPr>
                                <w:rFonts w:ascii="Calibri" w:hAnsi="Calibri" w:cs="Calibri"/>
                                <w:b/>
                                <w:bCs/>
                                <w:color w:val="000000" w:themeColor="text1"/>
                              </w:rPr>
                              <w:t>extra 10 minutes</w:t>
                            </w:r>
                            <w:r w:rsidRPr="00843C0F">
                              <w:rPr>
                                <w:rFonts w:ascii="Calibri" w:hAnsi="Calibri" w:cs="Calibri"/>
                                <w:color w:val="000000" w:themeColor="text1"/>
                              </w:rPr>
                              <w:t>. So, in total, you have 30 minutes.</w:t>
                            </w:r>
                          </w:p>
                          <w:p w14:paraId="56467F5B" w14:textId="46B4CF3C"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unsure about a variable, </w:t>
                            </w:r>
                            <w:r w:rsidRPr="003900B9">
                              <w:rPr>
                                <w:rFonts w:ascii="Calibri" w:hAnsi="Calibri" w:cs="Calibri"/>
                                <w:b/>
                                <w:color w:val="000000" w:themeColor="text1"/>
                              </w:rPr>
                              <w:t xml:space="preserve">use the </w:t>
                            </w:r>
                            <w:ins w:id="1652" w:author="Hussey, Ian (PSY)" w:date="2025-10-06T11:20:00Z" w16du:dateUtc="2025-10-06T09:20:00Z">
                              <w:r w:rsidR="00EA2AA3">
                                <w:rPr>
                                  <w:rFonts w:ascii="Calibri" w:hAnsi="Calibri" w:cs="Calibri"/>
                                  <w:b/>
                                  <w:color w:val="000000" w:themeColor="text1"/>
                                </w:rPr>
                                <w:t xml:space="preserve">measurment </w:t>
                              </w:r>
                            </w:ins>
                            <w:r w:rsidRPr="003900B9">
                              <w:rPr>
                                <w:rFonts w:ascii="Calibri" w:hAnsi="Calibri" w:cs="Calibri"/>
                                <w:b/>
                                <w:color w:val="000000" w:themeColor="text1"/>
                              </w:rPr>
                              <w:t>units to help understand the meaning</w:t>
                            </w:r>
                            <w:r w:rsidRPr="00836946">
                              <w:rPr>
                                <w:rFonts w:ascii="Calibri" w:hAnsi="Calibri" w:cs="Calibri"/>
                                <w:color w:val="000000" w:themeColor="text1"/>
                              </w:rPr>
                              <w:t xml:space="preserve">. </w:t>
                            </w:r>
                          </w:p>
                          <w:p w14:paraId="6990A2F8" w14:textId="6249033C"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5A6114">
                              <w:rPr>
                                <w:rFonts w:ascii="Calibri" w:hAnsi="Calibri" w:cs="Calibri"/>
                                <w:color w:val="000000" w:themeColor="text1"/>
                                <w:lang w:val="en-GB"/>
                              </w:rPr>
                              <w:t xml:space="preserve">Example: Brown et al. </w:t>
                            </w:r>
                            <w:r w:rsidRPr="00836946">
                              <w:rPr>
                                <w:rFonts w:ascii="Calibri" w:hAnsi="Calibri" w:cs="Calibri"/>
                                <w:color w:val="000000" w:themeColor="text1"/>
                              </w:rPr>
                              <w:t xml:space="preserve">(2020) talk about “total equivalized consumption” which is quite unclear, but from reading their abstract, it's clear that their units are dollars spent in different categories. “Dollars spent” is easier to classify as a </w:t>
                            </w:r>
                            <w:del w:id="1653" w:author="Hussey, Ian (PSY)" w:date="2025-10-06T11:20:00Z" w16du:dateUtc="2025-10-06T09:20:00Z">
                              <w:r w:rsidRPr="00836946" w:rsidDel="00EA2AA3">
                                <w:rPr>
                                  <w:rFonts w:ascii="Calibri" w:hAnsi="Calibri" w:cs="Calibri"/>
                                  <w:color w:val="000000" w:themeColor="text1"/>
                                </w:rPr>
                                <w:delText xml:space="preserve">direct </w:delText>
                              </w:r>
                            </w:del>
                            <w:r w:rsidRPr="00836946">
                              <w:rPr>
                                <w:rFonts w:ascii="Calibri" w:hAnsi="Calibri" w:cs="Calibri"/>
                                <w:color w:val="000000" w:themeColor="text1"/>
                              </w:rPr>
                              <w:t>behavioral measure</w:t>
                            </w:r>
                            <w:ins w:id="1654" w:author="Hussey, Ian (PSY)" w:date="2025-10-06T11:20:00Z" w16du:dateUtc="2025-10-06T09:20:00Z">
                              <w:r w:rsidR="00EA2AA3">
                                <w:rPr>
                                  <w:rFonts w:ascii="Calibri" w:hAnsi="Calibri" w:cs="Calibri"/>
                                  <w:color w:val="000000" w:themeColor="text1"/>
                                </w:rPr>
                                <w:t xml:space="preserve"> of behavior</w:t>
                              </w:r>
                            </w:ins>
                            <w:r w:rsidRPr="00836946">
                              <w:rPr>
                                <w:rFonts w:ascii="Calibri" w:hAnsi="Calibri" w:cs="Calibri"/>
                                <w:color w:val="000000" w:themeColor="text1"/>
                              </w:rPr>
                              <w:t xml:space="preserve">. </w:t>
                            </w:r>
                          </w:p>
                          <w:p w14:paraId="6CC8E6EC" w14:textId="76A4678D"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3900B9">
                              <w:rPr>
                                <w:rFonts w:ascii="Calibri" w:hAnsi="Calibri" w:cs="Calibri"/>
                                <w:b/>
                                <w:color w:val="000000" w:themeColor="text1"/>
                              </w:rPr>
                              <w:t>Review</w:t>
                            </w:r>
                            <w:r w:rsidRPr="000B2C3D">
                              <w:rPr>
                                <w:rFonts w:ascii="Calibri" w:hAnsi="Calibri" w:cs="Calibri"/>
                                <w:bCs/>
                                <w:color w:val="000000" w:themeColor="text1"/>
                              </w:rPr>
                              <w:t xml:space="preserve"> the analyses and results section</w:t>
                            </w:r>
                            <w:r w:rsidRPr="00836946">
                              <w:rPr>
                                <w:rFonts w:ascii="Calibri" w:hAnsi="Calibri" w:cs="Calibri"/>
                                <w:color w:val="000000" w:themeColor="text1"/>
                              </w:rPr>
                              <w:t xml:space="preserve"> to ensure you have captured all measures that were collected, not just those listed under Measures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89DF179" id="Rechteck 7" o:spid="_x0000_s1032" style="width:463.45pt;height:5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" fillcolor="#d8d8d8 [2732]" strokecolor="black [3200]">
                <v:textbox>
                  <w:txbxContent>
                    <w:p w14:paraId="42FB233D" w14:textId="14D29D39"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Assigning categories and the use of </w:t>
                      </w:r>
                      <w:r w:rsidR="003D0873">
                        <w:rPr>
                          <w:rFonts w:ascii="Calibri" w:hAnsi="Calibri" w:cs="Calibri"/>
                          <w:b/>
                          <w:color w:val="000000" w:themeColor="text1"/>
                        </w:rPr>
                        <w:t>‘</w:t>
                      </w:r>
                      <w:r w:rsidRPr="00836946">
                        <w:rPr>
                          <w:rFonts w:ascii="Calibri" w:hAnsi="Calibri" w:cs="Calibri"/>
                          <w:b/>
                          <w:color w:val="000000" w:themeColor="text1"/>
                        </w:rPr>
                        <w:t>Indeterminable</w:t>
                      </w:r>
                      <w:r w:rsidR="003D0873">
                        <w:rPr>
                          <w:rFonts w:ascii="Calibri" w:hAnsi="Calibri" w:cs="Calibri"/>
                          <w:b/>
                          <w:color w:val="000000" w:themeColor="text1"/>
                        </w:rPr>
                        <w:t>’</w:t>
                      </w:r>
                      <w:r w:rsidRPr="00836946">
                        <w:rPr>
                          <w:rFonts w:ascii="Calibri" w:hAnsi="Calibri" w:cs="Calibri"/>
                          <w:b/>
                          <w:color w:val="000000" w:themeColor="text1"/>
                        </w:rPr>
                        <w:t xml:space="preserve">. </w:t>
                      </w:r>
                    </w:p>
                    <w:p w14:paraId="3783C602" w14:textId="77777777" w:rsidR="00497A4D" w:rsidRPr="00836946" w:rsidRDefault="00497A4D" w:rsidP="004F64E3">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Assign only a single category per dimension. </w:t>
                      </w:r>
                    </w:p>
                    <w:p w14:paraId="55501550" w14:textId="77777777" w:rsidR="00497A4D" w:rsidRPr="00836946" w:rsidRDefault="00497A4D" w:rsidP="004F64E3">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you are unsure but lean strongly towards one category, assign that category. </w:t>
                      </w:r>
                    </w:p>
                    <w:p w14:paraId="7C4E8F0D" w14:textId="79BA763F" w:rsidR="00497A4D" w:rsidRPr="00073CAF" w:rsidRDefault="00497A4D" w:rsidP="004F64E3">
                      <w:pPr>
                        <w:pStyle w:val="ListParagraph"/>
                        <w:numPr>
                          <w:ilvl w:val="1"/>
                          <w:numId w:val="25"/>
                        </w:numPr>
                        <w:spacing w:line="276" w:lineRule="auto"/>
                        <w:jc w:val="both"/>
                        <w:rPr>
                          <w:rFonts w:ascii="Calibri" w:hAnsi="Calibri" w:cs="Calibri"/>
                          <w:b/>
                          <w:bCs/>
                          <w:color w:val="000000" w:themeColor="text1"/>
                        </w:rPr>
                      </w:pPr>
                      <w:r w:rsidRPr="00073CAF">
                        <w:rPr>
                          <w:rFonts w:ascii="Calibri" w:hAnsi="Calibri" w:cs="Calibri"/>
                          <w:b/>
                          <w:bCs/>
                          <w:color w:val="000000" w:themeColor="text1"/>
                        </w:rPr>
                        <w:t xml:space="preserve">If you are highly uncertain, assign it as </w:t>
                      </w:r>
                      <w:r w:rsidR="004F64E3">
                        <w:rPr>
                          <w:rFonts w:ascii="Calibri" w:hAnsi="Calibri" w:cs="Calibri"/>
                          <w:b/>
                          <w:bCs/>
                          <w:color w:val="000000" w:themeColor="text1"/>
                        </w:rPr>
                        <w:t>‘</w:t>
                      </w:r>
                      <w:r w:rsidRPr="00073CAF">
                        <w:rPr>
                          <w:rFonts w:ascii="Calibri" w:hAnsi="Calibri" w:cs="Calibri"/>
                          <w:b/>
                          <w:bCs/>
                          <w:color w:val="000000" w:themeColor="text1"/>
                        </w:rPr>
                        <w:t>Indeterminabl</w:t>
                      </w:r>
                      <w:ins w:id="1691" w:author="Hussey, Ian (PSY)" w:date="2025-10-06T11:16:00Z" w16du:dateUtc="2025-10-06T09:16:00Z">
                        <w:r w:rsidR="00EA2AA3">
                          <w:rPr>
                            <w:rFonts w:ascii="Calibri" w:hAnsi="Calibri" w:cs="Calibri"/>
                            <w:b/>
                            <w:bCs/>
                            <w:color w:val="000000" w:themeColor="text1"/>
                          </w:rPr>
                          <w:t>e’</w:t>
                        </w:r>
                      </w:ins>
                      <w:del w:id="1692" w:author="Hussey, Ian (PSY)" w:date="2025-10-06T11:16:00Z" w16du:dateUtc="2025-10-06T09:16:00Z">
                        <w:r w:rsidRPr="00073CAF" w:rsidDel="00EA2AA3">
                          <w:rPr>
                            <w:rFonts w:ascii="Calibri" w:hAnsi="Calibri" w:cs="Calibri"/>
                            <w:b/>
                            <w:bCs/>
                            <w:color w:val="000000" w:themeColor="text1"/>
                          </w:rPr>
                          <w:delText>e/ not applicable</w:delText>
                        </w:r>
                        <w:r w:rsidR="004F64E3" w:rsidDel="00EA2AA3">
                          <w:rPr>
                            <w:rFonts w:ascii="Calibri" w:hAnsi="Calibri" w:cs="Calibri"/>
                            <w:b/>
                            <w:bCs/>
                            <w:color w:val="000000" w:themeColor="text1"/>
                          </w:rPr>
                          <w:delText>’</w:delText>
                        </w:r>
                      </w:del>
                      <w:r w:rsidRPr="00073CAF">
                        <w:rPr>
                          <w:rFonts w:ascii="Calibri" w:hAnsi="Calibri" w:cs="Calibri"/>
                          <w:b/>
                          <w:bCs/>
                          <w:color w:val="000000" w:themeColor="text1"/>
                        </w:rPr>
                        <w:t xml:space="preserve">. </w:t>
                      </w:r>
                    </w:p>
                    <w:p w14:paraId="6CD2E2A0" w14:textId="5C3C5BDD"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Time Management and the </w:t>
                      </w:r>
                      <w:r w:rsidR="004F64E3">
                        <w:rPr>
                          <w:rFonts w:ascii="Calibri" w:hAnsi="Calibri" w:cs="Calibri"/>
                          <w:b/>
                          <w:color w:val="000000" w:themeColor="text1"/>
                        </w:rPr>
                        <w:t>‘</w:t>
                      </w:r>
                      <w:r w:rsidRPr="00836946">
                        <w:rPr>
                          <w:rFonts w:ascii="Calibri" w:hAnsi="Calibri" w:cs="Calibri"/>
                          <w:b/>
                          <w:color w:val="000000" w:themeColor="text1"/>
                        </w:rPr>
                        <w:t>Out of Time</w:t>
                      </w:r>
                      <w:r w:rsidR="004F64E3">
                        <w:rPr>
                          <w:rFonts w:ascii="Calibri" w:hAnsi="Calibri" w:cs="Calibri"/>
                          <w:b/>
                          <w:color w:val="000000" w:themeColor="text1"/>
                        </w:rPr>
                        <w:t>’</w:t>
                      </w:r>
                      <w:r w:rsidRPr="00836946">
                        <w:rPr>
                          <w:rFonts w:ascii="Calibri" w:hAnsi="Calibri" w:cs="Calibri"/>
                          <w:b/>
                          <w:color w:val="000000" w:themeColor="text1"/>
                        </w:rPr>
                        <w:t xml:space="preserve"> Category</w:t>
                      </w:r>
                      <w:r w:rsidRPr="00836946">
                        <w:rPr>
                          <w:rFonts w:ascii="Calibri" w:hAnsi="Calibri" w:cs="Calibri"/>
                          <w:color w:val="000000" w:themeColor="text1"/>
                        </w:rPr>
                        <w:t xml:space="preserve">. </w:t>
                      </w:r>
                    </w:p>
                    <w:p w14:paraId="714D0C88" w14:textId="77777777" w:rsidR="00497A4D"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Limit your work on categorizing measures from any one article to 20 minutes.</w:t>
                      </w:r>
                    </w:p>
                    <w:p w14:paraId="33E6B9B7" w14:textId="1014320F" w:rsidR="00497A4D" w:rsidRPr="00836946" w:rsidRDefault="00497A4D" w:rsidP="00D5279A">
                      <w:pPr>
                        <w:pStyle w:val="ListParagraph"/>
                        <w:numPr>
                          <w:ilvl w:val="2"/>
                          <w:numId w:val="25"/>
                        </w:numPr>
                        <w:spacing w:line="276" w:lineRule="auto"/>
                        <w:jc w:val="both"/>
                        <w:rPr>
                          <w:rFonts w:ascii="Calibri" w:hAnsi="Calibri" w:cs="Calibri"/>
                          <w:color w:val="000000" w:themeColor="text1"/>
                        </w:rPr>
                      </w:pPr>
                      <w:r w:rsidRPr="001C484F">
                        <w:rPr>
                          <w:rFonts w:ascii="Calibri" w:hAnsi="Calibri" w:cs="Calibri"/>
                          <w:b/>
                          <w:bCs/>
                          <w:color w:val="000000" w:themeColor="text1"/>
                        </w:rPr>
                        <w:t xml:space="preserve">Prioritize classifying straightforward measures </w:t>
                      </w:r>
                      <w:ins w:id="1693" w:author="Hussey, Ian (PSY)" w:date="2025-10-06T11:17:00Z" w16du:dateUtc="2025-10-06T09:17:00Z">
                        <w:r w:rsidR="00EA2AA3">
                          <w:rPr>
                            <w:rFonts w:ascii="Calibri" w:hAnsi="Calibri" w:cs="Calibri"/>
                            <w:b/>
                            <w:bCs/>
                            <w:color w:val="000000" w:themeColor="text1"/>
                          </w:rPr>
                          <w:t xml:space="preserve">and measures apprenlty of behavior </w:t>
                        </w:r>
                      </w:ins>
                      <w:r w:rsidRPr="001C484F">
                        <w:rPr>
                          <w:rFonts w:ascii="Calibri" w:hAnsi="Calibri" w:cs="Calibri"/>
                          <w:b/>
                          <w:bCs/>
                          <w:color w:val="000000" w:themeColor="text1"/>
                        </w:rPr>
                        <w:t>first</w:t>
                      </w:r>
                      <w:r w:rsidRPr="00836946">
                        <w:rPr>
                          <w:rFonts w:ascii="Calibri" w:hAnsi="Calibri" w:cs="Calibri"/>
                          <w:color w:val="000000" w:themeColor="text1"/>
                        </w:rPr>
                        <w:t>, set aside challenging or ambiguous measures until the end, if needed.</w:t>
                      </w:r>
                    </w:p>
                    <w:p w14:paraId="356F6225" w14:textId="77777777"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Once the timer for the paper is up, mark these measures using the “out of time” category. </w:t>
                      </w:r>
                    </w:p>
                    <w:p w14:paraId="0D14F5EB" w14:textId="77777777"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836946">
                        <w:rPr>
                          <w:rFonts w:ascii="Calibri" w:hAnsi="Calibri" w:cs="Calibri"/>
                          <w:color w:val="000000" w:themeColor="text1"/>
                        </w:rPr>
                        <w:t>The reason that the extraction of the names of the measures vs. their categorization is separate is so that the list of measures is complete even if their categorizations are unfinished. This makes it easier to trace later if we want to dedicate more time to coding articles where we ran out of time.</w:t>
                      </w:r>
                    </w:p>
                    <w:p w14:paraId="782AEEFE" w14:textId="77777777" w:rsidR="00497A4D" w:rsidRPr="00677BD1" w:rsidRDefault="00497A4D" w:rsidP="00D5279A">
                      <w:pPr>
                        <w:pStyle w:val="ListParagraph"/>
                        <w:numPr>
                          <w:ilvl w:val="1"/>
                          <w:numId w:val="25"/>
                        </w:numPr>
                        <w:spacing w:line="276" w:lineRule="auto"/>
                        <w:jc w:val="both"/>
                        <w:rPr>
                          <w:rFonts w:ascii="Calibri" w:hAnsi="Calibri" w:cs="Calibri"/>
                          <w:b/>
                          <w:bCs/>
                          <w:color w:val="000000" w:themeColor="text1"/>
                        </w:rPr>
                      </w:pPr>
                      <w:r w:rsidRPr="00677BD1">
                        <w:rPr>
                          <w:rFonts w:ascii="Calibri" w:hAnsi="Calibri" w:cs="Calibri"/>
                          <w:b/>
                          <w:bCs/>
                          <w:color w:val="000000" w:themeColor="text1"/>
                        </w:rPr>
                        <w:t xml:space="preserve">For questionnaires, it may be necessary to find an overview of all items used in these. </w:t>
                      </w:r>
                    </w:p>
                    <w:p w14:paraId="221F7013" w14:textId="77777777" w:rsidR="00497A4D" w:rsidRPr="00836946" w:rsidRDefault="00497A4D" w:rsidP="00D5279A">
                      <w:pPr>
                        <w:pStyle w:val="ListParagraph"/>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Check if the full or modified scale is included in the </w:t>
                      </w:r>
                      <w:r w:rsidRPr="00141BF2">
                        <w:rPr>
                          <w:rFonts w:ascii="Calibri" w:hAnsi="Calibri" w:cs="Calibri"/>
                          <w:b/>
                          <w:bCs/>
                          <w:color w:val="000000" w:themeColor="text1"/>
                        </w:rPr>
                        <w:t>article’s supplementary materials</w:t>
                      </w:r>
                      <w:r w:rsidRPr="00836946">
                        <w:rPr>
                          <w:rFonts w:ascii="Calibri" w:hAnsi="Calibri" w:cs="Calibri"/>
                          <w:color w:val="000000" w:themeColor="text1"/>
                        </w:rPr>
                        <w:t>.</w:t>
                      </w:r>
                    </w:p>
                    <w:p w14:paraId="6C7778D9" w14:textId="17E4F56B" w:rsidR="00EA2AA3" w:rsidRPr="00EA2AA3" w:rsidRDefault="00497A4D" w:rsidP="00EA2AA3">
                      <w:pPr>
                        <w:pStyle w:val="ListParagraph"/>
                        <w:numPr>
                          <w:ilvl w:val="2"/>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details are insufficient, you may consult the </w:t>
                      </w:r>
                      <w:r w:rsidRPr="00A56256">
                        <w:rPr>
                          <w:rFonts w:ascii="Calibri" w:hAnsi="Calibri" w:cs="Calibri"/>
                          <w:b/>
                          <w:bCs/>
                          <w:color w:val="000000" w:themeColor="text1"/>
                        </w:rPr>
                        <w:t>APA PsycTests</w:t>
                      </w:r>
                      <w:r w:rsidRPr="00C63D6C">
                        <w:rPr>
                          <w:rFonts w:ascii="Calibri" w:hAnsi="Calibri" w:cs="Calibri"/>
                          <w:b/>
                          <w:bCs/>
                          <w:color w:val="000000" w:themeColor="text1"/>
                        </w:rPr>
                        <w:t xml:space="preserve"> </w:t>
                      </w:r>
                      <w:r w:rsidRPr="00836946">
                        <w:rPr>
                          <w:rFonts w:ascii="Calibri" w:hAnsi="Calibri" w:cs="Calibri"/>
                          <w:color w:val="000000" w:themeColor="text1"/>
                        </w:rPr>
                        <w:t>database</w:t>
                      </w:r>
                      <w:r w:rsidR="00C63D6C">
                        <w:rPr>
                          <w:rFonts w:ascii="Calibri" w:hAnsi="Calibri" w:cs="Calibri"/>
                          <w:color w:val="000000" w:themeColor="text1"/>
                        </w:rPr>
                        <w:t>.</w:t>
                      </w:r>
                    </w:p>
                    <w:p w14:paraId="51A5875B" w14:textId="77777777" w:rsidR="00497A4D" w:rsidRPr="0042198D" w:rsidRDefault="00497A4D" w:rsidP="00D5279A">
                      <w:pPr>
                        <w:pStyle w:val="ListParagraph"/>
                        <w:numPr>
                          <w:ilvl w:val="2"/>
                          <w:numId w:val="25"/>
                        </w:numPr>
                        <w:spacing w:line="276" w:lineRule="auto"/>
                        <w:jc w:val="both"/>
                        <w:rPr>
                          <w:rFonts w:ascii="Calibri" w:hAnsi="Calibri" w:cs="Calibri"/>
                          <w:color w:val="000000" w:themeColor="text1"/>
                        </w:rPr>
                      </w:pPr>
                      <w:r w:rsidRPr="00843C0F">
                        <w:rPr>
                          <w:rFonts w:ascii="Calibri" w:hAnsi="Calibri" w:cs="Calibri"/>
                          <w:color w:val="000000" w:themeColor="text1"/>
                        </w:rPr>
                        <w:t xml:space="preserve">For this, you have an </w:t>
                      </w:r>
                      <w:r w:rsidRPr="00843C0F">
                        <w:rPr>
                          <w:rFonts w:ascii="Calibri" w:hAnsi="Calibri" w:cs="Calibri"/>
                          <w:b/>
                          <w:bCs/>
                          <w:color w:val="000000" w:themeColor="text1"/>
                        </w:rPr>
                        <w:t>extra 10 minutes</w:t>
                      </w:r>
                      <w:r w:rsidRPr="00843C0F">
                        <w:rPr>
                          <w:rFonts w:ascii="Calibri" w:hAnsi="Calibri" w:cs="Calibri"/>
                          <w:color w:val="000000" w:themeColor="text1"/>
                        </w:rPr>
                        <w:t>. So, in total, you have 30 minutes.</w:t>
                      </w:r>
                    </w:p>
                    <w:p w14:paraId="56467F5B" w14:textId="46B4CF3C"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unsure about a variable, </w:t>
                      </w:r>
                      <w:r w:rsidRPr="003900B9">
                        <w:rPr>
                          <w:rFonts w:ascii="Calibri" w:hAnsi="Calibri" w:cs="Calibri"/>
                          <w:b/>
                          <w:color w:val="000000" w:themeColor="text1"/>
                        </w:rPr>
                        <w:t xml:space="preserve">use the </w:t>
                      </w:r>
                      <w:ins w:id="1694" w:author="Hussey, Ian (PSY)" w:date="2025-10-06T11:20:00Z" w16du:dateUtc="2025-10-06T09:20:00Z">
                        <w:r w:rsidR="00EA2AA3">
                          <w:rPr>
                            <w:rFonts w:ascii="Calibri" w:hAnsi="Calibri" w:cs="Calibri"/>
                            <w:b/>
                            <w:color w:val="000000" w:themeColor="text1"/>
                          </w:rPr>
                          <w:t xml:space="preserve">measurment </w:t>
                        </w:r>
                      </w:ins>
                      <w:r w:rsidRPr="003900B9">
                        <w:rPr>
                          <w:rFonts w:ascii="Calibri" w:hAnsi="Calibri" w:cs="Calibri"/>
                          <w:b/>
                          <w:color w:val="000000" w:themeColor="text1"/>
                        </w:rPr>
                        <w:t>units to help understand the meaning</w:t>
                      </w:r>
                      <w:r w:rsidRPr="00836946">
                        <w:rPr>
                          <w:rFonts w:ascii="Calibri" w:hAnsi="Calibri" w:cs="Calibri"/>
                          <w:color w:val="000000" w:themeColor="text1"/>
                        </w:rPr>
                        <w:t xml:space="preserve">. </w:t>
                      </w:r>
                    </w:p>
                    <w:p w14:paraId="6990A2F8" w14:textId="6249033C" w:rsidR="00497A4D" w:rsidRPr="00836946" w:rsidRDefault="00497A4D" w:rsidP="00D5279A">
                      <w:pPr>
                        <w:pStyle w:val="ListParagraph"/>
                        <w:numPr>
                          <w:ilvl w:val="1"/>
                          <w:numId w:val="25"/>
                        </w:numPr>
                        <w:spacing w:line="276" w:lineRule="auto"/>
                        <w:jc w:val="both"/>
                        <w:rPr>
                          <w:rFonts w:ascii="Calibri" w:hAnsi="Calibri" w:cs="Calibri"/>
                          <w:color w:val="000000" w:themeColor="text1"/>
                        </w:rPr>
                      </w:pPr>
                      <w:r w:rsidRPr="005A6114">
                        <w:rPr>
                          <w:rFonts w:ascii="Calibri" w:hAnsi="Calibri" w:cs="Calibri"/>
                          <w:color w:val="000000" w:themeColor="text1"/>
                          <w:lang w:val="en-GB"/>
                        </w:rPr>
                        <w:t xml:space="preserve">Example: Brown et al. </w:t>
                      </w:r>
                      <w:r w:rsidRPr="00836946">
                        <w:rPr>
                          <w:rFonts w:ascii="Calibri" w:hAnsi="Calibri" w:cs="Calibri"/>
                          <w:color w:val="000000" w:themeColor="text1"/>
                        </w:rPr>
                        <w:t xml:space="preserve">(2020) talk about “total equivalized consumption” which is quite unclear, but from reading their abstract, it's clear that their units are dollars spent in different categories. “Dollars spent” is easier to classify as a </w:t>
                      </w:r>
                      <w:del w:id="1695" w:author="Hussey, Ian (PSY)" w:date="2025-10-06T11:20:00Z" w16du:dateUtc="2025-10-06T09:20:00Z">
                        <w:r w:rsidRPr="00836946" w:rsidDel="00EA2AA3">
                          <w:rPr>
                            <w:rFonts w:ascii="Calibri" w:hAnsi="Calibri" w:cs="Calibri"/>
                            <w:color w:val="000000" w:themeColor="text1"/>
                          </w:rPr>
                          <w:delText xml:space="preserve">direct </w:delText>
                        </w:r>
                      </w:del>
                      <w:r w:rsidRPr="00836946">
                        <w:rPr>
                          <w:rFonts w:ascii="Calibri" w:hAnsi="Calibri" w:cs="Calibri"/>
                          <w:color w:val="000000" w:themeColor="text1"/>
                        </w:rPr>
                        <w:t>behavioral measure</w:t>
                      </w:r>
                      <w:ins w:id="1696" w:author="Hussey, Ian (PSY)" w:date="2025-10-06T11:20:00Z" w16du:dateUtc="2025-10-06T09:20:00Z">
                        <w:r w:rsidR="00EA2AA3">
                          <w:rPr>
                            <w:rFonts w:ascii="Calibri" w:hAnsi="Calibri" w:cs="Calibri"/>
                            <w:color w:val="000000" w:themeColor="text1"/>
                          </w:rPr>
                          <w:t xml:space="preserve"> of behavior</w:t>
                        </w:r>
                      </w:ins>
                      <w:r w:rsidRPr="00836946">
                        <w:rPr>
                          <w:rFonts w:ascii="Calibri" w:hAnsi="Calibri" w:cs="Calibri"/>
                          <w:color w:val="000000" w:themeColor="text1"/>
                        </w:rPr>
                        <w:t xml:space="preserve">. </w:t>
                      </w:r>
                    </w:p>
                    <w:p w14:paraId="6CC8E6EC" w14:textId="76A4678D" w:rsidR="00497A4D" w:rsidRPr="00836946" w:rsidRDefault="00497A4D" w:rsidP="00D5279A">
                      <w:pPr>
                        <w:pStyle w:val="ListParagraph"/>
                        <w:numPr>
                          <w:ilvl w:val="0"/>
                          <w:numId w:val="25"/>
                        </w:numPr>
                        <w:spacing w:line="276" w:lineRule="auto"/>
                        <w:jc w:val="both"/>
                        <w:rPr>
                          <w:rFonts w:ascii="Calibri" w:hAnsi="Calibri" w:cs="Calibri"/>
                          <w:color w:val="000000" w:themeColor="text1"/>
                        </w:rPr>
                      </w:pPr>
                      <w:r w:rsidRPr="003900B9">
                        <w:rPr>
                          <w:rFonts w:ascii="Calibri" w:hAnsi="Calibri" w:cs="Calibri"/>
                          <w:b/>
                          <w:color w:val="000000" w:themeColor="text1"/>
                        </w:rPr>
                        <w:t>Review</w:t>
                      </w:r>
                      <w:r w:rsidRPr="000B2C3D">
                        <w:rPr>
                          <w:rFonts w:ascii="Calibri" w:hAnsi="Calibri" w:cs="Calibri"/>
                          <w:bCs/>
                          <w:color w:val="000000" w:themeColor="text1"/>
                        </w:rPr>
                        <w:t xml:space="preserve"> the analyses and results section</w:t>
                      </w:r>
                      <w:r w:rsidRPr="00836946">
                        <w:rPr>
                          <w:rFonts w:ascii="Calibri" w:hAnsi="Calibri" w:cs="Calibri"/>
                          <w:color w:val="000000" w:themeColor="text1"/>
                        </w:rPr>
                        <w:t xml:space="preserve"> to ensure you have captured all measures that were collected, not just those listed under Measures</w:t>
                      </w:r>
                    </w:p>
                  </w:txbxContent>
                </v:textbox>
                <w10:anchorlock/>
              </v:rect>
            </w:pict>
          </mc:Fallback>
        </mc:AlternateContent>
      </w:r>
      <w:commentRangeStart w:id="1655"/>
      <w:commentRangeEnd w:id="1655"/>
      <w:r w:rsidR="00EA2AA3">
        <w:rPr>
          <w:rStyle w:val="CommentReference"/>
        </w:rPr>
        <w:commentReference w:id="1655"/>
      </w:r>
      <w:commentRangeStart w:id="1656"/>
      <w:commentRangeEnd w:id="1656"/>
      <w:r w:rsidR="00EA2AA3">
        <w:rPr>
          <w:rStyle w:val="CommentReference"/>
        </w:rPr>
        <w:commentReference w:id="1656"/>
      </w:r>
    </w:p>
    <w:p w14:paraId="64CFA6AF" w14:textId="77777777" w:rsidR="000C3A58" w:rsidRPr="00FC690C" w:rsidRDefault="000C3A58">
      <w:pPr>
        <w:rPr>
          <w:rFonts w:ascii="Calibri" w:eastAsiaTheme="majorEastAsia" w:hAnsi="Calibri" w:cs="Calibri"/>
          <w:color w:val="000000" w:themeColor="text1"/>
          <w:sz w:val="30"/>
          <w:szCs w:val="30"/>
          <w:lang w:val="en-US"/>
          <w:rPrChange w:id="1657" w:author="Hussey, Ian (PSY)" w:date="2025-10-06T10:27:00Z" w16du:dateUtc="2025-10-06T08:27:00Z">
            <w:rPr>
              <w:rFonts w:ascii="Calibri" w:eastAsiaTheme="majorEastAsia" w:hAnsi="Calibri" w:cs="Calibri"/>
              <w:color w:val="000000" w:themeColor="text1"/>
              <w:sz w:val="30"/>
              <w:szCs w:val="30"/>
            </w:rPr>
          </w:rPrChange>
        </w:rPr>
      </w:pPr>
      <w:bookmarkStart w:id="1658" w:name="_Toc208510433"/>
      <w:r w:rsidRPr="00FC690C">
        <w:rPr>
          <w:rFonts w:ascii="Calibri" w:hAnsi="Calibri" w:cs="Calibri"/>
          <w:color w:val="000000" w:themeColor="text1"/>
          <w:lang w:val="en-US"/>
          <w:rPrChange w:id="1659" w:author="Hussey, Ian (PSY)" w:date="2025-10-06T10:27:00Z" w16du:dateUtc="2025-10-06T08:27:00Z">
            <w:rPr>
              <w:rFonts w:ascii="Calibri" w:hAnsi="Calibri" w:cs="Calibri"/>
              <w:color w:val="000000" w:themeColor="text1"/>
            </w:rPr>
          </w:rPrChange>
        </w:rPr>
        <w:br w:type="page"/>
      </w:r>
    </w:p>
    <w:p w14:paraId="2EEBC2EB" w14:textId="5C3E805F" w:rsidR="00CF726C" w:rsidRPr="00FC690C" w:rsidRDefault="009155E4" w:rsidP="002159B0">
      <w:pPr>
        <w:pStyle w:val="Heading1"/>
        <w:spacing w:after="120"/>
        <w:rPr>
          <w:rFonts w:ascii="Calibri" w:hAnsi="Calibri" w:cs="Calibri"/>
          <w:color w:val="000000" w:themeColor="text1"/>
          <w:lang w:val="en-US"/>
          <w:rPrChange w:id="1660" w:author="Hussey, Ian (PSY)" w:date="2025-10-06T10:27:00Z" w16du:dateUtc="2025-10-06T08:27:00Z">
            <w:rPr>
              <w:rFonts w:ascii="Calibri" w:hAnsi="Calibri" w:cs="Calibri"/>
              <w:color w:val="000000" w:themeColor="text1"/>
            </w:rPr>
          </w:rPrChange>
        </w:rPr>
      </w:pPr>
      <w:bookmarkStart w:id="1661" w:name="_Ref209375291"/>
      <w:bookmarkStart w:id="1662" w:name="_Toc210640641"/>
      <w:r w:rsidRPr="00FC690C">
        <w:rPr>
          <w:rFonts w:ascii="Calibri" w:hAnsi="Calibri" w:cs="Calibri"/>
          <w:color w:val="000000" w:themeColor="text1"/>
          <w:lang w:val="en-US"/>
          <w:rPrChange w:id="1663" w:author="Hussey, Ian (PSY)" w:date="2025-10-06T10:27:00Z" w16du:dateUtc="2025-10-06T08:27:00Z">
            <w:rPr>
              <w:rFonts w:ascii="Calibri" w:hAnsi="Calibri" w:cs="Calibri"/>
              <w:color w:val="000000" w:themeColor="text1"/>
            </w:rPr>
          </w:rPrChange>
        </w:rPr>
        <w:lastRenderedPageBreak/>
        <w:t>Worked examples</w:t>
      </w:r>
      <w:bookmarkEnd w:id="1518"/>
      <w:bookmarkEnd w:id="1658"/>
      <w:bookmarkEnd w:id="1661"/>
      <w:bookmarkEnd w:id="1662"/>
    </w:p>
    <w:p w14:paraId="2EEBC2EC" w14:textId="310A0497" w:rsidR="00CF726C" w:rsidRPr="00FC690C" w:rsidRDefault="009155E4" w:rsidP="002159B0">
      <w:pPr>
        <w:spacing w:after="120" w:line="276" w:lineRule="auto"/>
        <w:jc w:val="both"/>
        <w:rPr>
          <w:rFonts w:ascii="Calibri" w:hAnsi="Calibri" w:cs="Calibri"/>
          <w:color w:val="000000" w:themeColor="text1"/>
          <w:lang w:val="en-US"/>
          <w:rPrChange w:id="1664"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665" w:author="Hussey, Ian (PSY)" w:date="2025-10-06T10:27:00Z" w16du:dateUtc="2025-10-06T08:27:00Z">
            <w:rPr>
              <w:rFonts w:ascii="Calibri" w:hAnsi="Calibri" w:cs="Calibri"/>
              <w:color w:val="000000" w:themeColor="text1"/>
            </w:rPr>
          </w:rPrChange>
        </w:rPr>
        <w:t>Here you will be presented with examples of measures</w:t>
      </w:r>
      <w:ins w:id="1666" w:author="Hussey, Ian (PSY)" w:date="2025-10-06T11:23:00Z" w16du:dateUtc="2025-10-06T09:23:00Z">
        <w:r w:rsidR="00EA2AA3">
          <w:rPr>
            <w:rFonts w:ascii="Calibri" w:hAnsi="Calibri" w:cs="Calibri"/>
            <w:color w:val="000000" w:themeColor="text1"/>
            <w:lang w:val="en-US"/>
          </w:rPr>
          <w:t xml:space="preserve"> to help you built your intuitions for the correct coding of measures</w:t>
        </w:r>
      </w:ins>
      <w:r w:rsidRPr="00FC690C">
        <w:rPr>
          <w:rFonts w:ascii="Calibri" w:hAnsi="Calibri" w:cs="Calibri"/>
          <w:color w:val="000000" w:themeColor="text1"/>
          <w:lang w:val="en-US"/>
          <w:rPrChange w:id="1667" w:author="Hussey, Ian (PSY)" w:date="2025-10-06T10:27:00Z" w16du:dateUtc="2025-10-06T08:27:00Z">
            <w:rPr>
              <w:rFonts w:ascii="Calibri" w:hAnsi="Calibri" w:cs="Calibri"/>
              <w:color w:val="000000" w:themeColor="text1"/>
            </w:rPr>
          </w:rPrChange>
        </w:rPr>
        <w:t xml:space="preserve">. Please </w:t>
      </w:r>
      <w:r w:rsidR="00A53A0C" w:rsidRPr="00FC690C">
        <w:rPr>
          <w:rFonts w:ascii="Calibri" w:hAnsi="Calibri" w:cs="Calibri"/>
          <w:color w:val="000000" w:themeColor="text1"/>
          <w:lang w:val="en-US"/>
          <w:rPrChange w:id="1668" w:author="Hussey, Ian (PSY)" w:date="2025-10-06T10:27:00Z" w16du:dateUtc="2025-10-06T08:27:00Z">
            <w:rPr>
              <w:rFonts w:ascii="Calibri" w:hAnsi="Calibri" w:cs="Calibri"/>
              <w:color w:val="000000" w:themeColor="text1"/>
            </w:rPr>
          </w:rPrChange>
        </w:rPr>
        <w:t>categorize</w:t>
      </w:r>
      <w:r w:rsidRPr="00FC690C">
        <w:rPr>
          <w:rFonts w:ascii="Calibri" w:hAnsi="Calibri" w:cs="Calibri"/>
          <w:color w:val="000000" w:themeColor="text1"/>
          <w:lang w:val="en-US"/>
          <w:rPrChange w:id="1669" w:author="Hussey, Ian (PSY)" w:date="2025-10-06T10:27:00Z" w16du:dateUtc="2025-10-06T08:27:00Z">
            <w:rPr>
              <w:rFonts w:ascii="Calibri" w:hAnsi="Calibri" w:cs="Calibri"/>
              <w:color w:val="000000" w:themeColor="text1"/>
            </w:rPr>
          </w:rPrChange>
        </w:rPr>
        <w:t xml:space="preserve"> each </w:t>
      </w:r>
      <w:r w:rsidR="002B6AF7" w:rsidRPr="00FC690C">
        <w:rPr>
          <w:rFonts w:ascii="Calibri" w:hAnsi="Calibri" w:cs="Calibri"/>
          <w:color w:val="000000" w:themeColor="text1"/>
          <w:lang w:val="en-US"/>
          <w:rPrChange w:id="1670" w:author="Hussey, Ian (PSY)" w:date="2025-10-06T10:27:00Z" w16du:dateUtc="2025-10-06T08:27:00Z">
            <w:rPr>
              <w:rFonts w:ascii="Calibri" w:hAnsi="Calibri" w:cs="Calibri"/>
              <w:color w:val="000000" w:themeColor="text1"/>
            </w:rPr>
          </w:rPrChange>
        </w:rPr>
        <w:t xml:space="preserve">example </w:t>
      </w:r>
      <w:r w:rsidRPr="00FC690C">
        <w:rPr>
          <w:rFonts w:ascii="Calibri" w:hAnsi="Calibri" w:cs="Calibri"/>
          <w:color w:val="000000" w:themeColor="text1"/>
          <w:lang w:val="en-US"/>
          <w:rPrChange w:id="1671" w:author="Hussey, Ian (PSY)" w:date="2025-10-06T10:27:00Z" w16du:dateUtc="2025-10-06T08:27:00Z">
            <w:rPr>
              <w:rFonts w:ascii="Calibri" w:hAnsi="Calibri" w:cs="Calibri"/>
              <w:color w:val="000000" w:themeColor="text1"/>
            </w:rPr>
          </w:rPrChange>
        </w:rPr>
        <w:t xml:space="preserve">according to the </w:t>
      </w:r>
      <w:r w:rsidR="001A6E46" w:rsidRPr="00FC690C">
        <w:rPr>
          <w:rFonts w:ascii="Calibri" w:hAnsi="Calibri" w:cs="Calibri"/>
          <w:color w:val="000000" w:themeColor="text1"/>
          <w:lang w:val="en-US"/>
          <w:rPrChange w:id="1672" w:author="Hussey, Ian (PSY)" w:date="2025-10-06T10:27:00Z" w16du:dateUtc="2025-10-06T08:27:00Z">
            <w:rPr>
              <w:rFonts w:ascii="Calibri" w:hAnsi="Calibri" w:cs="Calibri"/>
              <w:color w:val="000000" w:themeColor="text1"/>
            </w:rPr>
          </w:rPrChange>
        </w:rPr>
        <w:t>two-dimensional categorizing system</w:t>
      </w:r>
      <w:r w:rsidRPr="00FC690C">
        <w:rPr>
          <w:rFonts w:ascii="Calibri" w:hAnsi="Calibri" w:cs="Calibri"/>
          <w:color w:val="000000" w:themeColor="text1"/>
          <w:lang w:val="en-US"/>
          <w:rPrChange w:id="1673" w:author="Hussey, Ian (PSY)" w:date="2025-10-06T10:27:00Z" w16du:dateUtc="2025-10-06T08:27:00Z">
            <w:rPr>
              <w:rFonts w:ascii="Calibri" w:hAnsi="Calibri" w:cs="Calibri"/>
              <w:color w:val="000000" w:themeColor="text1"/>
            </w:rPr>
          </w:rPrChange>
        </w:rPr>
        <w:t xml:space="preserve"> into one of the </w:t>
      </w:r>
      <w:r w:rsidR="00A53A0C" w:rsidRPr="00FC690C">
        <w:rPr>
          <w:rFonts w:ascii="Calibri" w:hAnsi="Calibri" w:cs="Calibri"/>
          <w:color w:val="000000" w:themeColor="text1"/>
          <w:lang w:val="en-US"/>
          <w:rPrChange w:id="1674" w:author="Hussey, Ian (PSY)" w:date="2025-10-06T10:27:00Z" w16du:dateUtc="2025-10-06T08:27:00Z">
            <w:rPr>
              <w:rFonts w:ascii="Calibri" w:hAnsi="Calibri" w:cs="Calibri"/>
              <w:color w:val="000000" w:themeColor="text1"/>
            </w:rPr>
          </w:rPrChange>
        </w:rPr>
        <w:t>categories provided</w:t>
      </w:r>
      <w:r w:rsidRPr="00FC690C">
        <w:rPr>
          <w:rFonts w:ascii="Calibri" w:hAnsi="Calibri" w:cs="Calibri"/>
          <w:color w:val="000000" w:themeColor="text1"/>
          <w:lang w:val="en-US"/>
          <w:rPrChange w:id="1675" w:author="Hussey, Ian (PSY)" w:date="2025-10-06T10:27:00Z" w16du:dateUtc="2025-10-06T08:27:00Z">
            <w:rPr>
              <w:rFonts w:ascii="Calibri" w:hAnsi="Calibri" w:cs="Calibri"/>
              <w:color w:val="000000" w:themeColor="text1"/>
            </w:rPr>
          </w:rPrChange>
        </w:rPr>
        <w:t xml:space="preserve"> using the </w:t>
      </w:r>
      <w:r w:rsidRPr="00FC690C">
        <w:rPr>
          <w:rFonts w:ascii="Calibri" w:hAnsi="Calibri" w:cs="Calibri"/>
          <w:b/>
          <w:bCs/>
          <w:color w:val="000000" w:themeColor="text1"/>
          <w:lang w:val="en-US"/>
          <w:rPrChange w:id="1676" w:author="Hussey, Ian (PSY)" w:date="2025-10-06T10:27:00Z" w16du:dateUtc="2025-10-06T08:27:00Z">
            <w:rPr>
              <w:rFonts w:ascii="Calibri" w:hAnsi="Calibri" w:cs="Calibri"/>
              <w:b/>
              <w:bCs/>
              <w:color w:val="000000" w:themeColor="text1"/>
            </w:rPr>
          </w:rPrChange>
        </w:rPr>
        <w:t xml:space="preserve">definitions and </w:t>
      </w:r>
      <w:r w:rsidR="00FB7931" w:rsidRPr="00FC690C">
        <w:rPr>
          <w:rFonts w:ascii="Calibri" w:hAnsi="Calibri" w:cs="Calibri"/>
          <w:b/>
          <w:bCs/>
          <w:color w:val="000000" w:themeColor="text1"/>
          <w:lang w:val="en-US"/>
          <w:rPrChange w:id="1677" w:author="Hussey, Ian (PSY)" w:date="2025-10-06T10:27:00Z" w16du:dateUtc="2025-10-06T08:27:00Z">
            <w:rPr>
              <w:rFonts w:ascii="Calibri" w:hAnsi="Calibri" w:cs="Calibri"/>
              <w:b/>
              <w:bCs/>
              <w:color w:val="000000" w:themeColor="text1"/>
            </w:rPr>
          </w:rPrChange>
        </w:rPr>
        <w:t>table</w:t>
      </w:r>
      <w:r w:rsidRPr="00FC690C">
        <w:rPr>
          <w:rFonts w:ascii="Calibri" w:hAnsi="Calibri" w:cs="Calibri"/>
          <w:b/>
          <w:bCs/>
          <w:color w:val="000000" w:themeColor="text1"/>
          <w:lang w:val="en-US"/>
          <w:rPrChange w:id="1678" w:author="Hussey, Ian (PSY)" w:date="2025-10-06T10:27:00Z" w16du:dateUtc="2025-10-06T08:27:00Z">
            <w:rPr>
              <w:rFonts w:ascii="Calibri" w:hAnsi="Calibri" w:cs="Calibri"/>
              <w:b/>
              <w:bCs/>
              <w:color w:val="000000" w:themeColor="text1"/>
            </w:rPr>
          </w:rPrChange>
        </w:rPr>
        <w:t>.</w:t>
      </w:r>
      <w:r w:rsidRPr="00FC690C">
        <w:rPr>
          <w:rFonts w:ascii="Calibri" w:hAnsi="Calibri" w:cs="Calibri"/>
          <w:color w:val="000000" w:themeColor="text1"/>
          <w:lang w:val="en-US"/>
          <w:rPrChange w:id="1679" w:author="Hussey, Ian (PSY)" w:date="2025-10-06T10:27:00Z" w16du:dateUtc="2025-10-06T08:27:00Z">
            <w:rPr>
              <w:rFonts w:ascii="Calibri" w:hAnsi="Calibri" w:cs="Calibri"/>
              <w:color w:val="000000" w:themeColor="text1"/>
            </w:rPr>
          </w:rPrChange>
        </w:rPr>
        <w:t xml:space="preserve"> </w:t>
      </w:r>
    </w:p>
    <w:p w14:paraId="25A8C6C7" w14:textId="6EDBC78F" w:rsidR="30B23281" w:rsidRPr="00FC690C" w:rsidRDefault="30B23281" w:rsidP="30B23281">
      <w:pPr>
        <w:spacing w:line="276" w:lineRule="auto"/>
        <w:jc w:val="both"/>
        <w:rPr>
          <w:rFonts w:ascii="Calibri" w:hAnsi="Calibri" w:cs="Calibri"/>
          <w:color w:val="000000" w:themeColor="text1"/>
          <w:lang w:val="en-US"/>
          <w:rPrChange w:id="1680"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681" w:author="Hussey, Ian (PSY)" w:date="2025-10-06T10:27:00Z" w16du:dateUtc="2025-10-06T08:27:00Z">
            <w:rPr>
              <w:rFonts w:ascii="Calibri" w:hAnsi="Calibri" w:cs="Calibri"/>
              <w:color w:val="000000" w:themeColor="text1"/>
            </w:rPr>
          </w:rPrChange>
        </w:rPr>
        <w:t>Just like when you will code, you might have to look up further information on measures or goals of the studies and set yourself a sensible time limit. Even if you’re not sure of your decision, we ask you to note down what you think is right - after all, that is the best way to learn.</w:t>
      </w:r>
    </w:p>
    <w:p w14:paraId="5B056C41" w14:textId="4ECFA105" w:rsidR="00EA2AA3" w:rsidRDefault="00EA2AA3" w:rsidP="00EB67C0">
      <w:pPr>
        <w:pStyle w:val="Heading2"/>
        <w:spacing w:line="276" w:lineRule="auto"/>
        <w:rPr>
          <w:ins w:id="1682" w:author="Hussey, Ian (PSY)" w:date="2025-10-06T11:23:00Z" w16du:dateUtc="2025-10-06T09:23:00Z"/>
          <w:rFonts w:ascii="Calibri" w:hAnsi="Calibri" w:cs="Calibri"/>
          <w:color w:val="000000" w:themeColor="text1"/>
          <w:lang w:val="en-US"/>
        </w:rPr>
      </w:pPr>
      <w:bookmarkStart w:id="1683" w:name="_Toc208510434"/>
      <w:bookmarkStart w:id="1684" w:name="_Toc210640642"/>
    </w:p>
    <w:p w14:paraId="2EEBC2F0" w14:textId="318F6E4E" w:rsidR="00CF726C" w:rsidRPr="00FC690C" w:rsidRDefault="00EA2AA3" w:rsidP="00EB67C0">
      <w:pPr>
        <w:pStyle w:val="Heading2"/>
        <w:spacing w:line="276" w:lineRule="auto"/>
        <w:rPr>
          <w:rFonts w:ascii="Calibri" w:hAnsi="Calibri" w:cs="Calibri"/>
          <w:color w:val="000000" w:themeColor="text1"/>
          <w:lang w:val="en-US"/>
          <w:rPrChange w:id="1685"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686"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587072" behindDoc="0" locked="0" layoutInCell="1" allowOverlap="1" wp14:anchorId="5BECD236" wp14:editId="50DA5B4F">
                <wp:simplePos x="0" y="0"/>
                <wp:positionH relativeFrom="margin">
                  <wp:posOffset>-1905</wp:posOffset>
                </wp:positionH>
                <wp:positionV relativeFrom="paragraph">
                  <wp:posOffset>340995</wp:posOffset>
                </wp:positionV>
                <wp:extent cx="5829300" cy="1294130"/>
                <wp:effectExtent l="0" t="0" r="12700" b="13970"/>
                <wp:wrapTopAndBottom/>
                <wp:docPr id="1272755637" name="Rechteck 13"/>
                <wp:cNvGraphicFramePr/>
                <a:graphic xmlns:a="http://schemas.openxmlformats.org/drawingml/2006/main">
                  <a:graphicData uri="http://schemas.microsoft.com/office/word/2010/wordprocessingShape">
                    <wps:wsp>
                      <wps:cNvSpPr/>
                      <wps:spPr>
                        <a:xfrm>
                          <a:off x="0" y="0"/>
                          <a:ext cx="5829300" cy="1294130"/>
                        </a:xfrm>
                        <a:prstGeom prst="rect">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A23C5E" w14:textId="77777777" w:rsidR="00F43A1E" w:rsidRPr="00F43A1E" w:rsidRDefault="00F43A1E" w:rsidP="00A56256">
                            <w:pPr>
                              <w:widowControl w:val="0"/>
                              <w:spacing w:before="160" w:line="276" w:lineRule="auto"/>
                              <w:jc w:val="both"/>
                              <w:rPr>
                                <w:rFonts w:ascii="Calibri" w:eastAsia="Arial" w:hAnsi="Calibri" w:cs="Calibri"/>
                                <w:i/>
                                <w:color w:val="000000" w:themeColor="text1"/>
                              </w:rPr>
                            </w:pPr>
                            <w:r w:rsidRPr="004271EF">
                              <w:rPr>
                                <w:rFonts w:ascii="Calibri" w:eastAsia="Arial" w:hAnsi="Calibri" w:cs="Calibri"/>
                                <w:iCs/>
                                <w:color w:val="000000" w:themeColor="text1"/>
                              </w:rPr>
                              <w:t>After reviewing each candidate’s profile, participants rated each candidate with two items: “</w:t>
                            </w:r>
                            <w:r w:rsidRPr="004271EF">
                              <w:rPr>
                                <w:rFonts w:ascii="Calibri" w:eastAsia="Arial" w:hAnsi="Calibri" w:cs="Calibri"/>
                                <w:i/>
                                <w:color w:val="000000" w:themeColor="text1"/>
                              </w:rPr>
                              <w:t>How qualified is [candidate] for the job?</w:t>
                            </w:r>
                            <w:r w:rsidRPr="004271EF">
                              <w:rPr>
                                <w:rFonts w:ascii="Calibri" w:eastAsia="Arial" w:hAnsi="Calibri" w:cs="Calibri"/>
                                <w:iCs/>
                                <w:color w:val="000000" w:themeColor="text1"/>
                              </w:rPr>
                              <w:t>” and “</w:t>
                            </w:r>
                            <w:r w:rsidRPr="004271EF">
                              <w:rPr>
                                <w:rFonts w:ascii="Calibri" w:eastAsia="Arial" w:hAnsi="Calibri" w:cs="Calibri"/>
                                <w:i/>
                                <w:color w:val="000000" w:themeColor="text1"/>
                              </w:rPr>
                              <w:t>How positive do you feel about hiring [candidate]</w:t>
                            </w:r>
                            <w:r w:rsidRPr="004271EF">
                              <w:rPr>
                                <w:rFonts w:ascii="Calibri" w:eastAsia="Arial" w:hAnsi="Calibri" w:cs="Calibri"/>
                                <w:iCs/>
                                <w:color w:val="000000" w:themeColor="text1"/>
                              </w:rPr>
                              <w:t>?” Participants responded to these items on a 0 (not at all) to 100 (extremely) slider scale</w:t>
                            </w:r>
                            <w:r w:rsidRPr="00F43A1E">
                              <w:rPr>
                                <w:rFonts w:ascii="Calibri" w:eastAsia="Arial" w:hAnsi="Calibri" w:cs="Calibri"/>
                                <w:i/>
                                <w:color w:val="000000" w:themeColor="text1"/>
                              </w:rPr>
                              <w:t>.</w:t>
                            </w:r>
                          </w:p>
                          <w:p w14:paraId="0EF2DE88" w14:textId="77777777" w:rsidR="00F43A1E" w:rsidRPr="0001170B" w:rsidRDefault="00F43A1E" w:rsidP="00F43A1E">
                            <w:pPr>
                              <w:widowControl w:val="0"/>
                              <w:spacing w:line="276" w:lineRule="auto"/>
                              <w:jc w:val="right"/>
                              <w:rPr>
                                <w:rFonts w:ascii="Calibri" w:hAnsi="Calibri" w:cs="Calibri"/>
                                <w:color w:val="000000" w:themeColor="text1"/>
                                <w:u w:val="single"/>
                                <w:vertAlign w:val="superscript"/>
                              </w:rPr>
                            </w:pPr>
                            <w:hyperlink r:id="rId14">
                              <w:r w:rsidRPr="0001170B">
                                <w:rPr>
                                  <w:rFonts w:ascii="Calibri" w:hAnsi="Calibri" w:cs="Calibri"/>
                                  <w:color w:val="000000" w:themeColor="text1"/>
                                  <w:u w:val="single"/>
                                  <w:vertAlign w:val="superscript"/>
                                </w:rPr>
                                <w:t>https://doi.org/10.1037/xge0001614</w:t>
                              </w:r>
                            </w:hyperlink>
                          </w:p>
                          <w:p w14:paraId="7E2E8E20" w14:textId="77777777" w:rsidR="00F43A1E" w:rsidRPr="00F43A1E" w:rsidRDefault="00F43A1E" w:rsidP="00F43A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CD236" id="Rechteck 13" o:spid="_x0000_s1033" style="position:absolute;margin-left:-.15pt;margin-top:26.85pt;width:459pt;height:101.9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" filled="f" strokecolor="black [3200]" strokeweight="1pt">
                <v:stroke joinstyle="round"/>
                <v:textbox>
                  <w:txbxContent>
                    <w:p w14:paraId="74A23C5E" w14:textId="77777777" w:rsidR="00F43A1E" w:rsidRPr="00F43A1E" w:rsidRDefault="00F43A1E" w:rsidP="00A56256">
                      <w:pPr>
                        <w:widowControl w:val="0"/>
                        <w:spacing w:before="160" w:line="276" w:lineRule="auto"/>
                        <w:jc w:val="both"/>
                        <w:rPr>
                          <w:rFonts w:ascii="Calibri" w:eastAsia="Arial" w:hAnsi="Calibri" w:cs="Calibri"/>
                          <w:i/>
                          <w:color w:val="000000" w:themeColor="text1"/>
                        </w:rPr>
                      </w:pPr>
                      <w:r w:rsidRPr="004271EF">
                        <w:rPr>
                          <w:rFonts w:ascii="Calibri" w:eastAsia="Arial" w:hAnsi="Calibri" w:cs="Calibri"/>
                          <w:iCs/>
                          <w:color w:val="000000" w:themeColor="text1"/>
                        </w:rPr>
                        <w:t>After reviewing each candidate’s profile, participants rated each candidate with two items: “</w:t>
                      </w:r>
                      <w:r w:rsidRPr="004271EF">
                        <w:rPr>
                          <w:rFonts w:ascii="Calibri" w:eastAsia="Arial" w:hAnsi="Calibri" w:cs="Calibri"/>
                          <w:i/>
                          <w:color w:val="000000" w:themeColor="text1"/>
                        </w:rPr>
                        <w:t>How qualified is [candidate] for the job?</w:t>
                      </w:r>
                      <w:r w:rsidRPr="004271EF">
                        <w:rPr>
                          <w:rFonts w:ascii="Calibri" w:eastAsia="Arial" w:hAnsi="Calibri" w:cs="Calibri"/>
                          <w:iCs/>
                          <w:color w:val="000000" w:themeColor="text1"/>
                        </w:rPr>
                        <w:t>” and “</w:t>
                      </w:r>
                      <w:r w:rsidRPr="004271EF">
                        <w:rPr>
                          <w:rFonts w:ascii="Calibri" w:eastAsia="Arial" w:hAnsi="Calibri" w:cs="Calibri"/>
                          <w:i/>
                          <w:color w:val="000000" w:themeColor="text1"/>
                        </w:rPr>
                        <w:t>How positive do you feel about hiring [candidate]</w:t>
                      </w:r>
                      <w:r w:rsidRPr="004271EF">
                        <w:rPr>
                          <w:rFonts w:ascii="Calibri" w:eastAsia="Arial" w:hAnsi="Calibri" w:cs="Calibri"/>
                          <w:iCs/>
                          <w:color w:val="000000" w:themeColor="text1"/>
                        </w:rPr>
                        <w:t>?” Participants responded to these items on a 0 (not at all) to 100 (extremely) slider scale</w:t>
                      </w:r>
                      <w:r w:rsidRPr="00F43A1E">
                        <w:rPr>
                          <w:rFonts w:ascii="Calibri" w:eastAsia="Arial" w:hAnsi="Calibri" w:cs="Calibri"/>
                          <w:i/>
                          <w:color w:val="000000" w:themeColor="text1"/>
                        </w:rPr>
                        <w:t>.</w:t>
                      </w:r>
                    </w:p>
                    <w:p w14:paraId="0EF2DE88" w14:textId="77777777" w:rsidR="00F43A1E" w:rsidRPr="0001170B" w:rsidRDefault="00F43A1E" w:rsidP="00F43A1E">
                      <w:pPr>
                        <w:widowControl w:val="0"/>
                        <w:spacing w:line="276" w:lineRule="auto"/>
                        <w:jc w:val="right"/>
                        <w:rPr>
                          <w:rFonts w:ascii="Calibri" w:hAnsi="Calibri" w:cs="Calibri"/>
                          <w:color w:val="000000" w:themeColor="text1"/>
                          <w:u w:val="single"/>
                          <w:vertAlign w:val="superscript"/>
                        </w:rPr>
                      </w:pPr>
                      <w:hyperlink r:id="rId15">
                        <w:r w:rsidRPr="0001170B">
                          <w:rPr>
                            <w:rFonts w:ascii="Calibri" w:hAnsi="Calibri" w:cs="Calibri"/>
                            <w:color w:val="000000" w:themeColor="text1"/>
                            <w:u w:val="single"/>
                            <w:vertAlign w:val="superscript"/>
                          </w:rPr>
                          <w:t>https://doi.org/10.1037/xge0001614</w:t>
                        </w:r>
                      </w:hyperlink>
                    </w:p>
                    <w:p w14:paraId="7E2E8E20" w14:textId="77777777" w:rsidR="00F43A1E" w:rsidRPr="00F43A1E" w:rsidRDefault="00F43A1E" w:rsidP="00F43A1E">
                      <w:pPr>
                        <w:jc w:val="center"/>
                      </w:pPr>
                    </w:p>
                  </w:txbxContent>
                </v:textbox>
                <w10:wrap type="topAndBottom" anchorx="margin"/>
              </v:rect>
            </w:pict>
          </mc:Fallback>
        </mc:AlternateContent>
      </w:r>
      <w:r w:rsidR="009155E4" w:rsidRPr="00FC690C">
        <w:rPr>
          <w:rFonts w:ascii="Calibri" w:hAnsi="Calibri" w:cs="Calibri"/>
          <w:color w:val="000000" w:themeColor="text1"/>
          <w:lang w:val="en-US"/>
          <w:rPrChange w:id="1687" w:author="Hussey, Ian (PSY)" w:date="2025-10-06T10:27:00Z" w16du:dateUtc="2025-10-06T08:27:00Z">
            <w:rPr>
              <w:rFonts w:ascii="Calibri" w:hAnsi="Calibri" w:cs="Calibri"/>
              <w:color w:val="000000" w:themeColor="text1"/>
            </w:rPr>
          </w:rPrChange>
        </w:rPr>
        <w:t>Example 1</w:t>
      </w:r>
      <w:bookmarkEnd w:id="1683"/>
      <w:bookmarkEnd w:id="1684"/>
    </w:p>
    <w:p w14:paraId="5817BEC7" w14:textId="2C541AA8" w:rsidR="00F43A1E" w:rsidRPr="00FC690C" w:rsidRDefault="00F43A1E" w:rsidP="00EB67C0">
      <w:pPr>
        <w:spacing w:line="276" w:lineRule="auto"/>
        <w:rPr>
          <w:rFonts w:ascii="Calibri" w:hAnsi="Calibri" w:cs="Calibri"/>
          <w:color w:val="000000" w:themeColor="text1"/>
          <w:lang w:val="en-US"/>
          <w:rPrChange w:id="1688" w:author="Hussey, Ian (PSY)" w:date="2025-10-06T10:27:00Z" w16du:dateUtc="2025-10-06T08:27:00Z">
            <w:rPr>
              <w:rFonts w:ascii="Calibri" w:hAnsi="Calibri" w:cs="Calibri"/>
              <w:color w:val="000000" w:themeColor="text1"/>
            </w:rPr>
          </w:rPrChange>
        </w:rPr>
      </w:pPr>
    </w:p>
    <w:p w14:paraId="2EEBC2F3" w14:textId="0D06C748" w:rsidR="00CF726C" w:rsidRPr="00FC690C" w:rsidRDefault="009155E4" w:rsidP="00EB67C0">
      <w:pPr>
        <w:spacing w:line="276" w:lineRule="auto"/>
        <w:rPr>
          <w:rFonts w:ascii="Calibri" w:hAnsi="Calibri" w:cs="Calibri"/>
          <w:b/>
          <w:color w:val="A6A6A6" w:themeColor="background1" w:themeShade="A6"/>
          <w:u w:val="single"/>
          <w:vertAlign w:val="superscript"/>
          <w:lang w:val="en-US"/>
          <w:rPrChange w:id="1689" w:author="Hussey, Ian (PSY)" w:date="2025-10-06T10:27:00Z" w16du:dateUtc="2025-10-06T08:27:00Z">
            <w:rPr>
              <w:rFonts w:ascii="Calibri" w:hAnsi="Calibri" w:cs="Calibri"/>
              <w:b/>
              <w:color w:val="A6A6A6" w:themeColor="background1" w:themeShade="A6"/>
              <w:u w:val="single"/>
              <w:vertAlign w:val="superscript"/>
            </w:rPr>
          </w:rPrChange>
        </w:rPr>
      </w:pPr>
      <w:r w:rsidRPr="00FC690C">
        <w:rPr>
          <w:rFonts w:ascii="Calibri" w:hAnsi="Calibri" w:cs="Calibri"/>
          <w:b/>
          <w:color w:val="A6A6A6" w:themeColor="background1" w:themeShade="A6"/>
          <w:u w:val="single"/>
          <w:lang w:val="en-US"/>
          <w:rPrChange w:id="1690" w:author="Hussey, Ian (PSY)" w:date="2025-10-06T10:27:00Z" w16du:dateUtc="2025-10-06T08:27:00Z">
            <w:rPr>
              <w:rFonts w:ascii="Calibri" w:hAnsi="Calibri" w:cs="Calibri"/>
              <w:b/>
              <w:color w:val="A6A6A6" w:themeColor="background1" w:themeShade="A6"/>
              <w:u w:val="single"/>
            </w:rPr>
          </w:rPrChange>
        </w:rPr>
        <w:t>Solution:</w:t>
      </w:r>
    </w:p>
    <w:p w14:paraId="5BF941EB" w14:textId="2AE0DF07" w:rsidR="003C577B" w:rsidRPr="00FC690C" w:rsidRDefault="002E28CE" w:rsidP="00EB67C0">
      <w:pPr>
        <w:widowControl w:val="0"/>
        <w:spacing w:line="276" w:lineRule="auto"/>
        <w:jc w:val="both"/>
        <w:rPr>
          <w:rFonts w:ascii="Calibri" w:hAnsi="Calibri" w:cs="Calibri"/>
          <w:color w:val="A6A6A6" w:themeColor="background1" w:themeShade="A6"/>
          <w:lang w:val="en-US"/>
          <w:rPrChange w:id="1691"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692" w:author="Hussey, Ian (PSY)" w:date="2025-10-06T10:27:00Z" w16du:dateUtc="2025-10-06T08:27:00Z">
            <w:rPr>
              <w:rFonts w:ascii="Calibri" w:hAnsi="Calibri" w:cs="Calibri"/>
              <w:color w:val="A6A6A6" w:themeColor="background1" w:themeShade="A6"/>
            </w:rPr>
          </w:rPrChange>
        </w:rPr>
        <w:t>First</w:t>
      </w:r>
      <w:r w:rsidR="00892695" w:rsidRPr="00FC690C">
        <w:rPr>
          <w:rFonts w:ascii="Calibri" w:hAnsi="Calibri" w:cs="Calibri"/>
          <w:color w:val="A6A6A6" w:themeColor="background1" w:themeShade="A6"/>
          <w:lang w:val="en-US"/>
          <w:rPrChange w:id="1693" w:author="Hussey, Ian (PSY)" w:date="2025-10-06T10:27:00Z" w16du:dateUtc="2025-10-06T08:27:00Z">
            <w:rPr>
              <w:rFonts w:ascii="Calibri" w:hAnsi="Calibri" w:cs="Calibri"/>
              <w:color w:val="A6A6A6" w:themeColor="background1" w:themeShade="A6"/>
            </w:rPr>
          </w:rPrChange>
        </w:rPr>
        <w:t xml:space="preserve"> </w:t>
      </w:r>
      <w:r w:rsidR="00E21B2F" w:rsidRPr="00FC690C">
        <w:rPr>
          <w:rFonts w:ascii="Calibri" w:hAnsi="Calibri" w:cs="Calibri"/>
          <w:color w:val="A6A6A6" w:themeColor="background1" w:themeShade="A6"/>
          <w:lang w:val="en-US"/>
          <w:rPrChange w:id="1694" w:author="Hussey, Ian (PSY)" w:date="2025-10-06T10:27:00Z" w16du:dateUtc="2025-10-06T08:27:00Z">
            <w:rPr>
              <w:rFonts w:ascii="Calibri" w:hAnsi="Calibri" w:cs="Calibri"/>
              <w:color w:val="A6A6A6" w:themeColor="background1" w:themeShade="A6"/>
            </w:rPr>
          </w:rPrChange>
        </w:rPr>
        <w:t>d</w:t>
      </w:r>
      <w:r w:rsidR="00892695" w:rsidRPr="00FC690C">
        <w:rPr>
          <w:rFonts w:ascii="Calibri" w:hAnsi="Calibri" w:cs="Calibri"/>
          <w:color w:val="A6A6A6" w:themeColor="background1" w:themeShade="A6"/>
          <w:lang w:val="en-US"/>
          <w:rPrChange w:id="1695" w:author="Hussey, Ian (PSY)" w:date="2025-10-06T10:27:00Z" w16du:dateUtc="2025-10-06T08:27:00Z">
            <w:rPr>
              <w:rFonts w:ascii="Calibri" w:hAnsi="Calibri" w:cs="Calibri"/>
              <w:color w:val="A6A6A6" w:themeColor="background1" w:themeShade="A6"/>
            </w:rPr>
          </w:rPrChange>
        </w:rPr>
        <w:t xml:space="preserve">imension: </w:t>
      </w:r>
      <w:r w:rsidR="003C577B" w:rsidRPr="00FC690C">
        <w:rPr>
          <w:rFonts w:ascii="Calibri" w:hAnsi="Calibri" w:cs="Calibri"/>
          <w:color w:val="A6A6A6" w:themeColor="background1" w:themeShade="A6"/>
          <w:lang w:val="en-US"/>
          <w:rPrChange w:id="1696" w:author="Hussey, Ian (PSY)" w:date="2025-10-06T10:27:00Z" w16du:dateUtc="2025-10-06T08:27:00Z">
            <w:rPr>
              <w:rFonts w:ascii="Calibri" w:hAnsi="Calibri" w:cs="Calibri"/>
              <w:color w:val="A6A6A6" w:themeColor="background1" w:themeShade="A6"/>
            </w:rPr>
          </w:rPrChange>
        </w:rPr>
        <w:t xml:space="preserve">How </w:t>
      </w:r>
      <w:r w:rsidRPr="00FC690C">
        <w:rPr>
          <w:rFonts w:ascii="Calibri" w:hAnsi="Calibri" w:cs="Calibri"/>
          <w:color w:val="A6A6A6" w:themeColor="background1" w:themeShade="A6"/>
          <w:lang w:val="en-US"/>
          <w:rPrChange w:id="1697" w:author="Hussey, Ian (PSY)" w:date="2025-10-06T10:27:00Z" w16du:dateUtc="2025-10-06T08:27:00Z">
            <w:rPr>
              <w:rFonts w:ascii="Calibri" w:hAnsi="Calibri" w:cs="Calibri"/>
              <w:color w:val="A6A6A6" w:themeColor="background1" w:themeShade="A6"/>
            </w:rPr>
          </w:rPrChange>
        </w:rPr>
        <w:t>is it</w:t>
      </w:r>
      <w:r w:rsidR="003C577B" w:rsidRPr="00FC690C">
        <w:rPr>
          <w:rFonts w:ascii="Calibri" w:hAnsi="Calibri" w:cs="Calibri"/>
          <w:color w:val="A6A6A6" w:themeColor="background1" w:themeShade="A6"/>
          <w:lang w:val="en-US"/>
          <w:rPrChange w:id="1698" w:author="Hussey, Ian (PSY)" w:date="2025-10-06T10:27:00Z" w16du:dateUtc="2025-10-06T08:27:00Z">
            <w:rPr>
              <w:rFonts w:ascii="Calibri" w:hAnsi="Calibri" w:cs="Calibri"/>
              <w:color w:val="A6A6A6" w:themeColor="background1" w:themeShade="A6"/>
            </w:rPr>
          </w:rPrChange>
        </w:rPr>
        <w:t xml:space="preserve"> measured</w:t>
      </w:r>
      <w:r w:rsidRPr="00FC690C">
        <w:rPr>
          <w:rFonts w:ascii="Calibri" w:hAnsi="Calibri" w:cs="Calibri"/>
          <w:color w:val="A6A6A6" w:themeColor="background1" w:themeShade="A6"/>
          <w:lang w:val="en-US"/>
          <w:rPrChange w:id="1699" w:author="Hussey, Ian (PSY)" w:date="2025-10-06T10:27:00Z" w16du:dateUtc="2025-10-06T08:27:00Z">
            <w:rPr>
              <w:rFonts w:ascii="Calibri" w:hAnsi="Calibri" w:cs="Calibri"/>
              <w:color w:val="A6A6A6" w:themeColor="background1" w:themeShade="A6"/>
            </w:rPr>
          </w:rPrChange>
        </w:rPr>
        <w:t>?</w:t>
      </w:r>
      <w:r w:rsidR="003C577B" w:rsidRPr="00FC690C">
        <w:rPr>
          <w:rFonts w:ascii="Calibri" w:hAnsi="Calibri" w:cs="Calibri"/>
          <w:color w:val="A6A6A6" w:themeColor="background1" w:themeShade="A6"/>
          <w:lang w:val="en-US"/>
          <w:rPrChange w:id="1700" w:author="Hussey, Ian (PSY)" w:date="2025-10-06T10:27:00Z" w16du:dateUtc="2025-10-06T08:27:00Z">
            <w:rPr>
              <w:rFonts w:ascii="Calibri" w:hAnsi="Calibri" w:cs="Calibri"/>
              <w:color w:val="A6A6A6" w:themeColor="background1" w:themeShade="A6"/>
            </w:rPr>
          </w:rPrChange>
        </w:rPr>
        <w:t xml:space="preserve"> In this case it is a self-report (*or other report): Participants </w:t>
      </w:r>
      <w:r w:rsidR="003C577B" w:rsidRPr="00FC690C">
        <w:rPr>
          <w:rFonts w:ascii="Calibri" w:hAnsi="Calibri" w:cs="Calibri"/>
          <w:i/>
          <w:color w:val="A6A6A6" w:themeColor="background1" w:themeShade="A6"/>
          <w:lang w:val="en-US"/>
          <w:rPrChange w:id="1701" w:author="Hussey, Ian (PSY)" w:date="2025-10-06T10:27:00Z" w16du:dateUtc="2025-10-06T08:27:00Z">
            <w:rPr>
              <w:rFonts w:ascii="Calibri" w:hAnsi="Calibri" w:cs="Calibri"/>
              <w:i/>
              <w:color w:val="A6A6A6" w:themeColor="background1" w:themeShade="A6"/>
            </w:rPr>
          </w:rPrChange>
        </w:rPr>
        <w:t>rated</w:t>
      </w:r>
      <w:r w:rsidR="003C577B" w:rsidRPr="00FC690C">
        <w:rPr>
          <w:rFonts w:ascii="Calibri" w:hAnsi="Calibri" w:cs="Calibri"/>
          <w:color w:val="A6A6A6" w:themeColor="background1" w:themeShade="A6"/>
          <w:lang w:val="en-US"/>
          <w:rPrChange w:id="1702" w:author="Hussey, Ian (PSY)" w:date="2025-10-06T10:27:00Z" w16du:dateUtc="2025-10-06T08:27:00Z">
            <w:rPr>
              <w:rFonts w:ascii="Calibri" w:hAnsi="Calibri" w:cs="Calibri"/>
              <w:color w:val="A6A6A6" w:themeColor="background1" w:themeShade="A6"/>
            </w:rPr>
          </w:rPrChange>
        </w:rPr>
        <w:t xml:space="preserve"> candidates on a </w:t>
      </w:r>
      <w:r w:rsidR="003C577B" w:rsidRPr="00FC690C">
        <w:rPr>
          <w:rFonts w:ascii="Calibri" w:hAnsi="Calibri" w:cs="Calibri"/>
          <w:i/>
          <w:color w:val="A6A6A6" w:themeColor="background1" w:themeShade="A6"/>
          <w:lang w:val="en-US"/>
          <w:rPrChange w:id="1703" w:author="Hussey, Ian (PSY)" w:date="2025-10-06T10:27:00Z" w16du:dateUtc="2025-10-06T08:27:00Z">
            <w:rPr>
              <w:rFonts w:ascii="Calibri" w:hAnsi="Calibri" w:cs="Calibri"/>
              <w:i/>
              <w:color w:val="A6A6A6" w:themeColor="background1" w:themeShade="A6"/>
            </w:rPr>
          </w:rPrChange>
        </w:rPr>
        <w:t>slider scale</w:t>
      </w:r>
      <w:r w:rsidR="003C577B" w:rsidRPr="00FC690C">
        <w:rPr>
          <w:rFonts w:ascii="Calibri" w:hAnsi="Calibri" w:cs="Calibri"/>
          <w:color w:val="A6A6A6" w:themeColor="background1" w:themeShade="A6"/>
          <w:lang w:val="en-US"/>
          <w:rPrChange w:id="1704" w:author="Hussey, Ian (PSY)" w:date="2025-10-06T10:27:00Z" w16du:dateUtc="2025-10-06T08:27:00Z">
            <w:rPr>
              <w:rFonts w:ascii="Calibri" w:hAnsi="Calibri" w:cs="Calibri"/>
              <w:color w:val="A6A6A6" w:themeColor="background1" w:themeShade="A6"/>
            </w:rPr>
          </w:rPrChange>
        </w:rPr>
        <w:t>.</w:t>
      </w:r>
    </w:p>
    <w:p w14:paraId="734E432D" w14:textId="1860CA80" w:rsidR="00892695" w:rsidRPr="00FC690C" w:rsidRDefault="00A56256" w:rsidP="00EB67C0">
      <w:pPr>
        <w:widowControl w:val="0"/>
        <w:spacing w:line="276" w:lineRule="auto"/>
        <w:jc w:val="both"/>
        <w:rPr>
          <w:rFonts w:ascii="Calibri" w:hAnsi="Calibri" w:cs="Calibri"/>
          <w:color w:val="A6A6A6" w:themeColor="background1" w:themeShade="A6"/>
          <w:lang w:val="en-US"/>
          <w:rPrChange w:id="1705"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706" w:author="Hussey, Ian (PSY)" w:date="2025-10-06T10:27:00Z" w16du:dateUtc="2025-10-06T08:27:00Z">
            <w:rPr>
              <w:rFonts w:ascii="Calibri" w:hAnsi="Calibri" w:cs="Calibri"/>
              <w:color w:val="A6A6A6" w:themeColor="background1" w:themeShade="A6"/>
            </w:rPr>
          </w:rPrChange>
        </w:rPr>
        <w:t xml:space="preserve">Second dimension: What is being measured? </w:t>
      </w:r>
      <w:r w:rsidR="007D384A" w:rsidRPr="00FC690C">
        <w:rPr>
          <w:rFonts w:ascii="Calibri" w:hAnsi="Calibri" w:cs="Calibri"/>
          <w:color w:val="A6A6A6" w:themeColor="background1" w:themeShade="A6"/>
          <w:lang w:val="en-US"/>
          <w:rPrChange w:id="1707" w:author="Hussey, Ian (PSY)" w:date="2025-10-06T10:27:00Z" w16du:dateUtc="2025-10-06T08:27:00Z">
            <w:rPr>
              <w:rFonts w:ascii="Calibri" w:hAnsi="Calibri" w:cs="Calibri"/>
              <w:color w:val="A6A6A6" w:themeColor="background1" w:themeShade="A6"/>
            </w:rPr>
          </w:rPrChange>
        </w:rPr>
        <w:t xml:space="preserve">The first </w:t>
      </w:r>
      <w:r w:rsidR="002E28CE" w:rsidRPr="00FC690C">
        <w:rPr>
          <w:rFonts w:ascii="Calibri" w:hAnsi="Calibri" w:cs="Calibri"/>
          <w:color w:val="A6A6A6" w:themeColor="background1" w:themeShade="A6"/>
          <w:lang w:val="en-US"/>
          <w:rPrChange w:id="1708" w:author="Hussey, Ian (PSY)" w:date="2025-10-06T10:27:00Z" w16du:dateUtc="2025-10-06T08:27:00Z">
            <w:rPr>
              <w:rFonts w:ascii="Calibri" w:hAnsi="Calibri" w:cs="Calibri"/>
              <w:color w:val="A6A6A6" w:themeColor="background1" w:themeShade="A6"/>
            </w:rPr>
          </w:rPrChange>
        </w:rPr>
        <w:t>item (‘</w:t>
      </w:r>
      <w:r w:rsidR="00635368" w:rsidRPr="00FC690C">
        <w:rPr>
          <w:rFonts w:ascii="Calibri" w:eastAsia="Arial" w:hAnsi="Calibri" w:cs="Calibri"/>
          <w:i/>
          <w:color w:val="A6A6A6" w:themeColor="background1" w:themeShade="A6"/>
          <w:lang w:val="en-US"/>
          <w:rPrChange w:id="1709" w:author="Hussey, Ian (PSY)" w:date="2025-10-06T10:27:00Z" w16du:dateUtc="2025-10-06T08:27:00Z">
            <w:rPr>
              <w:rFonts w:ascii="Calibri" w:eastAsia="Arial" w:hAnsi="Calibri" w:cs="Calibri"/>
              <w:i/>
              <w:color w:val="A6A6A6" w:themeColor="background1" w:themeShade="A6"/>
            </w:rPr>
          </w:rPrChange>
        </w:rPr>
        <w:t>How qualified is [candidate] for the job?</w:t>
      </w:r>
      <w:r w:rsidR="002E28CE" w:rsidRPr="00FC690C">
        <w:rPr>
          <w:rFonts w:ascii="Calibri" w:eastAsia="Arial" w:hAnsi="Calibri" w:cs="Calibri"/>
          <w:i/>
          <w:color w:val="A6A6A6" w:themeColor="background1" w:themeShade="A6"/>
          <w:lang w:val="en-US"/>
          <w:rPrChange w:id="1710" w:author="Hussey, Ian (PSY)" w:date="2025-10-06T10:27:00Z" w16du:dateUtc="2025-10-06T08:27:00Z">
            <w:rPr>
              <w:rFonts w:ascii="Calibri" w:eastAsia="Arial" w:hAnsi="Calibri" w:cs="Calibri"/>
              <w:i/>
              <w:color w:val="A6A6A6" w:themeColor="background1" w:themeShade="A6"/>
            </w:rPr>
          </w:rPrChange>
        </w:rPr>
        <w:t>’</w:t>
      </w:r>
      <w:r w:rsidR="00635368" w:rsidRPr="00FC690C">
        <w:rPr>
          <w:rFonts w:ascii="Calibri" w:eastAsia="Arial" w:hAnsi="Calibri" w:cs="Calibri"/>
          <w:i/>
          <w:color w:val="A6A6A6" w:themeColor="background1" w:themeShade="A6"/>
          <w:lang w:val="en-US"/>
          <w:rPrChange w:id="1711" w:author="Hussey, Ian (PSY)" w:date="2025-10-06T10:27:00Z" w16du:dateUtc="2025-10-06T08:27:00Z">
            <w:rPr>
              <w:rFonts w:ascii="Calibri" w:eastAsia="Arial" w:hAnsi="Calibri" w:cs="Calibri"/>
              <w:i/>
              <w:color w:val="A6A6A6" w:themeColor="background1" w:themeShade="A6"/>
            </w:rPr>
          </w:rPrChange>
        </w:rPr>
        <w:t xml:space="preserve">) </w:t>
      </w:r>
      <w:r w:rsidR="00635368" w:rsidRPr="00FC690C">
        <w:rPr>
          <w:rFonts w:ascii="Calibri" w:hAnsi="Calibri" w:cs="Calibri"/>
          <w:color w:val="A6A6A6" w:themeColor="background1" w:themeShade="A6"/>
          <w:lang w:val="en-US"/>
          <w:rPrChange w:id="1712" w:author="Hussey, Ian (PSY)" w:date="2025-10-06T10:27:00Z" w16du:dateUtc="2025-10-06T08:27:00Z">
            <w:rPr>
              <w:rFonts w:ascii="Calibri" w:hAnsi="Calibri" w:cs="Calibri"/>
              <w:color w:val="A6A6A6" w:themeColor="background1" w:themeShade="A6"/>
            </w:rPr>
          </w:rPrChange>
        </w:rPr>
        <w:t xml:space="preserve">asks about the participants’ perception/opinion and the second item </w:t>
      </w:r>
      <w:r w:rsidR="00103994" w:rsidRPr="00FC690C">
        <w:rPr>
          <w:rFonts w:ascii="Calibri" w:hAnsi="Calibri" w:cs="Calibri"/>
          <w:color w:val="A6A6A6" w:themeColor="background1" w:themeShade="A6"/>
          <w:lang w:val="en-US"/>
          <w:rPrChange w:id="1713" w:author="Hussey, Ian (PSY)" w:date="2025-10-06T10:27:00Z" w16du:dateUtc="2025-10-06T08:27:00Z">
            <w:rPr>
              <w:rFonts w:ascii="Calibri" w:hAnsi="Calibri" w:cs="Calibri"/>
              <w:color w:val="A6A6A6" w:themeColor="background1" w:themeShade="A6"/>
            </w:rPr>
          </w:rPrChange>
        </w:rPr>
        <w:t>(</w:t>
      </w:r>
      <w:r w:rsidR="002E28CE" w:rsidRPr="00FC690C">
        <w:rPr>
          <w:rFonts w:ascii="Calibri" w:eastAsia="Arial" w:hAnsi="Calibri" w:cs="Calibri"/>
          <w:i/>
          <w:color w:val="A6A6A6" w:themeColor="background1" w:themeShade="A6"/>
          <w:lang w:val="en-US"/>
          <w:rPrChange w:id="1714" w:author="Hussey, Ian (PSY)" w:date="2025-10-06T10:27:00Z" w16du:dateUtc="2025-10-06T08:27:00Z">
            <w:rPr>
              <w:rFonts w:ascii="Calibri" w:eastAsia="Arial" w:hAnsi="Calibri" w:cs="Calibri"/>
              <w:i/>
              <w:color w:val="A6A6A6" w:themeColor="background1" w:themeShade="A6"/>
            </w:rPr>
          </w:rPrChange>
        </w:rPr>
        <w:t>‘</w:t>
      </w:r>
      <w:r w:rsidR="00103994" w:rsidRPr="00FC690C">
        <w:rPr>
          <w:rFonts w:ascii="Calibri" w:eastAsia="Arial" w:hAnsi="Calibri" w:cs="Calibri"/>
          <w:i/>
          <w:color w:val="A6A6A6" w:themeColor="background1" w:themeShade="A6"/>
          <w:lang w:val="en-US"/>
          <w:rPrChange w:id="1715" w:author="Hussey, Ian (PSY)" w:date="2025-10-06T10:27:00Z" w16du:dateUtc="2025-10-06T08:27:00Z">
            <w:rPr>
              <w:rFonts w:ascii="Calibri" w:eastAsia="Arial" w:hAnsi="Calibri" w:cs="Calibri"/>
              <w:i/>
              <w:color w:val="A6A6A6" w:themeColor="background1" w:themeShade="A6"/>
            </w:rPr>
          </w:rPrChange>
        </w:rPr>
        <w:t>How positive do you feel about hiring [candidate]?</w:t>
      </w:r>
      <w:r w:rsidR="002E28CE" w:rsidRPr="00FC690C">
        <w:rPr>
          <w:rFonts w:ascii="Calibri" w:eastAsia="Arial" w:hAnsi="Calibri" w:cs="Calibri"/>
          <w:i/>
          <w:color w:val="A6A6A6" w:themeColor="background1" w:themeShade="A6"/>
          <w:lang w:val="en-US"/>
          <w:rPrChange w:id="1716" w:author="Hussey, Ian (PSY)" w:date="2025-10-06T10:27:00Z" w16du:dateUtc="2025-10-06T08:27:00Z">
            <w:rPr>
              <w:rFonts w:ascii="Calibri" w:eastAsia="Arial" w:hAnsi="Calibri" w:cs="Calibri"/>
              <w:i/>
              <w:color w:val="A6A6A6" w:themeColor="background1" w:themeShade="A6"/>
            </w:rPr>
          </w:rPrChange>
        </w:rPr>
        <w:t>’</w:t>
      </w:r>
      <w:r w:rsidR="00103994" w:rsidRPr="00FC690C">
        <w:rPr>
          <w:rFonts w:ascii="Calibri" w:eastAsia="Arial" w:hAnsi="Calibri" w:cs="Calibri"/>
          <w:i/>
          <w:color w:val="A6A6A6" w:themeColor="background1" w:themeShade="A6"/>
          <w:lang w:val="en-US"/>
          <w:rPrChange w:id="1717" w:author="Hussey, Ian (PSY)" w:date="2025-10-06T10:27:00Z" w16du:dateUtc="2025-10-06T08:27:00Z">
            <w:rPr>
              <w:rFonts w:ascii="Calibri" w:eastAsia="Arial" w:hAnsi="Calibri" w:cs="Calibri"/>
              <w:i/>
              <w:color w:val="A6A6A6" w:themeColor="background1" w:themeShade="A6"/>
            </w:rPr>
          </w:rPrChange>
        </w:rPr>
        <w:t xml:space="preserve">) </w:t>
      </w:r>
      <w:r w:rsidR="00635368" w:rsidRPr="00FC690C">
        <w:rPr>
          <w:rFonts w:ascii="Calibri" w:hAnsi="Calibri" w:cs="Calibri"/>
          <w:color w:val="A6A6A6" w:themeColor="background1" w:themeShade="A6"/>
          <w:lang w:val="en-US"/>
          <w:rPrChange w:id="1718" w:author="Hussey, Ian (PSY)" w:date="2025-10-06T10:27:00Z" w16du:dateUtc="2025-10-06T08:27:00Z">
            <w:rPr>
              <w:rFonts w:ascii="Calibri" w:hAnsi="Calibri" w:cs="Calibri"/>
              <w:color w:val="A6A6A6" w:themeColor="background1" w:themeShade="A6"/>
            </w:rPr>
          </w:rPrChange>
        </w:rPr>
        <w:t>about a feeling they’re currently experiencing.</w:t>
      </w:r>
      <w:r w:rsidR="00103994" w:rsidRPr="00FC690C">
        <w:rPr>
          <w:rFonts w:ascii="Calibri" w:hAnsi="Calibri" w:cs="Calibri"/>
          <w:color w:val="A6A6A6" w:themeColor="background1" w:themeShade="A6"/>
          <w:lang w:val="en-US"/>
          <w:rPrChange w:id="1719" w:author="Hussey, Ian (PSY)" w:date="2025-10-06T10:27:00Z" w16du:dateUtc="2025-10-06T08:27:00Z">
            <w:rPr>
              <w:rFonts w:ascii="Calibri" w:hAnsi="Calibri" w:cs="Calibri"/>
              <w:color w:val="A6A6A6" w:themeColor="background1" w:themeShade="A6"/>
            </w:rPr>
          </w:rPrChange>
        </w:rPr>
        <w:t xml:space="preserve"> Both are subjective experiences, so we would choose </w:t>
      </w:r>
      <w:r w:rsidR="006C12FF" w:rsidRPr="00FC690C">
        <w:rPr>
          <w:rFonts w:ascii="Calibri" w:hAnsi="Calibri" w:cs="Calibri"/>
          <w:color w:val="A6A6A6" w:themeColor="background1" w:themeShade="A6"/>
          <w:lang w:val="en-US"/>
          <w:rPrChange w:id="1720" w:author="Hussey, Ian (PSY)" w:date="2025-10-06T10:27:00Z" w16du:dateUtc="2025-10-06T08:27:00Z">
            <w:rPr>
              <w:rFonts w:ascii="Calibri" w:hAnsi="Calibri" w:cs="Calibri"/>
              <w:color w:val="A6A6A6" w:themeColor="background1" w:themeShade="A6"/>
            </w:rPr>
          </w:rPrChange>
        </w:rPr>
        <w:t>this column</w:t>
      </w:r>
      <w:r w:rsidR="00F6321B" w:rsidRPr="00FC690C">
        <w:rPr>
          <w:rFonts w:ascii="Calibri" w:hAnsi="Calibri" w:cs="Calibri"/>
          <w:color w:val="A6A6A6" w:themeColor="background1" w:themeShade="A6"/>
          <w:lang w:val="en-US"/>
          <w:rPrChange w:id="1721" w:author="Hussey, Ian (PSY)" w:date="2025-10-06T10:27:00Z" w16du:dateUtc="2025-10-06T08:27:00Z">
            <w:rPr>
              <w:rFonts w:ascii="Calibri" w:hAnsi="Calibri" w:cs="Calibri"/>
              <w:color w:val="A6A6A6" w:themeColor="background1" w:themeShade="A6"/>
            </w:rPr>
          </w:rPrChange>
        </w:rPr>
        <w:t xml:space="preserve"> for the </w:t>
      </w:r>
      <w:r w:rsidR="003C577B" w:rsidRPr="00FC690C">
        <w:rPr>
          <w:rFonts w:ascii="Calibri" w:hAnsi="Calibri" w:cs="Calibri"/>
          <w:color w:val="A6A6A6" w:themeColor="background1" w:themeShade="A6"/>
          <w:lang w:val="en-US"/>
          <w:rPrChange w:id="1722" w:author="Hussey, Ian (PSY)" w:date="2025-10-06T10:27:00Z" w16du:dateUtc="2025-10-06T08:27:00Z">
            <w:rPr>
              <w:rFonts w:ascii="Calibri" w:hAnsi="Calibri" w:cs="Calibri"/>
              <w:color w:val="A6A6A6" w:themeColor="background1" w:themeShade="A6"/>
            </w:rPr>
          </w:rPrChange>
        </w:rPr>
        <w:t>second dimension</w:t>
      </w:r>
      <w:r w:rsidR="006C12FF" w:rsidRPr="00FC690C">
        <w:rPr>
          <w:rFonts w:ascii="Calibri" w:hAnsi="Calibri" w:cs="Calibri"/>
          <w:color w:val="A6A6A6" w:themeColor="background1" w:themeShade="A6"/>
          <w:lang w:val="en-US"/>
          <w:rPrChange w:id="1723" w:author="Hussey, Ian (PSY)" w:date="2025-10-06T10:27:00Z" w16du:dateUtc="2025-10-06T08:27:00Z">
            <w:rPr>
              <w:rFonts w:ascii="Calibri" w:hAnsi="Calibri" w:cs="Calibri"/>
              <w:color w:val="A6A6A6" w:themeColor="background1" w:themeShade="A6"/>
            </w:rPr>
          </w:rPrChange>
        </w:rPr>
        <w:t>.</w:t>
      </w:r>
      <w:r w:rsidR="00E21B2F" w:rsidRPr="00FC690C">
        <w:rPr>
          <w:rFonts w:ascii="Calibri" w:hAnsi="Calibri" w:cs="Calibri"/>
          <w:color w:val="A6A6A6" w:themeColor="background1" w:themeShade="A6"/>
          <w:lang w:val="en-US"/>
          <w:rPrChange w:id="1724" w:author="Hussey, Ian (PSY)" w:date="2025-10-06T10:27:00Z" w16du:dateUtc="2025-10-06T08:27:00Z">
            <w:rPr>
              <w:rFonts w:ascii="Calibri" w:hAnsi="Calibri" w:cs="Calibri"/>
              <w:color w:val="A6A6A6" w:themeColor="background1" w:themeShade="A6"/>
            </w:rPr>
          </w:rPrChange>
        </w:rPr>
        <w:t xml:space="preserve"> </w:t>
      </w:r>
    </w:p>
    <w:p w14:paraId="4DBBADDD" w14:textId="5030922E" w:rsidR="30B23281" w:rsidRPr="00FC690C" w:rsidRDefault="30B23281" w:rsidP="30B23281">
      <w:pPr>
        <w:spacing w:line="276" w:lineRule="auto"/>
        <w:jc w:val="both"/>
        <w:rPr>
          <w:rFonts w:ascii="Calibri" w:hAnsi="Calibri" w:cs="Calibri"/>
          <w:b/>
          <w:bCs/>
          <w:color w:val="A6A6A6" w:themeColor="background1" w:themeShade="A6"/>
          <w:lang w:val="en-US"/>
          <w:rPrChange w:id="1725" w:author="Hussey, Ian (PSY)" w:date="2025-10-06T10:27:00Z" w16du:dateUtc="2025-10-06T08:27:00Z">
            <w:rPr>
              <w:rFonts w:ascii="Calibri" w:hAnsi="Calibri" w:cs="Calibri"/>
              <w:b/>
              <w:bCs/>
              <w:color w:val="A6A6A6" w:themeColor="background1" w:themeShade="A6"/>
            </w:rPr>
          </w:rPrChange>
        </w:rPr>
      </w:pPr>
      <w:r w:rsidRPr="00FC690C">
        <w:rPr>
          <w:rFonts w:ascii="Calibri" w:hAnsi="Calibri" w:cs="Calibri"/>
          <w:color w:val="A6A6A6" w:themeColor="background1" w:themeShade="A6"/>
          <w:lang w:val="en-US"/>
          <w:rPrChange w:id="1726" w:author="Hussey, Ian (PSY)" w:date="2025-10-06T10:27:00Z" w16du:dateUtc="2025-10-06T08:27:00Z">
            <w:rPr>
              <w:rFonts w:ascii="Calibri" w:hAnsi="Calibri" w:cs="Calibri"/>
              <w:color w:val="A6A6A6" w:themeColor="background1" w:themeShade="A6"/>
            </w:rPr>
          </w:rPrChange>
        </w:rPr>
        <w:t xml:space="preserve">Examining the relevant cell (where the column and row intersect) </w:t>
      </w:r>
      <w:r w:rsidR="00CE6F0E" w:rsidRPr="00FC690C">
        <w:rPr>
          <w:rFonts w:ascii="Calibri" w:hAnsi="Calibri" w:cs="Calibri"/>
          <w:color w:val="A6A6A6" w:themeColor="background1" w:themeShade="A6"/>
          <w:lang w:val="en-US"/>
          <w:rPrChange w:id="1727" w:author="Hussey, Ian (PSY)" w:date="2025-10-06T10:27:00Z" w16du:dateUtc="2025-10-06T08:27:00Z">
            <w:rPr>
              <w:rFonts w:ascii="Calibri" w:hAnsi="Calibri" w:cs="Calibri"/>
              <w:color w:val="A6A6A6" w:themeColor="background1" w:themeShade="A6"/>
            </w:rPr>
          </w:rPrChange>
        </w:rPr>
        <w:t xml:space="preserve">reveals that this is a </w:t>
      </w:r>
      <w:r w:rsidR="00CE6F0E" w:rsidRPr="00FC690C">
        <w:rPr>
          <w:rFonts w:ascii="Calibri" w:hAnsi="Calibri" w:cs="Calibri"/>
          <w:b/>
          <w:bCs/>
          <w:color w:val="A6A6A6" w:themeColor="background1" w:themeShade="A6"/>
          <w:lang w:val="en-US"/>
          <w:rPrChange w:id="1728" w:author="Hussey, Ian (PSY)" w:date="2025-10-06T10:27:00Z" w16du:dateUtc="2025-10-06T08:27:00Z">
            <w:rPr>
              <w:rFonts w:ascii="Calibri" w:hAnsi="Calibri" w:cs="Calibri"/>
              <w:b/>
              <w:bCs/>
              <w:color w:val="A6A6A6" w:themeColor="background1" w:themeShade="A6"/>
            </w:rPr>
          </w:rPrChange>
        </w:rPr>
        <w:t>self-report of a subjective experience.</w:t>
      </w:r>
    </w:p>
    <w:p w14:paraId="60A7136C" w14:textId="77777777" w:rsidR="00EA2AA3" w:rsidRDefault="00EA2AA3" w:rsidP="00EB67C0">
      <w:pPr>
        <w:pStyle w:val="Heading2"/>
        <w:spacing w:line="276" w:lineRule="auto"/>
        <w:rPr>
          <w:ins w:id="1729" w:author="Hussey, Ian (PSY)" w:date="2025-10-06T11:23:00Z" w16du:dateUtc="2025-10-06T09:23:00Z"/>
          <w:rFonts w:ascii="Calibri" w:hAnsi="Calibri" w:cs="Calibri"/>
          <w:color w:val="000000" w:themeColor="text1"/>
          <w:lang w:val="en-US"/>
        </w:rPr>
      </w:pPr>
      <w:bookmarkStart w:id="1730" w:name="_Toc208510435"/>
      <w:bookmarkStart w:id="1731" w:name="_Toc210640643"/>
    </w:p>
    <w:p w14:paraId="2EEBC2F6" w14:textId="6A2D2310" w:rsidR="00CF726C" w:rsidRPr="00FC690C" w:rsidRDefault="009155E4" w:rsidP="00EB67C0">
      <w:pPr>
        <w:pStyle w:val="Heading2"/>
        <w:spacing w:line="276" w:lineRule="auto"/>
        <w:rPr>
          <w:rFonts w:ascii="Calibri" w:hAnsi="Calibri" w:cs="Calibri"/>
          <w:color w:val="000000" w:themeColor="text1"/>
          <w:lang w:val="en-US"/>
          <w:rPrChange w:id="1732"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733" w:author="Hussey, Ian (PSY)" w:date="2025-10-06T10:27:00Z" w16du:dateUtc="2025-10-06T08:27:00Z">
            <w:rPr>
              <w:rFonts w:ascii="Calibri" w:hAnsi="Calibri" w:cs="Calibri"/>
              <w:color w:val="000000" w:themeColor="text1"/>
            </w:rPr>
          </w:rPrChange>
        </w:rPr>
        <w:t>Example 2</w:t>
      </w:r>
      <w:bookmarkEnd w:id="1730"/>
      <w:bookmarkEnd w:id="1731"/>
    </w:p>
    <w:p w14:paraId="2EEBC2F8" w14:textId="4CBAEECE" w:rsidR="00CF726C" w:rsidRPr="00FC690C" w:rsidRDefault="004271EF" w:rsidP="00EB67C0">
      <w:pPr>
        <w:widowControl w:val="0"/>
        <w:spacing w:line="276" w:lineRule="auto"/>
        <w:jc w:val="right"/>
        <w:rPr>
          <w:rFonts w:ascii="Calibri" w:hAnsi="Calibri" w:cs="Calibri"/>
          <w:color w:val="000000" w:themeColor="text1"/>
          <w:u w:val="single"/>
          <w:vertAlign w:val="superscript"/>
          <w:lang w:val="en-US"/>
          <w:rPrChange w:id="1734" w:author="Hussey, Ian (PSY)" w:date="2025-10-06T10:27:00Z" w16du:dateUtc="2025-10-06T08:27:00Z">
            <w:rPr>
              <w:rFonts w:ascii="Calibri" w:hAnsi="Calibri" w:cs="Calibri"/>
              <w:color w:val="000000" w:themeColor="text1"/>
              <w:u w:val="single"/>
              <w:vertAlign w:val="superscript"/>
            </w:rPr>
          </w:rPrChange>
        </w:rPr>
      </w:pPr>
      <w:r w:rsidRPr="00FC690C">
        <w:rPr>
          <w:rFonts w:ascii="Calibri" w:hAnsi="Calibri" w:cs="Calibri"/>
          <w:b/>
          <w:bCs/>
          <w:noProof/>
          <w:color w:val="000000" w:themeColor="text1"/>
          <w:lang w:val="en-US"/>
          <w:rPrChange w:id="1735" w:author="Hussey, Ian (PSY)" w:date="2025-10-06T10:27:00Z" w16du:dateUtc="2025-10-06T08:27:00Z">
            <w:rPr>
              <w:rFonts w:ascii="Calibri" w:hAnsi="Calibri" w:cs="Calibri"/>
              <w:b/>
              <w:bCs/>
              <w:noProof/>
              <w:color w:val="000000" w:themeColor="text1"/>
            </w:rPr>
          </w:rPrChange>
        </w:rPr>
        <mc:AlternateContent>
          <mc:Choice Requires="wps">
            <w:drawing>
              <wp:anchor distT="0" distB="0" distL="114300" distR="114300" simplePos="0" relativeHeight="251590144" behindDoc="0" locked="0" layoutInCell="1" allowOverlap="1" wp14:anchorId="7356F551" wp14:editId="75A172CA">
                <wp:simplePos x="0" y="0"/>
                <wp:positionH relativeFrom="margin">
                  <wp:align>left</wp:align>
                </wp:positionH>
                <wp:positionV relativeFrom="paragraph">
                  <wp:posOffset>63028</wp:posOffset>
                </wp:positionV>
                <wp:extent cx="5735217" cy="1731695"/>
                <wp:effectExtent l="0" t="0" r="18415" b="8255"/>
                <wp:wrapNone/>
                <wp:docPr id="1636227110" name="Rechteck 14"/>
                <wp:cNvGraphicFramePr/>
                <a:graphic xmlns:a="http://schemas.openxmlformats.org/drawingml/2006/main">
                  <a:graphicData uri="http://schemas.microsoft.com/office/word/2010/wordprocessingShape">
                    <wps:wsp>
                      <wps:cNvSpPr/>
                      <wps:spPr>
                        <a:xfrm>
                          <a:off x="0" y="0"/>
                          <a:ext cx="5735217" cy="173169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7930051" w14:textId="77777777" w:rsidR="004271EF" w:rsidRPr="004271EF" w:rsidRDefault="004271EF" w:rsidP="00A56256">
                            <w:pPr>
                              <w:widowControl w:val="0"/>
                              <w:spacing w:before="160" w:line="276" w:lineRule="auto"/>
                              <w:jc w:val="both"/>
                              <w:rPr>
                                <w:rFonts w:ascii="Calibri" w:hAnsi="Calibri" w:cs="Calibri"/>
                                <w:iCs/>
                                <w:u w:val="single"/>
                                <w:vertAlign w:val="superscript"/>
                              </w:rPr>
                            </w:pPr>
                            <w:r w:rsidRPr="004271EF">
                              <w:rPr>
                                <w:rFonts w:ascii="Calibri" w:hAnsi="Calibri" w:cs="Calibri"/>
                                <w:iCs/>
                              </w:rPr>
                              <w:t xml:space="preserve">The Q-LES-Q-SF is a 16-item self-report measure assessing quality of life. The scale assesses overall satisfaction and enjoyment across areas of well-being over the past week. Items are rated on a 5-point Likert scale, and scores are summed to create a total score between 14 and 70, with higher scores indicating better enjoyment and satisfaction with life. The last two questions (medication and overall well-being) are considered separately and therefore not included in the Q-LES-Q-SF total score. </w:t>
                            </w:r>
                          </w:p>
                          <w:p w14:paraId="5F234F5D" w14:textId="4D7FF998" w:rsidR="004271EF" w:rsidRPr="0001170B" w:rsidRDefault="004271EF" w:rsidP="004271EF">
                            <w:pPr>
                              <w:jc w:val="right"/>
                            </w:pPr>
                            <w:hyperlink r:id="rId16">
                              <w:r w:rsidRPr="0001170B">
                                <w:rPr>
                                  <w:rFonts w:ascii="Calibri" w:hAnsi="Calibri" w:cs="Calibri"/>
                                  <w:u w:val="single"/>
                                  <w:vertAlign w:val="superscript"/>
                                </w:rPr>
                                <w:t>https://doi.org/10.1016/j.brat.2024.104595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6F551" id="Rechteck 14" o:spid="_x0000_s1034" style="position:absolute;left:0;text-align:left;margin-left:0;margin-top:4.95pt;width:451.6pt;height:136.35pt;z-index:251590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" fillcolor="white [3201]" strokecolor="black [3200]" strokeweight="1pt">
                <v:textbox>
                  <w:txbxContent>
                    <w:p w14:paraId="27930051" w14:textId="77777777" w:rsidR="004271EF" w:rsidRPr="004271EF" w:rsidRDefault="004271EF" w:rsidP="00A56256">
                      <w:pPr>
                        <w:widowControl w:val="0"/>
                        <w:spacing w:before="160" w:line="276" w:lineRule="auto"/>
                        <w:jc w:val="both"/>
                        <w:rPr>
                          <w:rFonts w:ascii="Calibri" w:hAnsi="Calibri" w:cs="Calibri"/>
                          <w:iCs/>
                          <w:u w:val="single"/>
                          <w:vertAlign w:val="superscript"/>
                        </w:rPr>
                      </w:pPr>
                      <w:r w:rsidRPr="004271EF">
                        <w:rPr>
                          <w:rFonts w:ascii="Calibri" w:hAnsi="Calibri" w:cs="Calibri"/>
                          <w:iCs/>
                        </w:rPr>
                        <w:t xml:space="preserve">The Q-LES-Q-SF is a 16-item self-report measure assessing quality of life. The scale assesses overall satisfaction and enjoyment across areas of well-being over the past week. Items are rated on a 5-point Likert scale, and scores are summed to create a total score between 14 and 70, with higher scores indicating better enjoyment and satisfaction with life. The last two questions (medication and overall well-being) are considered separately and therefore not included in the Q-LES-Q-SF total score. </w:t>
                      </w:r>
                    </w:p>
                    <w:p w14:paraId="5F234F5D" w14:textId="4D7FF998" w:rsidR="004271EF" w:rsidRPr="0001170B" w:rsidRDefault="004271EF" w:rsidP="004271EF">
                      <w:pPr>
                        <w:jc w:val="right"/>
                      </w:pPr>
                      <w:hyperlink r:id="rId17">
                        <w:r w:rsidRPr="0001170B">
                          <w:rPr>
                            <w:rFonts w:ascii="Calibri" w:hAnsi="Calibri" w:cs="Calibri"/>
                            <w:u w:val="single"/>
                            <w:vertAlign w:val="superscript"/>
                          </w:rPr>
                          <w:t>https://doi.org/10.1016/j.brat.2024.104595</w:t>
                        </w:r>
                      </w:hyperlink>
                    </w:p>
                  </w:txbxContent>
                </v:textbox>
                <w10:wrap anchorx="margin"/>
              </v:rect>
            </w:pict>
          </mc:Fallback>
        </mc:AlternateContent>
      </w:r>
    </w:p>
    <w:p w14:paraId="7984C9D8" w14:textId="77777777" w:rsidR="004271EF" w:rsidRPr="00FC690C" w:rsidRDefault="004271EF" w:rsidP="00EB67C0">
      <w:pPr>
        <w:widowControl w:val="0"/>
        <w:spacing w:line="276" w:lineRule="auto"/>
        <w:rPr>
          <w:rFonts w:ascii="Calibri" w:hAnsi="Calibri" w:cs="Calibri"/>
          <w:b/>
          <w:color w:val="000000" w:themeColor="text1"/>
          <w:u w:val="single"/>
          <w:lang w:val="en-US"/>
          <w:rPrChange w:id="1736" w:author="Hussey, Ian (PSY)" w:date="2025-10-06T10:27:00Z" w16du:dateUtc="2025-10-06T08:27:00Z">
            <w:rPr>
              <w:rFonts w:ascii="Calibri" w:hAnsi="Calibri" w:cs="Calibri"/>
              <w:b/>
              <w:color w:val="000000" w:themeColor="text1"/>
              <w:u w:val="single"/>
            </w:rPr>
          </w:rPrChange>
        </w:rPr>
      </w:pPr>
    </w:p>
    <w:p w14:paraId="20EE9BC8" w14:textId="77777777" w:rsidR="004271EF" w:rsidRPr="00FC690C" w:rsidRDefault="004271EF" w:rsidP="00EB67C0">
      <w:pPr>
        <w:widowControl w:val="0"/>
        <w:spacing w:line="276" w:lineRule="auto"/>
        <w:rPr>
          <w:rFonts w:ascii="Calibri" w:hAnsi="Calibri" w:cs="Calibri"/>
          <w:b/>
          <w:color w:val="000000" w:themeColor="text1"/>
          <w:u w:val="single"/>
          <w:lang w:val="en-US"/>
          <w:rPrChange w:id="1737" w:author="Hussey, Ian (PSY)" w:date="2025-10-06T10:27:00Z" w16du:dateUtc="2025-10-06T08:27:00Z">
            <w:rPr>
              <w:rFonts w:ascii="Calibri" w:hAnsi="Calibri" w:cs="Calibri"/>
              <w:b/>
              <w:color w:val="000000" w:themeColor="text1"/>
              <w:u w:val="single"/>
            </w:rPr>
          </w:rPrChange>
        </w:rPr>
      </w:pPr>
    </w:p>
    <w:p w14:paraId="78A4903A" w14:textId="77777777" w:rsidR="004271EF" w:rsidRPr="00FC690C" w:rsidRDefault="004271EF" w:rsidP="00EB67C0">
      <w:pPr>
        <w:widowControl w:val="0"/>
        <w:spacing w:line="276" w:lineRule="auto"/>
        <w:rPr>
          <w:rFonts w:ascii="Calibri" w:hAnsi="Calibri" w:cs="Calibri"/>
          <w:b/>
          <w:color w:val="000000" w:themeColor="text1"/>
          <w:u w:val="single"/>
          <w:lang w:val="en-US"/>
          <w:rPrChange w:id="1738" w:author="Hussey, Ian (PSY)" w:date="2025-10-06T10:27:00Z" w16du:dateUtc="2025-10-06T08:27:00Z">
            <w:rPr>
              <w:rFonts w:ascii="Calibri" w:hAnsi="Calibri" w:cs="Calibri"/>
              <w:b/>
              <w:color w:val="000000" w:themeColor="text1"/>
              <w:u w:val="single"/>
            </w:rPr>
          </w:rPrChange>
        </w:rPr>
      </w:pPr>
    </w:p>
    <w:p w14:paraId="4FF7C0DE" w14:textId="77777777" w:rsidR="004271EF" w:rsidRPr="00FC690C" w:rsidRDefault="004271EF" w:rsidP="00EB67C0">
      <w:pPr>
        <w:widowControl w:val="0"/>
        <w:spacing w:line="276" w:lineRule="auto"/>
        <w:rPr>
          <w:rFonts w:ascii="Calibri" w:hAnsi="Calibri" w:cs="Calibri"/>
          <w:b/>
          <w:color w:val="000000" w:themeColor="text1"/>
          <w:u w:val="single"/>
          <w:lang w:val="en-US"/>
          <w:rPrChange w:id="1739" w:author="Hussey, Ian (PSY)" w:date="2025-10-06T10:27:00Z" w16du:dateUtc="2025-10-06T08:27:00Z">
            <w:rPr>
              <w:rFonts w:ascii="Calibri" w:hAnsi="Calibri" w:cs="Calibri"/>
              <w:b/>
              <w:color w:val="000000" w:themeColor="text1"/>
              <w:u w:val="single"/>
            </w:rPr>
          </w:rPrChange>
        </w:rPr>
      </w:pPr>
    </w:p>
    <w:p w14:paraId="2B903EDE" w14:textId="77777777" w:rsidR="000871E6" w:rsidRDefault="000871E6" w:rsidP="00EB67C0">
      <w:pPr>
        <w:widowControl w:val="0"/>
        <w:spacing w:line="276" w:lineRule="auto"/>
        <w:rPr>
          <w:ins w:id="1740" w:author="Hussey, Ian (PSY)" w:date="2025-10-06T11:23:00Z" w16du:dateUtc="2025-10-06T09:23:00Z"/>
          <w:rFonts w:ascii="Calibri" w:hAnsi="Calibri" w:cs="Calibri"/>
          <w:b/>
          <w:color w:val="000000" w:themeColor="text1"/>
          <w:u w:val="single"/>
          <w:lang w:val="en-US"/>
        </w:rPr>
      </w:pPr>
    </w:p>
    <w:p w14:paraId="50EEAA0C" w14:textId="77777777" w:rsidR="00EA2AA3" w:rsidRDefault="00EA2AA3" w:rsidP="00EB67C0">
      <w:pPr>
        <w:widowControl w:val="0"/>
        <w:spacing w:line="276" w:lineRule="auto"/>
        <w:rPr>
          <w:ins w:id="1741" w:author="Hussey, Ian (PSY)" w:date="2025-10-06T11:23:00Z" w16du:dateUtc="2025-10-06T09:23:00Z"/>
          <w:rFonts w:ascii="Calibri" w:hAnsi="Calibri" w:cs="Calibri"/>
          <w:b/>
          <w:color w:val="000000" w:themeColor="text1"/>
          <w:u w:val="single"/>
          <w:lang w:val="en-US"/>
        </w:rPr>
      </w:pPr>
    </w:p>
    <w:p w14:paraId="7A905EAE" w14:textId="77777777" w:rsidR="00EA2AA3" w:rsidRDefault="00EA2AA3" w:rsidP="00EB67C0">
      <w:pPr>
        <w:widowControl w:val="0"/>
        <w:spacing w:line="276" w:lineRule="auto"/>
        <w:rPr>
          <w:ins w:id="1742" w:author="Hussey, Ian (PSY)" w:date="2025-10-06T11:23:00Z" w16du:dateUtc="2025-10-06T09:23:00Z"/>
          <w:rFonts w:ascii="Calibri" w:hAnsi="Calibri" w:cs="Calibri"/>
          <w:b/>
          <w:color w:val="000000" w:themeColor="text1"/>
          <w:u w:val="single"/>
          <w:lang w:val="en-US"/>
        </w:rPr>
      </w:pPr>
    </w:p>
    <w:p w14:paraId="0F7B58BA" w14:textId="77777777" w:rsidR="00EA2AA3" w:rsidRPr="00FC690C" w:rsidRDefault="00EA2AA3" w:rsidP="00EB67C0">
      <w:pPr>
        <w:widowControl w:val="0"/>
        <w:spacing w:line="276" w:lineRule="auto"/>
        <w:rPr>
          <w:rFonts w:ascii="Calibri" w:hAnsi="Calibri" w:cs="Calibri"/>
          <w:b/>
          <w:color w:val="000000" w:themeColor="text1"/>
          <w:u w:val="single"/>
          <w:lang w:val="en-US"/>
          <w:rPrChange w:id="1743" w:author="Hussey, Ian (PSY)" w:date="2025-10-06T10:27:00Z" w16du:dateUtc="2025-10-06T08:27:00Z">
            <w:rPr>
              <w:rFonts w:ascii="Calibri" w:hAnsi="Calibri" w:cs="Calibri"/>
              <w:b/>
              <w:color w:val="000000" w:themeColor="text1"/>
              <w:u w:val="single"/>
            </w:rPr>
          </w:rPrChange>
        </w:rPr>
      </w:pPr>
    </w:p>
    <w:p w14:paraId="2EEBC2F9" w14:textId="156DACF0" w:rsidR="00CF726C" w:rsidRPr="00FC690C" w:rsidRDefault="009155E4" w:rsidP="00EB67C0">
      <w:pPr>
        <w:widowControl w:val="0"/>
        <w:spacing w:line="276" w:lineRule="auto"/>
        <w:rPr>
          <w:rFonts w:ascii="Calibri" w:hAnsi="Calibri" w:cs="Calibri"/>
          <w:color w:val="A6A6A6" w:themeColor="background1" w:themeShade="A6"/>
          <w:lang w:val="en-US"/>
          <w:rPrChange w:id="1744"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b/>
          <w:color w:val="A6A6A6" w:themeColor="background1" w:themeShade="A6"/>
          <w:u w:val="single"/>
          <w:lang w:val="en-US"/>
          <w:rPrChange w:id="1745" w:author="Hussey, Ian (PSY)" w:date="2025-10-06T10:27:00Z" w16du:dateUtc="2025-10-06T08:27:00Z">
            <w:rPr>
              <w:rFonts w:ascii="Calibri" w:hAnsi="Calibri" w:cs="Calibri"/>
              <w:b/>
              <w:color w:val="A6A6A6" w:themeColor="background1" w:themeShade="A6"/>
              <w:u w:val="single"/>
            </w:rPr>
          </w:rPrChange>
        </w:rPr>
        <w:t>Solution:</w:t>
      </w:r>
    </w:p>
    <w:p w14:paraId="1E8F7FC9" w14:textId="39743D9A" w:rsidR="00BA337F" w:rsidRPr="00FC690C" w:rsidRDefault="00BA337F" w:rsidP="00BA337F">
      <w:pPr>
        <w:widowControl w:val="0"/>
        <w:spacing w:line="276" w:lineRule="auto"/>
        <w:jc w:val="both"/>
        <w:rPr>
          <w:rFonts w:ascii="Calibri" w:hAnsi="Calibri" w:cs="Calibri"/>
          <w:color w:val="A6A6A6" w:themeColor="background1" w:themeShade="A6"/>
          <w:lang w:val="en-US"/>
          <w:rPrChange w:id="1746"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747" w:author="Hussey, Ian (PSY)" w:date="2025-10-06T10:27:00Z" w16du:dateUtc="2025-10-06T08:27:00Z">
            <w:rPr>
              <w:rFonts w:ascii="Calibri" w:hAnsi="Calibri" w:cs="Calibri"/>
              <w:color w:val="A6A6A6" w:themeColor="background1" w:themeShade="A6"/>
            </w:rPr>
          </w:rPrChange>
        </w:rPr>
        <w:t xml:space="preserve">First dimension: How </w:t>
      </w:r>
      <w:r w:rsidR="0061311E" w:rsidRPr="00FC690C">
        <w:rPr>
          <w:rFonts w:ascii="Calibri" w:hAnsi="Calibri" w:cs="Calibri"/>
          <w:color w:val="A6A6A6" w:themeColor="background1" w:themeShade="A6"/>
          <w:lang w:val="en-US"/>
          <w:rPrChange w:id="1748" w:author="Hussey, Ian (PSY)" w:date="2025-10-06T10:27:00Z" w16du:dateUtc="2025-10-06T08:27:00Z">
            <w:rPr>
              <w:rFonts w:ascii="Calibri" w:hAnsi="Calibri" w:cs="Calibri"/>
              <w:color w:val="A6A6A6" w:themeColor="background1" w:themeShade="A6"/>
            </w:rPr>
          </w:rPrChange>
        </w:rPr>
        <w:t>is it</w:t>
      </w:r>
      <w:r w:rsidRPr="00FC690C">
        <w:rPr>
          <w:rFonts w:ascii="Calibri" w:hAnsi="Calibri" w:cs="Calibri"/>
          <w:color w:val="A6A6A6" w:themeColor="background1" w:themeShade="A6"/>
          <w:lang w:val="en-US"/>
          <w:rPrChange w:id="1749" w:author="Hussey, Ian (PSY)" w:date="2025-10-06T10:27:00Z" w16du:dateUtc="2025-10-06T08:27:00Z">
            <w:rPr>
              <w:rFonts w:ascii="Calibri" w:hAnsi="Calibri" w:cs="Calibri"/>
              <w:color w:val="A6A6A6" w:themeColor="background1" w:themeShade="A6"/>
            </w:rPr>
          </w:rPrChange>
        </w:rPr>
        <w:t xml:space="preserve"> measured</w:t>
      </w:r>
      <w:r w:rsidR="0061311E" w:rsidRPr="00FC690C">
        <w:rPr>
          <w:rFonts w:ascii="Calibri" w:hAnsi="Calibri" w:cs="Calibri"/>
          <w:color w:val="A6A6A6" w:themeColor="background1" w:themeShade="A6"/>
          <w:lang w:val="en-US"/>
          <w:rPrChange w:id="1750"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1751" w:author="Hussey, Ian (PSY)" w:date="2025-10-06T10:27:00Z" w16du:dateUtc="2025-10-06T08:27:00Z">
            <w:rPr>
              <w:rFonts w:ascii="Calibri" w:hAnsi="Calibri" w:cs="Calibri"/>
              <w:color w:val="A6A6A6" w:themeColor="background1" w:themeShade="A6"/>
            </w:rPr>
          </w:rPrChange>
        </w:rPr>
        <w:t xml:space="preserve"> We already know that this is a self-report from the </w:t>
      </w:r>
      <w:r w:rsidRPr="00FC690C">
        <w:rPr>
          <w:rFonts w:ascii="Calibri" w:hAnsi="Calibri" w:cs="Calibri"/>
          <w:color w:val="A6A6A6" w:themeColor="background1" w:themeShade="A6"/>
          <w:lang w:val="en-US"/>
          <w:rPrChange w:id="1752" w:author="Hussey, Ian (PSY)" w:date="2025-10-06T10:27:00Z" w16du:dateUtc="2025-10-06T08:27:00Z">
            <w:rPr>
              <w:rFonts w:ascii="Calibri" w:hAnsi="Calibri" w:cs="Calibri"/>
              <w:color w:val="A6A6A6" w:themeColor="background1" w:themeShade="A6"/>
            </w:rPr>
          </w:rPrChange>
        </w:rPr>
        <w:lastRenderedPageBreak/>
        <w:t>information provided (</w:t>
      </w:r>
      <w:r w:rsidR="0061311E" w:rsidRPr="00FC690C">
        <w:rPr>
          <w:rFonts w:ascii="Calibri" w:hAnsi="Calibri" w:cs="Calibri"/>
          <w:color w:val="A6A6A6" w:themeColor="background1" w:themeShade="A6"/>
          <w:lang w:val="en-US"/>
          <w:rPrChange w:id="1753"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1754" w:author="Hussey, Ian (PSY)" w:date="2025-10-06T10:27:00Z" w16du:dateUtc="2025-10-06T08:27:00Z">
            <w:rPr>
              <w:rFonts w:ascii="Calibri" w:hAnsi="Calibri" w:cs="Calibri"/>
              <w:color w:val="A6A6A6" w:themeColor="background1" w:themeShade="A6"/>
            </w:rPr>
          </w:rPrChange>
        </w:rPr>
        <w:t>16-item self-report measure”).</w:t>
      </w:r>
    </w:p>
    <w:p w14:paraId="607AF66F" w14:textId="7029F38E" w:rsidR="005A6114" w:rsidRPr="00FC690C" w:rsidRDefault="0061311E" w:rsidP="00EB67C0">
      <w:pPr>
        <w:widowControl w:val="0"/>
        <w:spacing w:line="276" w:lineRule="auto"/>
        <w:jc w:val="both"/>
        <w:rPr>
          <w:rFonts w:ascii="Calibri" w:hAnsi="Calibri" w:cs="Calibri"/>
          <w:color w:val="A6A6A6" w:themeColor="background1" w:themeShade="A6"/>
          <w:lang w:val="en-US"/>
          <w:rPrChange w:id="1755"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756" w:author="Hussey, Ian (PSY)" w:date="2025-10-06T10:27:00Z" w16du:dateUtc="2025-10-06T08:27:00Z">
            <w:rPr>
              <w:rFonts w:ascii="Calibri" w:hAnsi="Calibri" w:cs="Calibri"/>
              <w:color w:val="A6A6A6" w:themeColor="background1" w:themeShade="A6"/>
            </w:rPr>
          </w:rPrChange>
        </w:rPr>
        <w:t>Second</w:t>
      </w:r>
      <w:r w:rsidR="00BA337F" w:rsidRPr="00FC690C">
        <w:rPr>
          <w:rFonts w:ascii="Calibri" w:hAnsi="Calibri" w:cs="Calibri"/>
          <w:color w:val="A6A6A6" w:themeColor="background1" w:themeShade="A6"/>
          <w:lang w:val="en-US"/>
          <w:rPrChange w:id="1757" w:author="Hussey, Ian (PSY)" w:date="2025-10-06T10:27:00Z" w16du:dateUtc="2025-10-06T08:27:00Z">
            <w:rPr>
              <w:rFonts w:ascii="Calibri" w:hAnsi="Calibri" w:cs="Calibri"/>
              <w:color w:val="A6A6A6" w:themeColor="background1" w:themeShade="A6"/>
            </w:rPr>
          </w:rPrChange>
        </w:rPr>
        <w:t xml:space="preserve"> </w:t>
      </w:r>
      <w:r w:rsidR="005A6114" w:rsidRPr="00FC690C">
        <w:rPr>
          <w:rFonts w:ascii="Calibri" w:hAnsi="Calibri" w:cs="Calibri"/>
          <w:color w:val="A6A6A6" w:themeColor="background1" w:themeShade="A6"/>
          <w:lang w:val="en-US"/>
          <w:rPrChange w:id="1758" w:author="Hussey, Ian (PSY)" w:date="2025-10-06T10:27:00Z" w16du:dateUtc="2025-10-06T08:27:00Z">
            <w:rPr>
              <w:rFonts w:ascii="Calibri" w:hAnsi="Calibri" w:cs="Calibri"/>
              <w:color w:val="A6A6A6" w:themeColor="background1" w:themeShade="A6"/>
            </w:rPr>
          </w:rPrChange>
        </w:rPr>
        <w:t xml:space="preserve">dimension: </w:t>
      </w:r>
      <w:r w:rsidR="00164281" w:rsidRPr="00FC690C">
        <w:rPr>
          <w:rFonts w:ascii="Calibri" w:hAnsi="Calibri" w:cs="Calibri"/>
          <w:color w:val="A6A6A6" w:themeColor="background1" w:themeShade="A6"/>
          <w:lang w:val="en-US"/>
          <w:rPrChange w:id="1759" w:author="Hussey, Ian (PSY)" w:date="2025-10-06T10:27:00Z" w16du:dateUtc="2025-10-06T08:27:00Z">
            <w:rPr>
              <w:rFonts w:ascii="Calibri" w:hAnsi="Calibri" w:cs="Calibri"/>
              <w:color w:val="A6A6A6" w:themeColor="background1" w:themeShade="A6"/>
            </w:rPr>
          </w:rPrChange>
        </w:rPr>
        <w:t>What is being measured</w:t>
      </w:r>
      <w:r w:rsidRPr="00FC690C">
        <w:rPr>
          <w:rFonts w:ascii="Calibri" w:hAnsi="Calibri" w:cs="Calibri"/>
          <w:color w:val="A6A6A6" w:themeColor="background1" w:themeShade="A6"/>
          <w:lang w:val="en-US"/>
          <w:rPrChange w:id="1760" w:author="Hussey, Ian (PSY)" w:date="2025-10-06T10:27:00Z" w16du:dateUtc="2025-10-06T08:27:00Z">
            <w:rPr>
              <w:rFonts w:ascii="Calibri" w:hAnsi="Calibri" w:cs="Calibri"/>
              <w:color w:val="A6A6A6" w:themeColor="background1" w:themeShade="A6"/>
            </w:rPr>
          </w:rPrChange>
        </w:rPr>
        <w:t xml:space="preserve">? </w:t>
      </w:r>
      <w:r w:rsidR="00164281" w:rsidRPr="00FC690C">
        <w:rPr>
          <w:rFonts w:ascii="Calibri" w:hAnsi="Calibri" w:cs="Calibri"/>
          <w:color w:val="A6A6A6" w:themeColor="background1" w:themeShade="A6"/>
          <w:lang w:val="en-US"/>
          <w:rPrChange w:id="1761" w:author="Hussey, Ian (PSY)" w:date="2025-10-06T10:27:00Z" w16du:dateUtc="2025-10-06T08:27:00Z">
            <w:rPr>
              <w:rFonts w:ascii="Calibri" w:hAnsi="Calibri" w:cs="Calibri"/>
              <w:color w:val="A6A6A6" w:themeColor="background1" w:themeShade="A6"/>
            </w:rPr>
          </w:rPrChange>
        </w:rPr>
        <w:t xml:space="preserve">The measure assesses quality of life, which </w:t>
      </w:r>
      <w:r w:rsidR="00B8187F" w:rsidRPr="00FC690C">
        <w:rPr>
          <w:rFonts w:ascii="Calibri" w:hAnsi="Calibri" w:cs="Calibri"/>
          <w:color w:val="A6A6A6" w:themeColor="background1" w:themeShade="A6"/>
          <w:lang w:val="en-US"/>
          <w:rPrChange w:id="1762" w:author="Hussey, Ian (PSY)" w:date="2025-10-06T10:27:00Z" w16du:dateUtc="2025-10-06T08:27:00Z">
            <w:rPr>
              <w:rFonts w:ascii="Calibri" w:hAnsi="Calibri" w:cs="Calibri"/>
              <w:color w:val="A6A6A6" w:themeColor="background1" w:themeShade="A6"/>
            </w:rPr>
          </w:rPrChange>
        </w:rPr>
        <w:t xml:space="preserve">usually is a subjective perspective of the individual, but we </w:t>
      </w:r>
      <w:r w:rsidR="00ED2602" w:rsidRPr="00FC690C">
        <w:rPr>
          <w:rFonts w:ascii="Calibri" w:hAnsi="Calibri" w:cs="Calibri"/>
          <w:color w:val="A6A6A6" w:themeColor="background1" w:themeShade="A6"/>
          <w:lang w:val="en-US"/>
          <w:rPrChange w:id="1763" w:author="Hussey, Ian (PSY)" w:date="2025-10-06T10:27:00Z" w16du:dateUtc="2025-10-06T08:27:00Z">
            <w:rPr>
              <w:rFonts w:ascii="Calibri" w:hAnsi="Calibri" w:cs="Calibri"/>
              <w:color w:val="A6A6A6" w:themeColor="background1" w:themeShade="A6"/>
            </w:rPr>
          </w:rPrChange>
        </w:rPr>
        <w:t>must</w:t>
      </w:r>
      <w:r w:rsidR="00B8187F" w:rsidRPr="00FC690C">
        <w:rPr>
          <w:rFonts w:ascii="Calibri" w:hAnsi="Calibri" w:cs="Calibri"/>
          <w:color w:val="A6A6A6" w:themeColor="background1" w:themeShade="A6"/>
          <w:lang w:val="en-US"/>
          <w:rPrChange w:id="1764" w:author="Hussey, Ian (PSY)" w:date="2025-10-06T10:27:00Z" w16du:dateUtc="2025-10-06T08:27:00Z">
            <w:rPr>
              <w:rFonts w:ascii="Calibri" w:hAnsi="Calibri" w:cs="Calibri"/>
              <w:color w:val="A6A6A6" w:themeColor="background1" w:themeShade="A6"/>
            </w:rPr>
          </w:rPrChange>
        </w:rPr>
        <w:t xml:space="preserve"> make sure that none of the items included in the questionnaire are of </w:t>
      </w:r>
      <w:r w:rsidR="00ED2602" w:rsidRPr="00FC690C">
        <w:rPr>
          <w:rFonts w:ascii="Calibri" w:hAnsi="Calibri" w:cs="Calibri"/>
          <w:color w:val="A6A6A6" w:themeColor="background1" w:themeShade="A6"/>
          <w:lang w:val="en-US"/>
          <w:rPrChange w:id="1765" w:author="Hussey, Ian (PSY)" w:date="2025-10-06T10:27:00Z" w16du:dateUtc="2025-10-06T08:27:00Z">
            <w:rPr>
              <w:rFonts w:ascii="Calibri" w:hAnsi="Calibri" w:cs="Calibri"/>
              <w:color w:val="A6A6A6" w:themeColor="background1" w:themeShade="A6"/>
            </w:rPr>
          </w:rPrChange>
        </w:rPr>
        <w:t>the other</w:t>
      </w:r>
      <w:r w:rsidR="00B8187F" w:rsidRPr="00FC690C">
        <w:rPr>
          <w:rFonts w:ascii="Calibri" w:hAnsi="Calibri" w:cs="Calibri"/>
          <w:color w:val="A6A6A6" w:themeColor="background1" w:themeShade="A6"/>
          <w:lang w:val="en-US"/>
          <w:rPrChange w:id="1766" w:author="Hussey, Ian (PSY)" w:date="2025-10-06T10:27:00Z" w16du:dateUtc="2025-10-06T08:27:00Z">
            <w:rPr>
              <w:rFonts w:ascii="Calibri" w:hAnsi="Calibri" w:cs="Calibri"/>
              <w:color w:val="A6A6A6" w:themeColor="background1" w:themeShade="A6"/>
            </w:rPr>
          </w:rPrChange>
        </w:rPr>
        <w:t xml:space="preserve"> first-dimension categories</w:t>
      </w:r>
      <w:r w:rsidR="00CC6F6A" w:rsidRPr="00FC690C">
        <w:rPr>
          <w:rFonts w:ascii="Calibri" w:hAnsi="Calibri" w:cs="Calibri"/>
          <w:color w:val="A6A6A6" w:themeColor="background1" w:themeShade="A6"/>
          <w:lang w:val="en-US"/>
          <w:rPrChange w:id="1767" w:author="Hussey, Ian (PSY)" w:date="2025-10-06T10:27:00Z" w16du:dateUtc="2025-10-06T08:27:00Z">
            <w:rPr>
              <w:rFonts w:ascii="Calibri" w:hAnsi="Calibri" w:cs="Calibri"/>
              <w:color w:val="A6A6A6" w:themeColor="background1" w:themeShade="A6"/>
            </w:rPr>
          </w:rPrChange>
        </w:rPr>
        <w:t xml:space="preserve">. In the first example we didn’t need to check, because they only asked two questions. </w:t>
      </w:r>
      <w:r w:rsidR="00087DF2" w:rsidRPr="00FC690C">
        <w:rPr>
          <w:rFonts w:ascii="Calibri" w:hAnsi="Calibri" w:cs="Calibri"/>
          <w:color w:val="A6A6A6" w:themeColor="background1" w:themeShade="A6"/>
          <w:lang w:val="en-US"/>
          <w:rPrChange w:id="1768" w:author="Hussey, Ian (PSY)" w:date="2025-10-06T10:27:00Z" w16du:dateUtc="2025-10-06T08:27:00Z">
            <w:rPr>
              <w:rFonts w:ascii="Calibri" w:hAnsi="Calibri" w:cs="Calibri"/>
              <w:color w:val="A6A6A6" w:themeColor="background1" w:themeShade="A6"/>
            </w:rPr>
          </w:rPrChange>
        </w:rPr>
        <w:t xml:space="preserve">All other items </w:t>
      </w:r>
      <w:r w:rsidR="00ED2602" w:rsidRPr="00FC690C">
        <w:rPr>
          <w:rFonts w:ascii="Calibri" w:hAnsi="Calibri" w:cs="Calibri"/>
          <w:color w:val="A6A6A6" w:themeColor="background1" w:themeShade="A6"/>
          <w:lang w:val="en-US"/>
          <w:rPrChange w:id="1769" w:author="Hussey, Ian (PSY)" w:date="2025-10-06T10:27:00Z" w16du:dateUtc="2025-10-06T08:27:00Z">
            <w:rPr>
              <w:rFonts w:ascii="Calibri" w:hAnsi="Calibri" w:cs="Calibri"/>
              <w:color w:val="A6A6A6" w:themeColor="background1" w:themeShade="A6"/>
            </w:rPr>
          </w:rPrChange>
        </w:rPr>
        <w:t>ask</w:t>
      </w:r>
      <w:r w:rsidR="00087DF2" w:rsidRPr="00FC690C">
        <w:rPr>
          <w:rFonts w:ascii="Calibri" w:hAnsi="Calibri" w:cs="Calibri"/>
          <w:color w:val="A6A6A6" w:themeColor="background1" w:themeShade="A6"/>
          <w:lang w:val="en-US"/>
          <w:rPrChange w:id="1770" w:author="Hussey, Ian (PSY)" w:date="2025-10-06T10:27:00Z" w16du:dateUtc="2025-10-06T08:27:00Z">
            <w:rPr>
              <w:rFonts w:ascii="Calibri" w:hAnsi="Calibri" w:cs="Calibri"/>
              <w:color w:val="A6A6A6" w:themeColor="background1" w:themeShade="A6"/>
            </w:rPr>
          </w:rPrChange>
        </w:rPr>
        <w:t xml:space="preserve"> the participant to rate their own satisfaction with specific aspects of life, so n</w:t>
      </w:r>
      <w:r w:rsidR="003C113F" w:rsidRPr="00FC690C">
        <w:rPr>
          <w:rFonts w:ascii="Calibri" w:hAnsi="Calibri" w:cs="Calibri"/>
          <w:color w:val="A6A6A6" w:themeColor="background1" w:themeShade="A6"/>
          <w:lang w:val="en-US"/>
          <w:rPrChange w:id="1771" w:author="Hussey, Ian (PSY)" w:date="2025-10-06T10:27:00Z" w16du:dateUtc="2025-10-06T08:27:00Z">
            <w:rPr>
              <w:rFonts w:ascii="Calibri" w:hAnsi="Calibri" w:cs="Calibri"/>
              <w:color w:val="A6A6A6" w:themeColor="background1" w:themeShade="A6"/>
            </w:rPr>
          </w:rPrChange>
        </w:rPr>
        <w:t>o items of other categories are include</w:t>
      </w:r>
      <w:r w:rsidR="00ED2602" w:rsidRPr="00FC690C">
        <w:rPr>
          <w:rFonts w:ascii="Calibri" w:hAnsi="Calibri" w:cs="Calibri"/>
          <w:color w:val="A6A6A6" w:themeColor="background1" w:themeShade="A6"/>
          <w:lang w:val="en-US"/>
          <w:rPrChange w:id="1772" w:author="Hussey, Ian (PSY)" w:date="2025-10-06T10:27:00Z" w16du:dateUtc="2025-10-06T08:27:00Z">
            <w:rPr>
              <w:rFonts w:ascii="Calibri" w:hAnsi="Calibri" w:cs="Calibri"/>
              <w:color w:val="A6A6A6" w:themeColor="background1" w:themeShade="A6"/>
            </w:rPr>
          </w:rPrChange>
        </w:rPr>
        <w:t>d. This means we</w:t>
      </w:r>
      <w:r w:rsidR="003C113F" w:rsidRPr="00FC690C">
        <w:rPr>
          <w:rFonts w:ascii="Calibri" w:hAnsi="Calibri" w:cs="Calibri"/>
          <w:color w:val="A6A6A6" w:themeColor="background1" w:themeShade="A6"/>
          <w:lang w:val="en-US"/>
          <w:rPrChange w:id="1773" w:author="Hussey, Ian (PSY)" w:date="2025-10-06T10:27:00Z" w16du:dateUtc="2025-10-06T08:27:00Z">
            <w:rPr>
              <w:rFonts w:ascii="Calibri" w:hAnsi="Calibri" w:cs="Calibri"/>
              <w:color w:val="A6A6A6" w:themeColor="background1" w:themeShade="A6"/>
            </w:rPr>
          </w:rPrChange>
        </w:rPr>
        <w:t xml:space="preserve"> are staying with subjective experience.</w:t>
      </w:r>
    </w:p>
    <w:p w14:paraId="491E17D7" w14:textId="64006EE6" w:rsidR="30B23281" w:rsidRPr="00FC690C" w:rsidRDefault="30B23281" w:rsidP="30B23281">
      <w:pPr>
        <w:spacing w:line="276" w:lineRule="auto"/>
        <w:jc w:val="both"/>
        <w:rPr>
          <w:rFonts w:ascii="Calibri" w:hAnsi="Calibri" w:cs="Calibri"/>
          <w:b/>
          <w:bCs/>
          <w:color w:val="A6A6A6" w:themeColor="background1" w:themeShade="A6"/>
          <w:lang w:val="en-US"/>
          <w:rPrChange w:id="1774" w:author="Hussey, Ian (PSY)" w:date="2025-10-06T10:27:00Z" w16du:dateUtc="2025-10-06T08:27:00Z">
            <w:rPr>
              <w:rFonts w:ascii="Calibri" w:hAnsi="Calibri" w:cs="Calibri"/>
              <w:b/>
              <w:bCs/>
              <w:color w:val="A6A6A6" w:themeColor="background1" w:themeShade="A6"/>
            </w:rPr>
          </w:rPrChange>
        </w:rPr>
      </w:pPr>
      <w:r w:rsidRPr="00FC690C">
        <w:rPr>
          <w:rFonts w:ascii="Calibri" w:hAnsi="Calibri" w:cs="Calibri"/>
          <w:color w:val="A6A6A6" w:themeColor="background1" w:themeShade="A6"/>
          <w:lang w:val="en-US"/>
          <w:rPrChange w:id="1775" w:author="Hussey, Ian (PSY)" w:date="2025-10-06T10:27:00Z" w16du:dateUtc="2025-10-06T08:27:00Z">
            <w:rPr>
              <w:rFonts w:ascii="Calibri" w:hAnsi="Calibri" w:cs="Calibri"/>
              <w:color w:val="A6A6A6" w:themeColor="background1" w:themeShade="A6"/>
            </w:rPr>
          </w:rPrChange>
        </w:rPr>
        <w:t xml:space="preserve">Examining the relevant cell (where the column and row intersect) indicates this was a </w:t>
      </w:r>
      <w:r w:rsidRPr="00FC690C">
        <w:rPr>
          <w:rFonts w:ascii="Calibri" w:hAnsi="Calibri" w:cs="Calibri"/>
          <w:b/>
          <w:bCs/>
          <w:color w:val="A6A6A6" w:themeColor="background1" w:themeShade="A6"/>
          <w:lang w:val="en-US"/>
          <w:rPrChange w:id="1776" w:author="Hussey, Ian (PSY)" w:date="2025-10-06T10:27:00Z" w16du:dateUtc="2025-10-06T08:27:00Z">
            <w:rPr>
              <w:rFonts w:ascii="Calibri" w:hAnsi="Calibri" w:cs="Calibri"/>
              <w:b/>
              <w:bCs/>
              <w:color w:val="A6A6A6" w:themeColor="background1" w:themeShade="A6"/>
            </w:rPr>
          </w:rPrChange>
        </w:rPr>
        <w:t>self-report of subjective experience.</w:t>
      </w:r>
    </w:p>
    <w:p w14:paraId="798FBF15" w14:textId="77777777" w:rsidR="00EA2AA3" w:rsidRDefault="00EA2AA3" w:rsidP="00EB67C0">
      <w:pPr>
        <w:pStyle w:val="Heading2"/>
        <w:spacing w:line="276" w:lineRule="auto"/>
        <w:rPr>
          <w:ins w:id="1777" w:author="Hussey, Ian (PSY)" w:date="2025-10-06T11:24:00Z" w16du:dateUtc="2025-10-06T09:24:00Z"/>
          <w:rFonts w:ascii="Calibri" w:hAnsi="Calibri" w:cs="Calibri"/>
          <w:color w:val="000000" w:themeColor="text1"/>
          <w:lang w:val="en-US"/>
        </w:rPr>
      </w:pPr>
      <w:bookmarkStart w:id="1778" w:name="_Toc208510436"/>
      <w:bookmarkStart w:id="1779" w:name="_Toc210640644"/>
    </w:p>
    <w:p w14:paraId="2B57FE38" w14:textId="36C33331" w:rsidR="00AB0771" w:rsidRPr="00FC690C" w:rsidRDefault="00A56256" w:rsidP="00EB67C0">
      <w:pPr>
        <w:pStyle w:val="Heading2"/>
        <w:spacing w:line="276" w:lineRule="auto"/>
        <w:rPr>
          <w:rFonts w:ascii="Calibri" w:hAnsi="Calibri" w:cs="Calibri"/>
          <w:color w:val="000000" w:themeColor="text1"/>
          <w:lang w:val="en-US"/>
          <w:rPrChange w:id="1780" w:author="Hussey, Ian (PSY)" w:date="2025-10-06T10:27:00Z" w16du:dateUtc="2025-10-06T08:27:00Z">
            <w:rPr>
              <w:rFonts w:ascii="Calibri" w:hAnsi="Calibri" w:cs="Calibri"/>
              <w:color w:val="000000" w:themeColor="text1"/>
            </w:rPr>
          </w:rPrChange>
        </w:rPr>
      </w:pPr>
      <w:r w:rsidRPr="00FC690C">
        <w:rPr>
          <w:rFonts w:ascii="Calibri" w:hAnsi="Calibri" w:cs="Calibri"/>
          <w:b/>
          <w:bCs/>
          <w:noProof/>
          <w:color w:val="000000" w:themeColor="text1"/>
          <w:lang w:val="en-US"/>
          <w:rPrChange w:id="1781" w:author="Hussey, Ian (PSY)" w:date="2025-10-06T10:27:00Z" w16du:dateUtc="2025-10-06T08:27:00Z">
            <w:rPr>
              <w:rFonts w:ascii="Calibri" w:hAnsi="Calibri" w:cs="Calibri"/>
              <w:b/>
              <w:bCs/>
              <w:noProof/>
              <w:color w:val="000000" w:themeColor="text1"/>
            </w:rPr>
          </w:rPrChange>
        </w:rPr>
        <mc:AlternateContent>
          <mc:Choice Requires="wps">
            <w:drawing>
              <wp:anchor distT="0" distB="0" distL="114300" distR="114300" simplePos="0" relativeHeight="251593216" behindDoc="0" locked="0" layoutInCell="1" allowOverlap="1" wp14:anchorId="1E8E1115" wp14:editId="5C36BC80">
                <wp:simplePos x="0" y="0"/>
                <wp:positionH relativeFrom="margin">
                  <wp:align>right</wp:align>
                </wp:positionH>
                <wp:positionV relativeFrom="paragraph">
                  <wp:posOffset>316865</wp:posOffset>
                </wp:positionV>
                <wp:extent cx="5734685" cy="967105"/>
                <wp:effectExtent l="0" t="0" r="18415" b="23495"/>
                <wp:wrapTopAndBottom/>
                <wp:docPr id="1262061468" name="Rechteck 14"/>
                <wp:cNvGraphicFramePr/>
                <a:graphic xmlns:a="http://schemas.openxmlformats.org/drawingml/2006/main">
                  <a:graphicData uri="http://schemas.microsoft.com/office/word/2010/wordprocessingShape">
                    <wps:wsp>
                      <wps:cNvSpPr/>
                      <wps:spPr>
                        <a:xfrm>
                          <a:off x="0" y="0"/>
                          <a:ext cx="5734685" cy="96710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DCBAFDD" w14:textId="77777777" w:rsidR="004271EF" w:rsidRPr="004271EF" w:rsidRDefault="004271EF" w:rsidP="00A56256">
                            <w:pPr>
                              <w:widowControl w:val="0"/>
                              <w:spacing w:line="276" w:lineRule="auto"/>
                              <w:jc w:val="both"/>
                              <w:rPr>
                                <w:rFonts w:ascii="Calibri" w:hAnsi="Calibri" w:cs="Calibri"/>
                                <w:iCs/>
                              </w:rPr>
                            </w:pPr>
                            <w:r w:rsidRPr="004271EF">
                              <w:rPr>
                                <w:rFonts w:ascii="Calibri" w:hAnsi="Calibri" w:cs="Calibri"/>
                                <w:iCs/>
                              </w:rPr>
                              <w:t>Perceived Stress Scale (PSS) is a 10-item measure (Cohen et al., 1994) that has previously been used in cancer populations (Penedo et al., 2013) assessing perceived stress over the last month on a scale of 0 (never) to 4 (very often).</w:t>
                            </w:r>
                          </w:p>
                          <w:p w14:paraId="1A26A175" w14:textId="77777777" w:rsidR="004271EF" w:rsidRPr="0001170B" w:rsidRDefault="004271EF" w:rsidP="004271EF">
                            <w:pPr>
                              <w:widowControl w:val="0"/>
                              <w:spacing w:line="258" w:lineRule="auto"/>
                              <w:jc w:val="right"/>
                              <w:rPr>
                                <w:rFonts w:ascii="Calibri" w:hAnsi="Calibri" w:cs="Calibri"/>
                                <w:u w:val="single"/>
                                <w:vertAlign w:val="superscript"/>
                                <w:lang w:val="fr-FR"/>
                              </w:rPr>
                            </w:pPr>
                            <w:r w:rsidRPr="0001170B">
                              <w:rPr>
                                <w:rFonts w:ascii="Calibri" w:hAnsi="Calibri" w:cs="Calibri"/>
                                <w:u w:val="single"/>
                                <w:vertAlign w:val="superscript"/>
                                <w:lang w:val="fr-FR"/>
                              </w:rPr>
                              <w:t xml:space="preserve">https://doi.org/10.1037/ccp0000911 </w:t>
                            </w:r>
                          </w:p>
                          <w:p w14:paraId="1BB2C2BB" w14:textId="445A0DAE" w:rsidR="004271EF" w:rsidRDefault="004271EF" w:rsidP="004271EF">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E1115" id="_x0000_s1035" style="position:absolute;margin-left:400.35pt;margin-top:24.95pt;width:451.55pt;height:76.15pt;z-index:251593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" fillcolor="white [3201]" strokecolor="black [3200]" strokeweight="1pt">
                <v:textbox>
                  <w:txbxContent>
                    <w:p w14:paraId="4DCBAFDD" w14:textId="77777777" w:rsidR="004271EF" w:rsidRPr="004271EF" w:rsidRDefault="004271EF" w:rsidP="00A56256">
                      <w:pPr>
                        <w:widowControl w:val="0"/>
                        <w:spacing w:line="276" w:lineRule="auto"/>
                        <w:jc w:val="both"/>
                        <w:rPr>
                          <w:rFonts w:ascii="Calibri" w:hAnsi="Calibri" w:cs="Calibri"/>
                          <w:iCs/>
                        </w:rPr>
                      </w:pPr>
                      <w:r w:rsidRPr="004271EF">
                        <w:rPr>
                          <w:rFonts w:ascii="Calibri" w:hAnsi="Calibri" w:cs="Calibri"/>
                          <w:iCs/>
                        </w:rPr>
                        <w:t>Perceived Stress Scale (PSS) is a 10-item measure (Cohen et al., 1994) that has previously been used in cancer populations (Penedo et al., 2013) assessing perceived stress over the last month on a scale of 0 (never) to 4 (very often).</w:t>
                      </w:r>
                    </w:p>
                    <w:p w14:paraId="1A26A175" w14:textId="77777777" w:rsidR="004271EF" w:rsidRPr="0001170B" w:rsidRDefault="004271EF" w:rsidP="004271EF">
                      <w:pPr>
                        <w:widowControl w:val="0"/>
                        <w:spacing w:line="258" w:lineRule="auto"/>
                        <w:jc w:val="right"/>
                        <w:rPr>
                          <w:rFonts w:ascii="Calibri" w:hAnsi="Calibri" w:cs="Calibri"/>
                          <w:u w:val="single"/>
                          <w:vertAlign w:val="superscript"/>
                          <w:lang w:val="fr-FR"/>
                        </w:rPr>
                      </w:pPr>
                      <w:r w:rsidRPr="0001170B">
                        <w:rPr>
                          <w:rFonts w:ascii="Calibri" w:hAnsi="Calibri" w:cs="Calibri"/>
                          <w:u w:val="single"/>
                          <w:vertAlign w:val="superscript"/>
                          <w:lang w:val="fr-FR"/>
                        </w:rPr>
                        <w:t xml:space="preserve">https://doi.org/10.1037/ccp0000911 </w:t>
                      </w:r>
                    </w:p>
                    <w:p w14:paraId="1BB2C2BB" w14:textId="445A0DAE" w:rsidR="004271EF" w:rsidRDefault="004271EF" w:rsidP="004271EF">
                      <w:pPr>
                        <w:jc w:val="right"/>
                      </w:pPr>
                    </w:p>
                  </w:txbxContent>
                </v:textbox>
                <w10:wrap type="topAndBottom" anchorx="margin"/>
              </v:rect>
            </w:pict>
          </mc:Fallback>
        </mc:AlternateContent>
      </w:r>
      <w:r w:rsidR="009155E4" w:rsidRPr="00FC690C">
        <w:rPr>
          <w:rFonts w:ascii="Calibri" w:hAnsi="Calibri" w:cs="Calibri"/>
          <w:color w:val="000000" w:themeColor="text1"/>
          <w:lang w:val="en-US"/>
          <w:rPrChange w:id="1782" w:author="Hussey, Ian (PSY)" w:date="2025-10-06T10:27:00Z" w16du:dateUtc="2025-10-06T08:27:00Z">
            <w:rPr>
              <w:rFonts w:ascii="Calibri" w:hAnsi="Calibri" w:cs="Calibri"/>
              <w:color w:val="000000" w:themeColor="text1"/>
            </w:rPr>
          </w:rPrChange>
        </w:rPr>
        <w:t>Example 3</w:t>
      </w:r>
      <w:bookmarkEnd w:id="1778"/>
      <w:bookmarkEnd w:id="1779"/>
    </w:p>
    <w:p w14:paraId="7F3B161B" w14:textId="77777777" w:rsidR="00A56256" w:rsidRPr="00FC690C" w:rsidRDefault="00A56256" w:rsidP="00603CEA">
      <w:pPr>
        <w:spacing w:line="276" w:lineRule="auto"/>
        <w:rPr>
          <w:rFonts w:ascii="Calibri" w:hAnsi="Calibri" w:cs="Calibri"/>
          <w:i/>
          <w:color w:val="000000" w:themeColor="text1"/>
          <w:lang w:val="en-US"/>
          <w:rPrChange w:id="1783" w:author="Hussey, Ian (PSY)" w:date="2025-10-06T10:27:00Z" w16du:dateUtc="2025-10-06T08:27:00Z">
            <w:rPr>
              <w:rFonts w:ascii="Calibri" w:hAnsi="Calibri" w:cs="Calibri"/>
              <w:i/>
              <w:color w:val="000000" w:themeColor="text1"/>
            </w:rPr>
          </w:rPrChange>
        </w:rPr>
      </w:pPr>
    </w:p>
    <w:p w14:paraId="2EEBC2FF" w14:textId="6AC76A04" w:rsidR="00CF726C" w:rsidRPr="00FC690C" w:rsidRDefault="009155E4" w:rsidP="00603CEA">
      <w:pPr>
        <w:spacing w:line="276" w:lineRule="auto"/>
        <w:rPr>
          <w:rFonts w:ascii="Calibri" w:hAnsi="Calibri" w:cs="Calibri"/>
          <w:i/>
          <w:color w:val="000000" w:themeColor="text1"/>
          <w:lang w:val="en-US"/>
          <w:rPrChange w:id="1784" w:author="Hussey, Ian (PSY)" w:date="2025-10-06T10:27:00Z" w16du:dateUtc="2025-10-06T08:27:00Z">
            <w:rPr>
              <w:rFonts w:ascii="Calibri" w:hAnsi="Calibri" w:cs="Calibri"/>
              <w:i/>
              <w:color w:val="000000" w:themeColor="text1"/>
            </w:rPr>
          </w:rPrChange>
        </w:rPr>
      </w:pPr>
      <w:r w:rsidRPr="00FC690C">
        <w:rPr>
          <w:rFonts w:ascii="Calibri" w:hAnsi="Calibri" w:cs="Calibri"/>
          <w:b/>
          <w:color w:val="A6A6A6" w:themeColor="background1" w:themeShade="A6"/>
          <w:u w:val="single"/>
          <w:lang w:val="en-US"/>
          <w:rPrChange w:id="1785" w:author="Hussey, Ian (PSY)" w:date="2025-10-06T10:27:00Z" w16du:dateUtc="2025-10-06T08:27:00Z">
            <w:rPr>
              <w:rFonts w:ascii="Calibri" w:hAnsi="Calibri" w:cs="Calibri"/>
              <w:b/>
              <w:color w:val="A6A6A6" w:themeColor="background1" w:themeShade="A6"/>
              <w:u w:val="single"/>
              <w:lang w:val="en-GB"/>
            </w:rPr>
          </w:rPrChange>
        </w:rPr>
        <w:t>Solution:</w:t>
      </w:r>
    </w:p>
    <w:p w14:paraId="67415E64" w14:textId="2C4355DC" w:rsidR="00A703B5" w:rsidRPr="00FC690C" w:rsidRDefault="00A703B5" w:rsidP="00A703B5">
      <w:pPr>
        <w:spacing w:line="276" w:lineRule="auto"/>
        <w:jc w:val="both"/>
        <w:rPr>
          <w:rFonts w:ascii="Calibri" w:hAnsi="Calibri" w:cs="Calibri"/>
          <w:bCs/>
          <w:color w:val="A6A6A6" w:themeColor="background1" w:themeShade="A6"/>
          <w:lang w:val="en-US"/>
          <w:rPrChange w:id="1786" w:author="Hussey, Ian (PSY)" w:date="2025-10-06T10:27:00Z" w16du:dateUtc="2025-10-06T08:27:00Z">
            <w:rPr>
              <w:rFonts w:ascii="Calibri" w:hAnsi="Calibri" w:cs="Calibri"/>
              <w:bCs/>
              <w:color w:val="A6A6A6" w:themeColor="background1" w:themeShade="A6"/>
              <w:lang w:val="en-GB"/>
            </w:rPr>
          </w:rPrChange>
        </w:rPr>
      </w:pPr>
      <w:r w:rsidRPr="00FC690C">
        <w:rPr>
          <w:rFonts w:ascii="Calibri" w:hAnsi="Calibri" w:cs="Calibri"/>
          <w:bCs/>
          <w:color w:val="A6A6A6" w:themeColor="background1" w:themeShade="A6"/>
          <w:lang w:val="en-US"/>
          <w:rPrChange w:id="1787" w:author="Hussey, Ian (PSY)" w:date="2025-10-06T10:27:00Z" w16du:dateUtc="2025-10-06T08:27:00Z">
            <w:rPr>
              <w:rFonts w:ascii="Calibri" w:hAnsi="Calibri" w:cs="Calibri"/>
              <w:bCs/>
              <w:color w:val="A6A6A6" w:themeColor="background1" w:themeShade="A6"/>
            </w:rPr>
          </w:rPrChange>
        </w:rPr>
        <w:t>First dimension: What is being measured</w:t>
      </w:r>
      <w:r w:rsidR="0098322E" w:rsidRPr="00FC690C">
        <w:rPr>
          <w:rFonts w:ascii="Calibri" w:hAnsi="Calibri" w:cs="Calibri"/>
          <w:bCs/>
          <w:color w:val="A6A6A6" w:themeColor="background1" w:themeShade="A6"/>
          <w:lang w:val="en-US"/>
          <w:rPrChange w:id="1788" w:author="Hussey, Ian (PSY)" w:date="2025-10-06T10:27:00Z" w16du:dateUtc="2025-10-06T08:27:00Z">
            <w:rPr>
              <w:rFonts w:ascii="Calibri" w:hAnsi="Calibri" w:cs="Calibri"/>
              <w:bCs/>
              <w:color w:val="A6A6A6" w:themeColor="background1" w:themeShade="A6"/>
            </w:rPr>
          </w:rPrChange>
        </w:rPr>
        <w:t>?</w:t>
      </w:r>
      <w:r w:rsidRPr="00FC690C">
        <w:rPr>
          <w:rFonts w:ascii="Calibri" w:hAnsi="Calibri" w:cs="Calibri"/>
          <w:bCs/>
          <w:color w:val="A6A6A6" w:themeColor="background1" w:themeShade="A6"/>
          <w:lang w:val="en-US"/>
          <w:rPrChange w:id="1789" w:author="Hussey, Ian (PSY)" w:date="2025-10-06T10:27:00Z" w16du:dateUtc="2025-10-06T08:27:00Z">
            <w:rPr>
              <w:rFonts w:ascii="Calibri" w:hAnsi="Calibri" w:cs="Calibri"/>
              <w:bCs/>
              <w:color w:val="A6A6A6" w:themeColor="background1" w:themeShade="A6"/>
            </w:rPr>
          </w:rPrChange>
        </w:rPr>
        <w:t xml:space="preserve"> </w:t>
      </w:r>
      <w:r w:rsidRPr="00FC690C">
        <w:rPr>
          <w:rFonts w:ascii="Calibri" w:hAnsi="Calibri" w:cs="Calibri"/>
          <w:bCs/>
          <w:color w:val="A6A6A6" w:themeColor="background1" w:themeShade="A6"/>
          <w:lang w:val="en-US"/>
          <w:rPrChange w:id="1790" w:author="Hussey, Ian (PSY)" w:date="2025-10-06T10:27:00Z" w16du:dateUtc="2025-10-06T08:27:00Z">
            <w:rPr>
              <w:rFonts w:ascii="Calibri" w:hAnsi="Calibri" w:cs="Calibri"/>
              <w:bCs/>
              <w:color w:val="A6A6A6" w:themeColor="background1" w:themeShade="A6"/>
              <w:lang w:val="en-GB"/>
            </w:rPr>
          </w:rPrChange>
        </w:rPr>
        <w:t>The PSS is administered as a self-report instrument. Participants rate each item themselves on a scale from 0 (never) to 4 (very often).</w:t>
      </w:r>
    </w:p>
    <w:p w14:paraId="7157A490" w14:textId="1F761314" w:rsidR="00E04505" w:rsidRPr="00FC690C" w:rsidRDefault="00A703B5" w:rsidP="00EB67C0">
      <w:pPr>
        <w:widowControl w:val="0"/>
        <w:spacing w:line="276" w:lineRule="auto"/>
        <w:jc w:val="both"/>
        <w:rPr>
          <w:rFonts w:ascii="Calibri" w:hAnsi="Calibri" w:cs="Calibri"/>
          <w:bCs/>
          <w:color w:val="A6A6A6" w:themeColor="background1" w:themeShade="A6"/>
          <w:lang w:val="en-US"/>
          <w:rPrChange w:id="1791" w:author="Hussey, Ian (PSY)" w:date="2025-10-06T10:27:00Z" w16du:dateUtc="2025-10-06T08:27:00Z">
            <w:rPr>
              <w:rFonts w:ascii="Calibri" w:hAnsi="Calibri" w:cs="Calibri"/>
              <w:bCs/>
              <w:color w:val="A6A6A6" w:themeColor="background1" w:themeShade="A6"/>
              <w:lang w:val="en-GB"/>
            </w:rPr>
          </w:rPrChange>
        </w:rPr>
      </w:pPr>
      <w:r w:rsidRPr="00FC690C">
        <w:rPr>
          <w:rFonts w:ascii="Calibri" w:hAnsi="Calibri" w:cs="Calibri"/>
          <w:bCs/>
          <w:color w:val="A6A6A6" w:themeColor="background1" w:themeShade="A6"/>
          <w:lang w:val="en-US"/>
          <w:rPrChange w:id="1792" w:author="Hussey, Ian (PSY)" w:date="2025-10-06T10:27:00Z" w16du:dateUtc="2025-10-06T08:27:00Z">
            <w:rPr>
              <w:rFonts w:ascii="Calibri" w:hAnsi="Calibri" w:cs="Calibri"/>
              <w:bCs/>
              <w:color w:val="A6A6A6" w:themeColor="background1" w:themeShade="A6"/>
              <w:lang w:val="en-GB"/>
            </w:rPr>
          </w:rPrChange>
        </w:rPr>
        <w:t>Second</w:t>
      </w:r>
      <w:r w:rsidR="00E04505" w:rsidRPr="00FC690C">
        <w:rPr>
          <w:rFonts w:ascii="Calibri" w:hAnsi="Calibri" w:cs="Calibri"/>
          <w:bCs/>
          <w:color w:val="A6A6A6" w:themeColor="background1" w:themeShade="A6"/>
          <w:lang w:val="en-US"/>
          <w:rPrChange w:id="1793" w:author="Hussey, Ian (PSY)" w:date="2025-10-06T10:27:00Z" w16du:dateUtc="2025-10-06T08:27:00Z">
            <w:rPr>
              <w:rFonts w:ascii="Calibri" w:hAnsi="Calibri" w:cs="Calibri"/>
              <w:bCs/>
              <w:color w:val="A6A6A6" w:themeColor="background1" w:themeShade="A6"/>
              <w:lang w:val="en-GB"/>
            </w:rPr>
          </w:rPrChange>
        </w:rPr>
        <w:t xml:space="preserve"> dimension: </w:t>
      </w:r>
      <w:r w:rsidRPr="00FC690C">
        <w:rPr>
          <w:rFonts w:ascii="Calibri" w:hAnsi="Calibri" w:cs="Calibri"/>
          <w:bCs/>
          <w:color w:val="A6A6A6" w:themeColor="background1" w:themeShade="A6"/>
          <w:lang w:val="en-US"/>
          <w:rPrChange w:id="1794" w:author="Hussey, Ian (PSY)" w:date="2025-10-06T10:27:00Z" w16du:dateUtc="2025-10-06T08:27:00Z">
            <w:rPr>
              <w:rFonts w:ascii="Calibri" w:hAnsi="Calibri" w:cs="Calibri"/>
              <w:bCs/>
              <w:color w:val="A6A6A6" w:themeColor="background1" w:themeShade="A6"/>
            </w:rPr>
          </w:rPrChange>
        </w:rPr>
        <w:t>How is it being measured</w:t>
      </w:r>
      <w:r w:rsidR="0098322E" w:rsidRPr="00FC690C">
        <w:rPr>
          <w:rFonts w:ascii="Calibri" w:hAnsi="Calibri" w:cs="Calibri"/>
          <w:bCs/>
          <w:color w:val="A6A6A6" w:themeColor="background1" w:themeShade="A6"/>
          <w:lang w:val="en-US"/>
          <w:rPrChange w:id="1795" w:author="Hussey, Ian (PSY)" w:date="2025-10-06T10:27:00Z" w16du:dateUtc="2025-10-06T08:27:00Z">
            <w:rPr>
              <w:rFonts w:ascii="Calibri" w:hAnsi="Calibri" w:cs="Calibri"/>
              <w:bCs/>
              <w:color w:val="A6A6A6" w:themeColor="background1" w:themeShade="A6"/>
            </w:rPr>
          </w:rPrChange>
        </w:rPr>
        <w:t>?</w:t>
      </w:r>
      <w:r w:rsidRPr="00FC690C">
        <w:rPr>
          <w:rFonts w:ascii="Calibri" w:hAnsi="Calibri" w:cs="Calibri"/>
          <w:bCs/>
          <w:color w:val="A6A6A6" w:themeColor="background1" w:themeShade="A6"/>
          <w:lang w:val="en-US"/>
          <w:rPrChange w:id="1796" w:author="Hussey, Ian (PSY)" w:date="2025-10-06T10:27:00Z" w16du:dateUtc="2025-10-06T08:27:00Z">
            <w:rPr>
              <w:rFonts w:ascii="Calibri" w:hAnsi="Calibri" w:cs="Calibri"/>
              <w:bCs/>
              <w:color w:val="A6A6A6" w:themeColor="background1" w:themeShade="A6"/>
            </w:rPr>
          </w:rPrChange>
        </w:rPr>
        <w:t xml:space="preserve"> </w:t>
      </w:r>
      <w:r w:rsidR="001B2209" w:rsidRPr="00FC690C">
        <w:rPr>
          <w:rFonts w:ascii="Calibri" w:hAnsi="Calibri" w:cs="Calibri"/>
          <w:bCs/>
          <w:color w:val="A6A6A6" w:themeColor="background1" w:themeShade="A6"/>
          <w:lang w:val="en-US"/>
          <w:rPrChange w:id="1797" w:author="Hussey, Ian (PSY)" w:date="2025-10-06T10:27:00Z" w16du:dateUtc="2025-10-06T08:27:00Z">
            <w:rPr>
              <w:rFonts w:ascii="Calibri" w:hAnsi="Calibri" w:cs="Calibri"/>
              <w:bCs/>
              <w:color w:val="A6A6A6" w:themeColor="background1" w:themeShade="A6"/>
              <w:lang w:val="en-GB"/>
            </w:rPr>
          </w:rPrChange>
        </w:rPr>
        <w:t xml:space="preserve">We know from the explanation in the </w:t>
      </w:r>
      <w:r w:rsidR="00B35460" w:rsidRPr="00FC690C">
        <w:rPr>
          <w:rFonts w:ascii="Calibri" w:hAnsi="Calibri" w:cs="Calibri"/>
          <w:bCs/>
          <w:color w:val="A6A6A6" w:themeColor="background1" w:themeShade="A6"/>
          <w:lang w:val="en-US"/>
          <w:rPrChange w:id="1798" w:author="Hussey, Ian (PSY)" w:date="2025-10-06T10:27:00Z" w16du:dateUtc="2025-10-06T08:27:00Z">
            <w:rPr>
              <w:rFonts w:ascii="Calibri" w:hAnsi="Calibri" w:cs="Calibri"/>
              <w:bCs/>
              <w:color w:val="A6A6A6" w:themeColor="background1" w:themeShade="A6"/>
              <w:lang w:val="en-GB"/>
            </w:rPr>
          </w:rPrChange>
        </w:rPr>
        <w:t>t</w:t>
      </w:r>
      <w:r w:rsidR="001B2209" w:rsidRPr="00FC690C">
        <w:rPr>
          <w:rFonts w:ascii="Calibri" w:hAnsi="Calibri" w:cs="Calibri"/>
          <w:bCs/>
          <w:color w:val="A6A6A6" w:themeColor="background1" w:themeShade="A6"/>
          <w:lang w:val="en-US"/>
          <w:rPrChange w:id="1799" w:author="Hussey, Ian (PSY)" w:date="2025-10-06T10:27:00Z" w16du:dateUtc="2025-10-06T08:27:00Z">
            <w:rPr>
              <w:rFonts w:ascii="Calibri" w:hAnsi="Calibri" w:cs="Calibri"/>
              <w:bCs/>
              <w:color w:val="A6A6A6" w:themeColor="background1" w:themeShade="A6"/>
              <w:lang w:val="en-GB"/>
            </w:rPr>
          </w:rPrChange>
        </w:rPr>
        <w:t xml:space="preserve">ext, that the PSS </w:t>
      </w:r>
      <w:r w:rsidR="0093289F" w:rsidRPr="00FC690C">
        <w:rPr>
          <w:rFonts w:ascii="Calibri" w:hAnsi="Calibri" w:cs="Calibri"/>
          <w:bCs/>
          <w:color w:val="A6A6A6" w:themeColor="background1" w:themeShade="A6"/>
          <w:lang w:val="en-US"/>
          <w:rPrChange w:id="1800" w:author="Hussey, Ian (PSY)" w:date="2025-10-06T10:27:00Z" w16du:dateUtc="2025-10-06T08:27:00Z">
            <w:rPr>
              <w:rFonts w:ascii="Calibri" w:hAnsi="Calibri" w:cs="Calibri"/>
              <w:bCs/>
              <w:color w:val="A6A6A6" w:themeColor="background1" w:themeShade="A6"/>
              <w:lang w:val="en-GB"/>
            </w:rPr>
          </w:rPrChange>
        </w:rPr>
        <w:t>is designed to assess perceived stress, which suggests it primarily measures subjective experience.</w:t>
      </w:r>
      <w:r w:rsidR="006521EA" w:rsidRPr="00FC690C">
        <w:rPr>
          <w:rFonts w:ascii="Calibri" w:hAnsi="Calibri" w:cs="Calibri"/>
          <w:bCs/>
          <w:color w:val="A6A6A6" w:themeColor="background1" w:themeShade="A6"/>
          <w:lang w:val="en-US"/>
          <w:rPrChange w:id="1801" w:author="Hussey, Ian (PSY)" w:date="2025-10-06T10:27:00Z" w16du:dateUtc="2025-10-06T08:27:00Z">
            <w:rPr>
              <w:rFonts w:ascii="Calibri" w:hAnsi="Calibri" w:cs="Calibri"/>
              <w:bCs/>
              <w:color w:val="A6A6A6" w:themeColor="background1" w:themeShade="A6"/>
              <w:lang w:val="en-GB"/>
            </w:rPr>
          </w:rPrChange>
        </w:rPr>
        <w:t xml:space="preserve"> However, to confirm this categorization, it is essential to review all items in the scale (refer to the workflow for guidance on sourcing the full item list if not provided in the paper). </w:t>
      </w:r>
      <w:r w:rsidR="008C4BA3" w:rsidRPr="00FC690C">
        <w:rPr>
          <w:rFonts w:ascii="Calibri" w:hAnsi="Calibri" w:cs="Calibri"/>
          <w:bCs/>
          <w:color w:val="A6A6A6" w:themeColor="background1" w:themeShade="A6"/>
          <w:lang w:val="en-US"/>
          <w:rPrChange w:id="1802" w:author="Hussey, Ian (PSY)" w:date="2025-10-06T10:27:00Z" w16du:dateUtc="2025-10-06T08:27:00Z">
            <w:rPr>
              <w:rFonts w:ascii="Calibri" w:hAnsi="Calibri" w:cs="Calibri"/>
              <w:bCs/>
              <w:color w:val="A6A6A6" w:themeColor="background1" w:themeShade="A6"/>
              <w:lang w:val="en-GB"/>
            </w:rPr>
          </w:rPrChange>
        </w:rPr>
        <w:t xml:space="preserve">If all items refer to the participant’s internal states or feelings this confirms the categorization as subjective experience. If any item instead focuses on specific </w:t>
      </w:r>
      <w:proofErr w:type="spellStart"/>
      <w:r w:rsidR="00AC1EDC" w:rsidRPr="00FC690C">
        <w:rPr>
          <w:rFonts w:ascii="Calibri" w:hAnsi="Calibri" w:cs="Calibri"/>
          <w:bCs/>
          <w:color w:val="A6A6A6" w:themeColor="background1" w:themeShade="A6"/>
          <w:lang w:val="en-US"/>
          <w:rPrChange w:id="1803" w:author="Hussey, Ian (PSY)" w:date="2025-10-06T10:27:00Z" w16du:dateUtc="2025-10-06T08:27:00Z">
            <w:rPr>
              <w:rFonts w:ascii="Calibri" w:hAnsi="Calibri" w:cs="Calibri"/>
              <w:bCs/>
              <w:color w:val="A6A6A6" w:themeColor="background1" w:themeShade="A6"/>
              <w:lang w:val="en-GB"/>
            </w:rPr>
          </w:rPrChange>
        </w:rPr>
        <w:t>behaviours</w:t>
      </w:r>
      <w:proofErr w:type="spellEnd"/>
      <w:r w:rsidR="008C4BA3" w:rsidRPr="00FC690C">
        <w:rPr>
          <w:rFonts w:ascii="Calibri" w:hAnsi="Calibri" w:cs="Calibri"/>
          <w:bCs/>
          <w:color w:val="A6A6A6" w:themeColor="background1" w:themeShade="A6"/>
          <w:lang w:val="en-US"/>
          <w:rPrChange w:id="1804" w:author="Hussey, Ian (PSY)" w:date="2025-10-06T10:27:00Z" w16du:dateUtc="2025-10-06T08:27:00Z">
            <w:rPr>
              <w:rFonts w:ascii="Calibri" w:hAnsi="Calibri" w:cs="Calibri"/>
              <w:bCs/>
              <w:color w:val="A6A6A6" w:themeColor="background1" w:themeShade="A6"/>
              <w:lang w:val="en-GB"/>
            </w:rPr>
          </w:rPrChange>
        </w:rPr>
        <w:t xml:space="preserve"> or actions taken in response to stress, the measure may need to be classified as </w:t>
      </w:r>
      <w:r w:rsidR="002B3AE0" w:rsidRPr="00FC690C">
        <w:rPr>
          <w:rFonts w:ascii="Calibri" w:hAnsi="Calibri" w:cs="Calibri"/>
          <w:bCs/>
          <w:color w:val="A6A6A6" w:themeColor="background1" w:themeShade="A6"/>
          <w:lang w:val="en-US"/>
          <w:rPrChange w:id="1805" w:author="Hussey, Ian (PSY)" w:date="2025-10-06T10:27:00Z" w16du:dateUtc="2025-10-06T08:27:00Z">
            <w:rPr>
              <w:rFonts w:ascii="Calibri" w:hAnsi="Calibri" w:cs="Calibri"/>
              <w:bCs/>
              <w:color w:val="A6A6A6" w:themeColor="background1" w:themeShade="A6"/>
              <w:lang w:val="en-GB"/>
            </w:rPr>
          </w:rPrChange>
        </w:rPr>
        <w:t xml:space="preserve">“mixed” subjective experience and </w:t>
      </w:r>
      <w:proofErr w:type="spellStart"/>
      <w:r w:rsidR="00AC1EDC" w:rsidRPr="00FC690C">
        <w:rPr>
          <w:rFonts w:ascii="Calibri" w:hAnsi="Calibri" w:cs="Calibri"/>
          <w:bCs/>
          <w:color w:val="A6A6A6" w:themeColor="background1" w:themeShade="A6"/>
          <w:lang w:val="en-US"/>
          <w:rPrChange w:id="1806" w:author="Hussey, Ian (PSY)" w:date="2025-10-06T10:27:00Z" w16du:dateUtc="2025-10-06T08:27:00Z">
            <w:rPr>
              <w:rFonts w:ascii="Calibri" w:hAnsi="Calibri" w:cs="Calibri"/>
              <w:bCs/>
              <w:color w:val="A6A6A6" w:themeColor="background1" w:themeShade="A6"/>
              <w:lang w:val="en-GB"/>
            </w:rPr>
          </w:rPrChange>
        </w:rPr>
        <w:t>behaviour</w:t>
      </w:r>
      <w:proofErr w:type="spellEnd"/>
      <w:r w:rsidR="0017340F" w:rsidRPr="00FC690C">
        <w:rPr>
          <w:rFonts w:ascii="Calibri" w:hAnsi="Calibri" w:cs="Calibri"/>
          <w:bCs/>
          <w:color w:val="A6A6A6" w:themeColor="background1" w:themeShade="A6"/>
          <w:lang w:val="en-US"/>
          <w:rPrChange w:id="1807" w:author="Hussey, Ian (PSY)" w:date="2025-10-06T10:27:00Z" w16du:dateUtc="2025-10-06T08:27:00Z">
            <w:rPr>
              <w:rFonts w:ascii="Calibri" w:hAnsi="Calibri" w:cs="Calibri"/>
              <w:bCs/>
              <w:color w:val="A6A6A6" w:themeColor="background1" w:themeShade="A6"/>
              <w:lang w:val="en-GB"/>
            </w:rPr>
          </w:rPrChange>
        </w:rPr>
        <w:t>.</w:t>
      </w:r>
      <w:r w:rsidR="00AC1EDC" w:rsidRPr="00FC690C">
        <w:rPr>
          <w:rFonts w:ascii="Calibri" w:hAnsi="Calibri" w:cs="Calibri"/>
          <w:bCs/>
          <w:color w:val="A6A6A6" w:themeColor="background1" w:themeShade="A6"/>
          <w:lang w:val="en-US"/>
          <w:rPrChange w:id="1808" w:author="Hussey, Ian (PSY)" w:date="2025-10-06T10:27:00Z" w16du:dateUtc="2025-10-06T08:27:00Z">
            <w:rPr>
              <w:rFonts w:ascii="Calibri" w:hAnsi="Calibri" w:cs="Calibri"/>
              <w:bCs/>
              <w:color w:val="A6A6A6" w:themeColor="background1" w:themeShade="A6"/>
              <w:lang w:val="en-GB"/>
            </w:rPr>
          </w:rPrChange>
        </w:rPr>
        <w:t xml:space="preserve"> </w:t>
      </w:r>
      <w:r w:rsidR="008C4BA3" w:rsidRPr="00FC690C">
        <w:rPr>
          <w:rFonts w:ascii="Calibri" w:hAnsi="Calibri" w:cs="Calibri"/>
          <w:bCs/>
          <w:color w:val="A6A6A6" w:themeColor="background1" w:themeShade="A6"/>
          <w:lang w:val="en-US"/>
          <w:rPrChange w:id="1809" w:author="Hussey, Ian (PSY)" w:date="2025-10-06T10:27:00Z" w16du:dateUtc="2025-10-06T08:27:00Z">
            <w:rPr>
              <w:rFonts w:ascii="Calibri" w:hAnsi="Calibri" w:cs="Calibri"/>
              <w:bCs/>
              <w:color w:val="A6A6A6" w:themeColor="background1" w:themeShade="A6"/>
              <w:lang w:val="en-GB"/>
            </w:rPr>
          </w:rPrChange>
        </w:rPr>
        <w:t>For help with difficult items, consult the</w:t>
      </w:r>
      <w:r w:rsidR="00AC1EDC" w:rsidRPr="00FC690C">
        <w:rPr>
          <w:rFonts w:ascii="Calibri" w:hAnsi="Calibri" w:cs="Calibri"/>
          <w:bCs/>
          <w:color w:val="A6A6A6" w:themeColor="background1" w:themeShade="A6"/>
          <w:lang w:val="en-US"/>
          <w:rPrChange w:id="1810" w:author="Hussey, Ian (PSY)" w:date="2025-10-06T10:27:00Z" w16du:dateUtc="2025-10-06T08:27:00Z">
            <w:rPr>
              <w:rFonts w:ascii="Calibri" w:hAnsi="Calibri" w:cs="Calibri"/>
              <w:bCs/>
              <w:color w:val="A6A6A6" w:themeColor="background1" w:themeShade="A6"/>
              <w:lang w:val="en-GB"/>
            </w:rPr>
          </w:rPrChange>
        </w:rPr>
        <w:t xml:space="preserve"> “</w:t>
      </w:r>
      <w:r w:rsidR="00AC1EDC" w:rsidRPr="00FC690C">
        <w:rPr>
          <w:rFonts w:ascii="Calibri" w:hAnsi="Calibri" w:cs="Calibri"/>
          <w:b/>
          <w:color w:val="A6A6A6" w:themeColor="background1" w:themeShade="A6"/>
          <w:lang w:val="en-US"/>
          <w:rPrChange w:id="1811" w:author="Hussey, Ian (PSY)" w:date="2025-10-06T10:27:00Z" w16du:dateUtc="2025-10-06T08:27:00Z">
            <w:rPr>
              <w:rFonts w:ascii="Calibri" w:hAnsi="Calibri" w:cs="Calibri"/>
              <w:b/>
              <w:color w:val="A6A6A6" w:themeColor="background1" w:themeShade="A6"/>
              <w:lang w:val="en-GB"/>
            </w:rPr>
          </w:rPrChange>
        </w:rPr>
        <w:fldChar w:fldCharType="begin"/>
      </w:r>
      <w:r w:rsidR="00AC1EDC" w:rsidRPr="00FC690C">
        <w:rPr>
          <w:rFonts w:ascii="Calibri" w:hAnsi="Calibri" w:cs="Calibri"/>
          <w:b/>
          <w:color w:val="A6A6A6" w:themeColor="background1" w:themeShade="A6"/>
          <w:lang w:val="en-US"/>
          <w:rPrChange w:id="1812" w:author="Hussey, Ian (PSY)" w:date="2025-10-06T10:27:00Z" w16du:dateUtc="2025-10-06T08:27:00Z">
            <w:rPr>
              <w:rFonts w:ascii="Calibri" w:hAnsi="Calibri" w:cs="Calibri"/>
              <w:b/>
              <w:color w:val="A6A6A6" w:themeColor="background1" w:themeShade="A6"/>
              <w:lang w:val="en-GB"/>
            </w:rPr>
          </w:rPrChange>
        </w:rPr>
        <w:instrText xml:space="preserve"> REF _Ref205117033 \h  \* MERGEFORMAT </w:instrText>
      </w:r>
      <w:r w:rsidR="00AC1EDC" w:rsidRPr="00220410">
        <w:rPr>
          <w:rFonts w:ascii="Calibri" w:hAnsi="Calibri" w:cs="Calibri"/>
          <w:b/>
          <w:color w:val="A6A6A6" w:themeColor="background1" w:themeShade="A6"/>
          <w:lang w:val="en-US"/>
        </w:rPr>
      </w:r>
      <w:r w:rsidR="00AC1EDC" w:rsidRPr="00FC690C">
        <w:rPr>
          <w:rFonts w:ascii="Calibri" w:hAnsi="Calibri" w:cs="Calibri"/>
          <w:b/>
          <w:color w:val="A6A6A6" w:themeColor="background1" w:themeShade="A6"/>
          <w:lang w:val="en-US"/>
          <w:rPrChange w:id="1813" w:author="Hussey, Ian (PSY)" w:date="2025-10-06T10:27:00Z" w16du:dateUtc="2025-10-06T08:27:00Z">
            <w:rPr>
              <w:rFonts w:ascii="Calibri" w:hAnsi="Calibri" w:cs="Calibri"/>
              <w:b/>
              <w:color w:val="A6A6A6" w:themeColor="background1" w:themeShade="A6"/>
              <w:lang w:val="en-GB"/>
            </w:rPr>
          </w:rPrChange>
        </w:rPr>
        <w:fldChar w:fldCharType="separate"/>
      </w:r>
      <w:r w:rsidR="00AC1EDC" w:rsidRPr="00FC690C">
        <w:rPr>
          <w:rFonts w:ascii="Calibri" w:hAnsi="Calibri" w:cs="Calibri"/>
          <w:bCs/>
          <w:color w:val="A6A6A6" w:themeColor="background1" w:themeShade="A6"/>
          <w:lang w:val="en-US"/>
          <w:rPrChange w:id="1814" w:author="Hussey, Ian (PSY)" w:date="2025-10-06T10:27:00Z" w16du:dateUtc="2025-10-06T08:27:00Z">
            <w:rPr>
              <w:rFonts w:ascii="Calibri" w:hAnsi="Calibri" w:cs="Calibri"/>
              <w:bCs/>
              <w:color w:val="A6A6A6" w:themeColor="background1" w:themeShade="A6"/>
            </w:rPr>
          </w:rPrChange>
        </w:rPr>
        <w:t>Differentiation in items</w:t>
      </w:r>
      <w:r w:rsidR="00AC1EDC" w:rsidRPr="00FC690C">
        <w:rPr>
          <w:rFonts w:ascii="Calibri" w:hAnsi="Calibri" w:cs="Calibri"/>
          <w:b/>
          <w:color w:val="A6A6A6" w:themeColor="background1" w:themeShade="A6"/>
          <w:lang w:val="en-US"/>
          <w:rPrChange w:id="1815" w:author="Hussey, Ian (PSY)" w:date="2025-10-06T10:27:00Z" w16du:dateUtc="2025-10-06T08:27:00Z">
            <w:rPr>
              <w:rFonts w:ascii="Calibri" w:hAnsi="Calibri" w:cs="Calibri"/>
              <w:b/>
              <w:color w:val="A6A6A6" w:themeColor="background1" w:themeShade="A6"/>
              <w:lang w:val="en-GB"/>
            </w:rPr>
          </w:rPrChange>
        </w:rPr>
        <w:fldChar w:fldCharType="end"/>
      </w:r>
      <w:r w:rsidR="00AC1EDC" w:rsidRPr="00FC690C">
        <w:rPr>
          <w:rFonts w:ascii="Calibri" w:hAnsi="Calibri" w:cs="Calibri"/>
          <w:bCs/>
          <w:color w:val="A6A6A6" w:themeColor="background1" w:themeShade="A6"/>
          <w:lang w:val="en-US"/>
          <w:rPrChange w:id="1816" w:author="Hussey, Ian (PSY)" w:date="2025-10-06T10:27:00Z" w16du:dateUtc="2025-10-06T08:27:00Z">
            <w:rPr>
              <w:rFonts w:ascii="Calibri" w:hAnsi="Calibri" w:cs="Calibri"/>
              <w:bCs/>
              <w:color w:val="A6A6A6" w:themeColor="background1" w:themeShade="A6"/>
              <w:lang w:val="en-GB"/>
            </w:rPr>
          </w:rPrChange>
        </w:rPr>
        <w:t>”</w:t>
      </w:r>
      <w:ins w:id="1817" w:author="Hussey, Ian (PSY)" w:date="2025-10-06T11:24:00Z" w16du:dateUtc="2025-10-06T09:24:00Z">
        <w:r w:rsidR="00EA2AA3">
          <w:rPr>
            <w:rFonts w:ascii="Calibri" w:hAnsi="Calibri" w:cs="Calibri"/>
            <w:bCs/>
            <w:color w:val="A6A6A6" w:themeColor="background1" w:themeShade="A6"/>
            <w:lang w:val="en-US"/>
          </w:rPr>
          <w:t xml:space="preserve"> </w:t>
        </w:r>
      </w:ins>
      <w:r w:rsidR="00AC1EDC" w:rsidRPr="00FC690C">
        <w:rPr>
          <w:rFonts w:ascii="Calibri" w:hAnsi="Calibri" w:cs="Calibri"/>
          <w:bCs/>
          <w:color w:val="A6A6A6" w:themeColor="background1" w:themeShade="A6"/>
          <w:lang w:val="en-US"/>
          <w:rPrChange w:id="1818" w:author="Hussey, Ian (PSY)" w:date="2025-10-06T10:27:00Z" w16du:dateUtc="2025-10-06T08:27:00Z">
            <w:rPr>
              <w:rFonts w:ascii="Calibri" w:hAnsi="Calibri" w:cs="Calibri"/>
              <w:bCs/>
              <w:color w:val="A6A6A6" w:themeColor="background1" w:themeShade="A6"/>
            </w:rPr>
          </w:rPrChange>
        </w:rPr>
        <w:t xml:space="preserve">section or the table provided </w:t>
      </w:r>
      <w:r w:rsidR="00E6669D" w:rsidRPr="00FC690C">
        <w:rPr>
          <w:rFonts w:ascii="Calibri" w:hAnsi="Calibri" w:cs="Calibri"/>
          <w:bCs/>
          <w:color w:val="A6A6A6" w:themeColor="background1" w:themeShade="A6"/>
          <w:lang w:val="en-US"/>
          <w:rPrChange w:id="1819" w:author="Hussey, Ian (PSY)" w:date="2025-10-06T10:27:00Z" w16du:dateUtc="2025-10-06T08:27:00Z">
            <w:rPr>
              <w:rFonts w:ascii="Calibri" w:hAnsi="Calibri" w:cs="Calibri"/>
              <w:bCs/>
              <w:color w:val="A6A6A6" w:themeColor="background1" w:themeShade="A6"/>
            </w:rPr>
          </w:rPrChange>
        </w:rPr>
        <w:t>above.</w:t>
      </w:r>
      <w:r w:rsidR="00344BB7" w:rsidRPr="00FC690C">
        <w:rPr>
          <w:rFonts w:ascii="Calibri" w:hAnsi="Calibri" w:cs="Calibri"/>
          <w:bCs/>
          <w:color w:val="A6A6A6" w:themeColor="background1" w:themeShade="A6"/>
          <w:lang w:val="en-US"/>
          <w:rPrChange w:id="1820" w:author="Hussey, Ian (PSY)" w:date="2025-10-06T10:27:00Z" w16du:dateUtc="2025-10-06T08:27:00Z">
            <w:rPr>
              <w:rFonts w:ascii="Calibri" w:hAnsi="Calibri" w:cs="Calibri"/>
              <w:bCs/>
              <w:color w:val="A6A6A6" w:themeColor="background1" w:themeShade="A6"/>
            </w:rPr>
          </w:rPrChange>
        </w:rPr>
        <w:t xml:space="preserve"> In this case we are </w:t>
      </w:r>
      <w:r w:rsidR="0017340F" w:rsidRPr="00FC690C">
        <w:rPr>
          <w:rFonts w:ascii="Calibri" w:hAnsi="Calibri" w:cs="Calibri"/>
          <w:bCs/>
          <w:color w:val="A6A6A6" w:themeColor="background1" w:themeShade="A6"/>
          <w:lang w:val="en-US"/>
          <w:rPrChange w:id="1821" w:author="Hussey, Ian (PSY)" w:date="2025-10-06T10:27:00Z" w16du:dateUtc="2025-10-06T08:27:00Z">
            <w:rPr>
              <w:rFonts w:ascii="Calibri" w:hAnsi="Calibri" w:cs="Calibri"/>
              <w:bCs/>
              <w:color w:val="A6A6A6" w:themeColor="background1" w:themeShade="A6"/>
            </w:rPr>
          </w:rPrChange>
        </w:rPr>
        <w:t xml:space="preserve">categorizing </w:t>
      </w:r>
      <w:r w:rsidRPr="00FC690C">
        <w:rPr>
          <w:rFonts w:ascii="Calibri" w:hAnsi="Calibri" w:cs="Calibri"/>
          <w:bCs/>
          <w:color w:val="A6A6A6" w:themeColor="background1" w:themeShade="A6"/>
          <w:lang w:val="en-US"/>
          <w:rPrChange w:id="1822" w:author="Hussey, Ian (PSY)" w:date="2025-10-06T10:27:00Z" w16du:dateUtc="2025-10-06T08:27:00Z">
            <w:rPr>
              <w:rFonts w:ascii="Calibri" w:hAnsi="Calibri" w:cs="Calibri"/>
              <w:bCs/>
              <w:color w:val="A6A6A6" w:themeColor="background1" w:themeShade="A6"/>
            </w:rPr>
          </w:rPrChange>
        </w:rPr>
        <w:t>it as subjective experience.</w:t>
      </w:r>
    </w:p>
    <w:p w14:paraId="14067C89" w14:textId="72FE76B6" w:rsidR="30B23281" w:rsidRPr="00FC690C" w:rsidRDefault="30B23281" w:rsidP="30B23281">
      <w:pPr>
        <w:spacing w:line="276" w:lineRule="auto"/>
        <w:jc w:val="both"/>
        <w:rPr>
          <w:rFonts w:ascii="Calibri" w:hAnsi="Calibri" w:cs="Calibri"/>
          <w:b/>
          <w:color w:val="A6A6A6" w:themeColor="background1" w:themeShade="A6"/>
          <w:lang w:val="en-US"/>
          <w:rPrChange w:id="1823" w:author="Hussey, Ian (PSY)" w:date="2025-10-06T10:27:00Z" w16du:dateUtc="2025-10-06T08:27:00Z">
            <w:rPr>
              <w:rFonts w:ascii="Calibri" w:hAnsi="Calibri" w:cs="Calibri"/>
              <w:b/>
              <w:color w:val="A6A6A6" w:themeColor="background1" w:themeShade="A6"/>
              <w:lang w:val="en-GB"/>
            </w:rPr>
          </w:rPrChange>
        </w:rPr>
      </w:pPr>
      <w:r w:rsidRPr="00FC690C">
        <w:rPr>
          <w:rFonts w:ascii="Calibri" w:hAnsi="Calibri" w:cs="Calibri"/>
          <w:color w:val="A6A6A6" w:themeColor="background1" w:themeShade="A6"/>
          <w:lang w:val="en-US"/>
          <w:rPrChange w:id="1824" w:author="Hussey, Ian (PSY)" w:date="2025-10-06T10:27:00Z" w16du:dateUtc="2025-10-06T08:27:00Z">
            <w:rPr>
              <w:rFonts w:ascii="Calibri" w:hAnsi="Calibri" w:cs="Calibri"/>
              <w:color w:val="A6A6A6" w:themeColor="background1" w:themeShade="A6"/>
              <w:lang w:val="en-GB"/>
            </w:rPr>
          </w:rPrChange>
        </w:rPr>
        <w:t xml:space="preserve">Examining the relevant cell (where the row and column intersect), this is a </w:t>
      </w:r>
      <w:r w:rsidRPr="00FC690C">
        <w:rPr>
          <w:rFonts w:ascii="Calibri" w:hAnsi="Calibri" w:cs="Calibri"/>
          <w:b/>
          <w:bCs/>
          <w:color w:val="A6A6A6" w:themeColor="background1" w:themeShade="A6"/>
          <w:lang w:val="en-US"/>
          <w:rPrChange w:id="1825" w:author="Hussey, Ian (PSY)" w:date="2025-10-06T10:27:00Z" w16du:dateUtc="2025-10-06T08:27:00Z">
            <w:rPr>
              <w:rFonts w:ascii="Calibri" w:hAnsi="Calibri" w:cs="Calibri"/>
              <w:b/>
              <w:bCs/>
              <w:color w:val="A6A6A6" w:themeColor="background1" w:themeShade="A6"/>
              <w:lang w:val="en-GB"/>
            </w:rPr>
          </w:rPrChange>
        </w:rPr>
        <w:t>self-report of subjective experience.</w:t>
      </w:r>
    </w:p>
    <w:p w14:paraId="1C0E1F7B" w14:textId="057239DD" w:rsidR="00EA2AA3" w:rsidRDefault="00EA2AA3" w:rsidP="00EB67C0">
      <w:pPr>
        <w:pStyle w:val="Heading2"/>
        <w:spacing w:line="276" w:lineRule="auto"/>
        <w:rPr>
          <w:ins w:id="1826" w:author="Hussey, Ian (PSY)" w:date="2025-10-06T11:24:00Z" w16du:dateUtc="2025-10-06T09:24:00Z"/>
          <w:rFonts w:ascii="Calibri" w:hAnsi="Calibri" w:cs="Calibri"/>
          <w:color w:val="000000" w:themeColor="text1"/>
          <w:lang w:val="en-US"/>
        </w:rPr>
      </w:pPr>
      <w:bookmarkStart w:id="1827" w:name="_Toc208510437"/>
      <w:bookmarkStart w:id="1828" w:name="_Toc210640645"/>
    </w:p>
    <w:p w14:paraId="2EEBC303" w14:textId="2CF5C815" w:rsidR="00CF726C" w:rsidRPr="00FC690C" w:rsidRDefault="00EA2AA3" w:rsidP="00EB67C0">
      <w:pPr>
        <w:pStyle w:val="Heading2"/>
        <w:spacing w:line="276" w:lineRule="auto"/>
        <w:rPr>
          <w:rFonts w:ascii="Calibri" w:hAnsi="Calibri" w:cs="Calibri"/>
          <w:color w:val="000000" w:themeColor="text1"/>
          <w:lang w:val="en-US"/>
          <w:rPrChange w:id="1829" w:author="Hussey, Ian (PSY)" w:date="2025-10-06T10:27:00Z" w16du:dateUtc="2025-10-06T08:27:00Z">
            <w:rPr>
              <w:rFonts w:ascii="Calibri" w:hAnsi="Calibri" w:cs="Calibri"/>
              <w:color w:val="000000" w:themeColor="text1"/>
            </w:rPr>
          </w:rPrChange>
        </w:rPr>
      </w:pPr>
      <w:r w:rsidRPr="00FC690C">
        <w:rPr>
          <w:rFonts w:ascii="Calibri" w:hAnsi="Calibri" w:cs="Calibri"/>
          <w:b/>
          <w:bCs/>
          <w:noProof/>
          <w:color w:val="000000" w:themeColor="text1"/>
          <w:lang w:val="en-US"/>
          <w:rPrChange w:id="1830" w:author="Hussey, Ian (PSY)" w:date="2025-10-06T10:27:00Z" w16du:dateUtc="2025-10-06T08:27:00Z">
            <w:rPr>
              <w:rFonts w:ascii="Calibri" w:hAnsi="Calibri" w:cs="Calibri"/>
              <w:b/>
              <w:bCs/>
              <w:noProof/>
              <w:color w:val="000000" w:themeColor="text1"/>
            </w:rPr>
          </w:rPrChange>
        </w:rPr>
        <mc:AlternateContent>
          <mc:Choice Requires="wps">
            <w:drawing>
              <wp:anchor distT="0" distB="0" distL="114300" distR="114300" simplePos="0" relativeHeight="251596288" behindDoc="0" locked="0" layoutInCell="1" allowOverlap="1" wp14:anchorId="178F2E57" wp14:editId="4E3B8D8E">
                <wp:simplePos x="0" y="0"/>
                <wp:positionH relativeFrom="margin">
                  <wp:posOffset>-1905</wp:posOffset>
                </wp:positionH>
                <wp:positionV relativeFrom="paragraph">
                  <wp:posOffset>323215</wp:posOffset>
                </wp:positionV>
                <wp:extent cx="5734685" cy="1674495"/>
                <wp:effectExtent l="0" t="0" r="18415" b="14605"/>
                <wp:wrapTopAndBottom/>
                <wp:docPr id="1650995794" name="Rechteck 14"/>
                <wp:cNvGraphicFramePr/>
                <a:graphic xmlns:a="http://schemas.openxmlformats.org/drawingml/2006/main">
                  <a:graphicData uri="http://schemas.microsoft.com/office/word/2010/wordprocessingShape">
                    <wps:wsp>
                      <wps:cNvSpPr/>
                      <wps:spPr>
                        <a:xfrm>
                          <a:off x="0" y="0"/>
                          <a:ext cx="5734685" cy="167449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B74C1CB" w14:textId="10066C33" w:rsidR="008B5A4F" w:rsidRPr="008B5A4F" w:rsidRDefault="008B5A4F" w:rsidP="00A56256">
                            <w:pPr>
                              <w:widowControl w:val="0"/>
                              <w:spacing w:line="258" w:lineRule="auto"/>
                              <w:jc w:val="both"/>
                              <w:rPr>
                                <w:rFonts w:ascii="Calibri" w:hAnsi="Calibri" w:cs="Calibri"/>
                                <w:iCs/>
                              </w:rPr>
                            </w:pPr>
                            <w:r w:rsidRPr="008B5A4F">
                              <w:rPr>
                                <w:rFonts w:ascii="Calibri" w:hAnsi="Calibri" w:cs="Calibri"/>
                                <w:iCs/>
                              </w:rPr>
                              <w:t xml:space="preserve">When children were 1, 6, 15, 24, 36, and 54 months old and in first, third, and fifth grade, mothers reported their depressive symptoms using the Center for Epidemiologic Studies Depression Scale (CES-D; Radloff, 1977). The 20-item scale measured the frequency with which mothers had experienced depression-related states or behaviors in the past week. All items were rated on a 4-point scale ranging from 0 (less than once a week) to 3 (5–7 days a week). The total score ranged from 0 to 60, with higher value indicating higher levels of depressive symptoms. </w:t>
                            </w:r>
                            <w:r w:rsidRPr="008B5A4F">
                              <w:rPr>
                                <w:rFonts w:ascii="Calibri" w:hAnsi="Calibri" w:cs="Calibri"/>
                                <w:iCs/>
                                <w:u w:val="single"/>
                                <w:vertAlign w:val="superscript"/>
                              </w:rPr>
                              <w:t xml:space="preserve"> </w:t>
                            </w:r>
                          </w:p>
                          <w:p w14:paraId="193B4EBB" w14:textId="77777777" w:rsidR="008B5A4F" w:rsidRPr="0001170B" w:rsidRDefault="008B5A4F" w:rsidP="008B5A4F">
                            <w:pPr>
                              <w:widowControl w:val="0"/>
                              <w:spacing w:line="258" w:lineRule="auto"/>
                              <w:jc w:val="right"/>
                              <w:rPr>
                                <w:rFonts w:ascii="Calibri" w:hAnsi="Calibri" w:cs="Calibri"/>
                              </w:rPr>
                            </w:pPr>
                            <w:hyperlink r:id="rId18" w:history="1">
                              <w:r w:rsidRPr="0001170B">
                                <w:rPr>
                                  <w:rStyle w:val="Hyperlink"/>
                                  <w:rFonts w:ascii="Calibri" w:hAnsi="Calibri" w:cs="Calibri"/>
                                  <w:color w:val="auto"/>
                                  <w:vertAlign w:val="superscript"/>
                                </w:rPr>
                                <w:t>https://doi.org/10.1111/jora.13042</w:t>
                              </w:r>
                            </w:hyperlink>
                          </w:p>
                          <w:p w14:paraId="59ADCB63" w14:textId="77777777" w:rsidR="008B5A4F" w:rsidRDefault="008B5A4F" w:rsidP="008B5A4F">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F2E57" id="_x0000_s1036" style="position:absolute;margin-left:-.15pt;margin-top:25.45pt;width:451.55pt;height:131.85pt;z-index:25159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" fillcolor="white [3201]" strokecolor="black [3200]" strokeweight="1pt">
                <v:textbox>
                  <w:txbxContent>
                    <w:p w14:paraId="0B74C1CB" w14:textId="10066C33" w:rsidR="008B5A4F" w:rsidRPr="008B5A4F" w:rsidRDefault="008B5A4F" w:rsidP="00A56256">
                      <w:pPr>
                        <w:widowControl w:val="0"/>
                        <w:spacing w:line="258" w:lineRule="auto"/>
                        <w:jc w:val="both"/>
                        <w:rPr>
                          <w:rFonts w:ascii="Calibri" w:hAnsi="Calibri" w:cs="Calibri"/>
                          <w:iCs/>
                        </w:rPr>
                      </w:pPr>
                      <w:r w:rsidRPr="008B5A4F">
                        <w:rPr>
                          <w:rFonts w:ascii="Calibri" w:hAnsi="Calibri" w:cs="Calibri"/>
                          <w:iCs/>
                        </w:rPr>
                        <w:t xml:space="preserve">When children were 1, 6, 15, 24, 36, and 54 months old and in first, third, and fifth grade, mothers reported their depressive symptoms using the Center for Epidemiologic Studies Depression Scale (CES-D; Radloff, 1977). The 20-item scale measured the frequency with which mothers had experienced depression-related states or behaviors in the past week. All items were rated on a 4-point scale ranging from 0 (less than once a week) to 3 (5–7 days a week). The total score ranged from 0 to 60, with higher value indicating higher levels of depressive symptoms. </w:t>
                      </w:r>
                      <w:r w:rsidRPr="008B5A4F">
                        <w:rPr>
                          <w:rFonts w:ascii="Calibri" w:hAnsi="Calibri" w:cs="Calibri"/>
                          <w:iCs/>
                          <w:u w:val="single"/>
                          <w:vertAlign w:val="superscript"/>
                        </w:rPr>
                        <w:t xml:space="preserve"> </w:t>
                      </w:r>
                    </w:p>
                    <w:p w14:paraId="193B4EBB" w14:textId="77777777" w:rsidR="008B5A4F" w:rsidRPr="0001170B" w:rsidRDefault="008B5A4F" w:rsidP="008B5A4F">
                      <w:pPr>
                        <w:widowControl w:val="0"/>
                        <w:spacing w:line="258" w:lineRule="auto"/>
                        <w:jc w:val="right"/>
                        <w:rPr>
                          <w:rFonts w:ascii="Calibri" w:hAnsi="Calibri" w:cs="Calibri"/>
                        </w:rPr>
                      </w:pPr>
                      <w:hyperlink r:id="rId19" w:history="1">
                        <w:r w:rsidRPr="0001170B">
                          <w:rPr>
                            <w:rStyle w:val="Hyperlink"/>
                            <w:rFonts w:ascii="Calibri" w:hAnsi="Calibri" w:cs="Calibri"/>
                            <w:color w:val="auto"/>
                            <w:vertAlign w:val="superscript"/>
                          </w:rPr>
                          <w:t>https://doi.org/10.1111/jora.13042</w:t>
                        </w:r>
                      </w:hyperlink>
                    </w:p>
                    <w:p w14:paraId="59ADCB63" w14:textId="77777777" w:rsidR="008B5A4F" w:rsidRDefault="008B5A4F" w:rsidP="008B5A4F">
                      <w:pPr>
                        <w:jc w:val="right"/>
                      </w:pPr>
                    </w:p>
                  </w:txbxContent>
                </v:textbox>
                <w10:wrap type="topAndBottom" anchorx="margin"/>
              </v:rect>
            </w:pict>
          </mc:Fallback>
        </mc:AlternateContent>
      </w:r>
      <w:r w:rsidR="009155E4" w:rsidRPr="00FC690C">
        <w:rPr>
          <w:rFonts w:ascii="Calibri" w:hAnsi="Calibri" w:cs="Calibri"/>
          <w:color w:val="000000" w:themeColor="text1"/>
          <w:lang w:val="en-US"/>
          <w:rPrChange w:id="1831" w:author="Hussey, Ian (PSY)" w:date="2025-10-06T10:27:00Z" w16du:dateUtc="2025-10-06T08:27:00Z">
            <w:rPr>
              <w:rFonts w:ascii="Calibri" w:hAnsi="Calibri" w:cs="Calibri"/>
              <w:color w:val="000000" w:themeColor="text1"/>
            </w:rPr>
          </w:rPrChange>
        </w:rPr>
        <w:t>Example 4</w:t>
      </w:r>
      <w:bookmarkEnd w:id="1827"/>
      <w:bookmarkEnd w:id="1828"/>
    </w:p>
    <w:p w14:paraId="3F58BE4D" w14:textId="06D17803" w:rsidR="00603CEA" w:rsidRPr="00FC690C" w:rsidRDefault="00603CEA" w:rsidP="00EB67C0">
      <w:pPr>
        <w:spacing w:line="276" w:lineRule="auto"/>
        <w:rPr>
          <w:rFonts w:ascii="Calibri" w:hAnsi="Calibri" w:cs="Calibri"/>
          <w:color w:val="000000" w:themeColor="text1"/>
          <w:lang w:val="en-US"/>
          <w:rPrChange w:id="1832" w:author="Hussey, Ian (PSY)" w:date="2025-10-06T10:27:00Z" w16du:dateUtc="2025-10-06T08:27:00Z">
            <w:rPr>
              <w:rFonts w:ascii="Calibri" w:hAnsi="Calibri" w:cs="Calibri"/>
              <w:color w:val="000000" w:themeColor="text1"/>
            </w:rPr>
          </w:rPrChange>
        </w:rPr>
      </w:pPr>
    </w:p>
    <w:p w14:paraId="2EEBC306" w14:textId="28B192C8" w:rsidR="00CF726C" w:rsidRPr="00FC690C" w:rsidRDefault="009155E4" w:rsidP="00EB67C0">
      <w:pPr>
        <w:spacing w:line="276" w:lineRule="auto"/>
        <w:rPr>
          <w:rFonts w:ascii="Calibri" w:hAnsi="Calibri" w:cs="Calibri"/>
          <w:color w:val="000000" w:themeColor="text1"/>
          <w:lang w:val="en-US"/>
          <w:rPrChange w:id="1833" w:author="Hussey, Ian (PSY)" w:date="2025-10-06T10:27:00Z" w16du:dateUtc="2025-10-06T08:27:00Z">
            <w:rPr>
              <w:rFonts w:ascii="Calibri" w:hAnsi="Calibri" w:cs="Calibri"/>
              <w:color w:val="000000" w:themeColor="text1"/>
            </w:rPr>
          </w:rPrChange>
        </w:rPr>
      </w:pPr>
      <w:r w:rsidRPr="00FC690C">
        <w:rPr>
          <w:rFonts w:ascii="Calibri" w:hAnsi="Calibri" w:cs="Calibri"/>
          <w:b/>
          <w:color w:val="A6A6A6" w:themeColor="background1" w:themeShade="A6"/>
          <w:u w:val="single"/>
          <w:lang w:val="en-US"/>
          <w:rPrChange w:id="1834" w:author="Hussey, Ian (PSY)" w:date="2025-10-06T10:27:00Z" w16du:dateUtc="2025-10-06T08:27:00Z">
            <w:rPr>
              <w:rFonts w:ascii="Calibri" w:hAnsi="Calibri" w:cs="Calibri"/>
              <w:b/>
              <w:color w:val="A6A6A6" w:themeColor="background1" w:themeShade="A6"/>
              <w:u w:val="single"/>
            </w:rPr>
          </w:rPrChange>
        </w:rPr>
        <w:t>Solution:</w:t>
      </w:r>
    </w:p>
    <w:p w14:paraId="3A3A3862" w14:textId="77777777" w:rsidR="009635CE" w:rsidRPr="00FC690C" w:rsidRDefault="009155E4" w:rsidP="00EB67C0">
      <w:pPr>
        <w:spacing w:line="276" w:lineRule="auto"/>
        <w:jc w:val="both"/>
        <w:rPr>
          <w:rFonts w:ascii="Calibri" w:hAnsi="Calibri" w:cs="Calibri"/>
          <w:color w:val="A6A6A6" w:themeColor="background1" w:themeShade="A6"/>
          <w:lang w:val="en-US"/>
          <w:rPrChange w:id="1835"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836" w:author="Hussey, Ian (PSY)" w:date="2025-10-06T10:27:00Z" w16du:dateUtc="2025-10-06T08:27:00Z">
            <w:rPr>
              <w:rFonts w:ascii="Calibri" w:hAnsi="Calibri" w:cs="Calibri"/>
              <w:color w:val="A6A6A6" w:themeColor="background1" w:themeShade="A6"/>
            </w:rPr>
          </w:rPrChange>
        </w:rPr>
        <w:t xml:space="preserve">A few keywords nudge us in the right direction - namely “...mothers </w:t>
      </w:r>
      <w:r w:rsidRPr="00FC690C">
        <w:rPr>
          <w:rFonts w:ascii="Calibri" w:hAnsi="Calibri" w:cs="Calibri"/>
          <w:i/>
          <w:color w:val="A6A6A6" w:themeColor="background1" w:themeShade="A6"/>
          <w:lang w:val="en-US"/>
          <w:rPrChange w:id="1837" w:author="Hussey, Ian (PSY)" w:date="2025-10-06T10:27:00Z" w16du:dateUtc="2025-10-06T08:27:00Z">
            <w:rPr>
              <w:rFonts w:ascii="Calibri" w:hAnsi="Calibri" w:cs="Calibri"/>
              <w:i/>
              <w:color w:val="A6A6A6" w:themeColor="background1" w:themeShade="A6"/>
            </w:rPr>
          </w:rPrChange>
        </w:rPr>
        <w:t>reported</w:t>
      </w:r>
      <w:r w:rsidRPr="00FC690C">
        <w:rPr>
          <w:rFonts w:ascii="Calibri" w:hAnsi="Calibri" w:cs="Calibri"/>
          <w:color w:val="A6A6A6" w:themeColor="background1" w:themeShade="A6"/>
          <w:lang w:val="en-US"/>
          <w:rPrChange w:id="1838" w:author="Hussey, Ian (PSY)" w:date="2025-10-06T10:27:00Z" w16du:dateUtc="2025-10-06T08:27:00Z">
            <w:rPr>
              <w:rFonts w:ascii="Calibri" w:hAnsi="Calibri" w:cs="Calibri"/>
              <w:color w:val="A6A6A6" w:themeColor="background1" w:themeShade="A6"/>
            </w:rPr>
          </w:rPrChange>
        </w:rPr>
        <w:t xml:space="preserve"> their depressive symptoms…”, “...20-item </w:t>
      </w:r>
      <w:r w:rsidRPr="00FC690C">
        <w:rPr>
          <w:rFonts w:ascii="Calibri" w:hAnsi="Calibri" w:cs="Calibri"/>
          <w:i/>
          <w:color w:val="A6A6A6" w:themeColor="background1" w:themeShade="A6"/>
          <w:lang w:val="en-US"/>
          <w:rPrChange w:id="1839" w:author="Hussey, Ian (PSY)" w:date="2025-10-06T10:27:00Z" w16du:dateUtc="2025-10-06T08:27:00Z">
            <w:rPr>
              <w:rFonts w:ascii="Calibri" w:hAnsi="Calibri" w:cs="Calibri"/>
              <w:i/>
              <w:color w:val="A6A6A6" w:themeColor="background1" w:themeShade="A6"/>
            </w:rPr>
          </w:rPrChange>
        </w:rPr>
        <w:t>scale</w:t>
      </w:r>
      <w:r w:rsidRPr="00FC690C">
        <w:rPr>
          <w:rFonts w:ascii="Calibri" w:hAnsi="Calibri" w:cs="Calibri"/>
          <w:color w:val="A6A6A6" w:themeColor="background1" w:themeShade="A6"/>
          <w:lang w:val="en-US"/>
          <w:rPrChange w:id="1840" w:author="Hussey, Ian (PSY)" w:date="2025-10-06T10:27:00Z" w16du:dateUtc="2025-10-06T08:27:00Z">
            <w:rPr>
              <w:rFonts w:ascii="Calibri" w:hAnsi="Calibri" w:cs="Calibri"/>
              <w:color w:val="A6A6A6" w:themeColor="background1" w:themeShade="A6"/>
            </w:rPr>
          </w:rPrChange>
        </w:rPr>
        <w:t xml:space="preserve">” and “...measured the </w:t>
      </w:r>
      <w:r w:rsidRPr="00FC690C">
        <w:rPr>
          <w:rFonts w:ascii="Calibri" w:hAnsi="Calibri" w:cs="Calibri"/>
          <w:i/>
          <w:color w:val="A6A6A6" w:themeColor="background1" w:themeShade="A6"/>
          <w:lang w:val="en-US"/>
          <w:rPrChange w:id="1841" w:author="Hussey, Ian (PSY)" w:date="2025-10-06T10:27:00Z" w16du:dateUtc="2025-10-06T08:27:00Z">
            <w:rPr>
              <w:rFonts w:ascii="Calibri" w:hAnsi="Calibri" w:cs="Calibri"/>
              <w:i/>
              <w:color w:val="A6A6A6" w:themeColor="background1" w:themeShade="A6"/>
            </w:rPr>
          </w:rPrChange>
        </w:rPr>
        <w:t>frequency</w:t>
      </w:r>
      <w:r w:rsidRPr="00FC690C">
        <w:rPr>
          <w:rFonts w:ascii="Calibri" w:hAnsi="Calibri" w:cs="Calibri"/>
          <w:color w:val="A6A6A6" w:themeColor="background1" w:themeShade="A6"/>
          <w:lang w:val="en-US"/>
          <w:rPrChange w:id="1842" w:author="Hussey, Ian (PSY)" w:date="2025-10-06T10:27:00Z" w16du:dateUtc="2025-10-06T08:27:00Z">
            <w:rPr>
              <w:rFonts w:ascii="Calibri" w:hAnsi="Calibri" w:cs="Calibri"/>
              <w:color w:val="A6A6A6" w:themeColor="background1" w:themeShade="A6"/>
            </w:rPr>
          </w:rPrChange>
        </w:rPr>
        <w:t xml:space="preserve"> with which…”. </w:t>
      </w:r>
    </w:p>
    <w:p w14:paraId="6EC0E47D" w14:textId="4B2B1BEA" w:rsidR="007676AB" w:rsidRPr="00FC690C" w:rsidRDefault="0098322E" w:rsidP="00EB67C0">
      <w:pPr>
        <w:spacing w:line="276" w:lineRule="auto"/>
        <w:jc w:val="both"/>
        <w:rPr>
          <w:rFonts w:ascii="Calibri" w:hAnsi="Calibri" w:cs="Calibri"/>
          <w:color w:val="A6A6A6" w:themeColor="background1" w:themeShade="A6"/>
          <w:lang w:val="en-US"/>
          <w:rPrChange w:id="1843"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bCs/>
          <w:color w:val="A6A6A6" w:themeColor="background1" w:themeShade="A6"/>
          <w:lang w:val="en-US"/>
          <w:rPrChange w:id="1844" w:author="Hussey, Ian (PSY)" w:date="2025-10-06T10:27:00Z" w16du:dateUtc="2025-10-06T08:27:00Z">
            <w:rPr>
              <w:rFonts w:ascii="Calibri" w:hAnsi="Calibri" w:cs="Calibri"/>
              <w:bCs/>
              <w:color w:val="A6A6A6" w:themeColor="background1" w:themeShade="A6"/>
            </w:rPr>
          </w:rPrChange>
        </w:rPr>
        <w:t xml:space="preserve">First dimension: What is being measured? </w:t>
      </w:r>
      <w:r w:rsidR="007676AB" w:rsidRPr="00FC690C">
        <w:rPr>
          <w:rFonts w:ascii="Calibri" w:hAnsi="Calibri" w:cs="Calibri"/>
          <w:color w:val="A6A6A6" w:themeColor="background1" w:themeShade="A6"/>
          <w:lang w:val="en-US"/>
          <w:rPrChange w:id="1845" w:author="Hussey, Ian (PSY)" w:date="2025-10-06T10:27:00Z" w16du:dateUtc="2025-10-06T08:27:00Z">
            <w:rPr>
              <w:rFonts w:ascii="Calibri" w:hAnsi="Calibri" w:cs="Calibri"/>
              <w:color w:val="A6A6A6" w:themeColor="background1" w:themeShade="A6"/>
            </w:rPr>
          </w:rPrChange>
        </w:rPr>
        <w:t>In this case it is a self-report, the mothers reported their symptoms on a scale.</w:t>
      </w:r>
    </w:p>
    <w:p w14:paraId="4AEAC083" w14:textId="579ACD05" w:rsidR="007676AB" w:rsidRPr="00FC690C" w:rsidRDefault="0098322E" w:rsidP="007676AB">
      <w:pPr>
        <w:spacing w:line="276" w:lineRule="auto"/>
        <w:jc w:val="both"/>
        <w:rPr>
          <w:rFonts w:ascii="Calibri" w:hAnsi="Calibri" w:cs="Calibri"/>
          <w:color w:val="A6A6A6" w:themeColor="background1" w:themeShade="A6"/>
          <w:lang w:val="en-US"/>
          <w:rPrChange w:id="1846"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bCs/>
          <w:color w:val="A6A6A6" w:themeColor="background1" w:themeShade="A6"/>
          <w:lang w:val="en-US"/>
          <w:rPrChange w:id="1847" w:author="Hussey, Ian (PSY)" w:date="2025-10-06T10:27:00Z" w16du:dateUtc="2025-10-06T08:27:00Z">
            <w:rPr>
              <w:rFonts w:ascii="Calibri" w:hAnsi="Calibri" w:cs="Calibri"/>
              <w:bCs/>
              <w:color w:val="A6A6A6" w:themeColor="background1" w:themeShade="A6"/>
              <w:lang w:val="en-GB"/>
            </w:rPr>
          </w:rPrChange>
        </w:rPr>
        <w:t xml:space="preserve">Second dimension: </w:t>
      </w:r>
      <w:r w:rsidRPr="00FC690C">
        <w:rPr>
          <w:rFonts w:ascii="Calibri" w:hAnsi="Calibri" w:cs="Calibri"/>
          <w:bCs/>
          <w:color w:val="A6A6A6" w:themeColor="background1" w:themeShade="A6"/>
          <w:lang w:val="en-US"/>
          <w:rPrChange w:id="1848" w:author="Hussey, Ian (PSY)" w:date="2025-10-06T10:27:00Z" w16du:dateUtc="2025-10-06T08:27:00Z">
            <w:rPr>
              <w:rFonts w:ascii="Calibri" w:hAnsi="Calibri" w:cs="Calibri"/>
              <w:bCs/>
              <w:color w:val="A6A6A6" w:themeColor="background1" w:themeShade="A6"/>
            </w:rPr>
          </w:rPrChange>
        </w:rPr>
        <w:t>How is it being measured?</w:t>
      </w:r>
      <w:r w:rsidR="00747F52" w:rsidRPr="00FC690C">
        <w:rPr>
          <w:rFonts w:ascii="Calibri" w:hAnsi="Calibri" w:cs="Calibri"/>
          <w:color w:val="A6A6A6" w:themeColor="background1" w:themeShade="A6"/>
          <w:lang w:val="en-US"/>
          <w:rPrChange w:id="1849" w:author="Hussey, Ian (PSY)" w:date="2025-10-06T10:27:00Z" w16du:dateUtc="2025-10-06T08:27:00Z">
            <w:rPr>
              <w:rFonts w:ascii="Calibri" w:hAnsi="Calibri" w:cs="Calibri"/>
              <w:color w:val="A6A6A6" w:themeColor="background1" w:themeShade="A6"/>
            </w:rPr>
          </w:rPrChange>
        </w:rPr>
        <w:t xml:space="preserve"> </w:t>
      </w:r>
      <w:r w:rsidR="007676AB" w:rsidRPr="00FC690C">
        <w:rPr>
          <w:rFonts w:ascii="Calibri" w:hAnsi="Calibri" w:cs="Calibri"/>
          <w:color w:val="A6A6A6" w:themeColor="background1" w:themeShade="A6"/>
          <w:lang w:val="en-US"/>
          <w:rPrChange w:id="1850" w:author="Hussey, Ian (PSY)" w:date="2025-10-06T10:27:00Z" w16du:dateUtc="2025-10-06T08:27:00Z">
            <w:rPr>
              <w:rFonts w:ascii="Calibri" w:hAnsi="Calibri" w:cs="Calibri"/>
              <w:color w:val="A6A6A6" w:themeColor="background1" w:themeShade="A6"/>
            </w:rPr>
          </w:rPrChange>
        </w:rPr>
        <w:t xml:space="preserve">According to the description, the scale assesses “the frequency with which mothers had experienced depression-related states or behaviors.” This suggests that the scale measures both subjective experience and behavior. To confirm this, it is important to review the actual items. Upon inspection, we find that at least one item captures a behavioral aspect (“My sleep was restless”), while others focus on internal states or feelings. Therefore, this measure should be classified as assessing both behavior and subjective experience. </w:t>
      </w:r>
    </w:p>
    <w:p w14:paraId="3F7BEB78" w14:textId="538AC1D3" w:rsidR="00A171DD" w:rsidRPr="00FC690C" w:rsidRDefault="002F030C" w:rsidP="00EB67C0">
      <w:pPr>
        <w:spacing w:line="276" w:lineRule="auto"/>
        <w:jc w:val="both"/>
        <w:rPr>
          <w:rFonts w:ascii="Calibri" w:hAnsi="Calibri" w:cs="Calibri"/>
          <w:color w:val="A6A6A6" w:themeColor="background1" w:themeShade="A6"/>
          <w:lang w:val="en-US"/>
          <w:rPrChange w:id="1851"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bCs/>
          <w:color w:val="A6A6A6" w:themeColor="background1" w:themeShade="A6"/>
          <w:lang w:val="en-US"/>
          <w:rPrChange w:id="1852" w:author="Hussey, Ian (PSY)" w:date="2025-10-06T10:27:00Z" w16du:dateUtc="2025-10-06T08:27:00Z">
            <w:rPr>
              <w:rFonts w:ascii="Calibri" w:hAnsi="Calibri" w:cs="Calibri"/>
              <w:bCs/>
              <w:color w:val="A6A6A6" w:themeColor="background1" w:themeShade="A6"/>
              <w:lang w:val="en-GB"/>
            </w:rPr>
          </w:rPrChange>
        </w:rPr>
        <w:t xml:space="preserve">Examining the relevant cell (where the row and column intersect), this is a </w:t>
      </w:r>
      <w:r w:rsidR="00747F52" w:rsidRPr="00FC690C">
        <w:rPr>
          <w:rFonts w:ascii="Calibri" w:hAnsi="Calibri" w:cs="Calibri"/>
          <w:b/>
          <w:color w:val="A6A6A6" w:themeColor="background1" w:themeShade="A6"/>
          <w:lang w:val="en-US"/>
          <w:rPrChange w:id="1853" w:author="Hussey, Ian (PSY)" w:date="2025-10-06T10:27:00Z" w16du:dateUtc="2025-10-06T08:27:00Z">
            <w:rPr>
              <w:rFonts w:ascii="Calibri" w:hAnsi="Calibri" w:cs="Calibri"/>
              <w:b/>
              <w:color w:val="A6A6A6" w:themeColor="background1" w:themeShade="A6"/>
            </w:rPr>
          </w:rPrChange>
        </w:rPr>
        <w:t>mixed self-report of subjective experience and behavior</w:t>
      </w:r>
      <w:r w:rsidR="00747F52" w:rsidRPr="00FC690C">
        <w:rPr>
          <w:rFonts w:ascii="Calibri" w:hAnsi="Calibri" w:cs="Calibri"/>
          <w:color w:val="A6A6A6" w:themeColor="background1" w:themeShade="A6"/>
          <w:lang w:val="en-US"/>
          <w:rPrChange w:id="1854" w:author="Hussey, Ian (PSY)" w:date="2025-10-06T10:27:00Z" w16du:dateUtc="2025-10-06T08:27:00Z">
            <w:rPr>
              <w:rFonts w:ascii="Calibri" w:hAnsi="Calibri" w:cs="Calibri"/>
              <w:color w:val="A6A6A6" w:themeColor="background1" w:themeShade="A6"/>
            </w:rPr>
          </w:rPrChange>
        </w:rPr>
        <w:t>.</w:t>
      </w:r>
    </w:p>
    <w:p w14:paraId="16DD8C0B" w14:textId="77777777" w:rsidR="00EA2AA3" w:rsidRDefault="00EA2AA3" w:rsidP="00EB67C0">
      <w:pPr>
        <w:pStyle w:val="Heading2"/>
        <w:spacing w:line="276" w:lineRule="auto"/>
        <w:rPr>
          <w:ins w:id="1855" w:author="Hussey, Ian (PSY)" w:date="2025-10-06T11:24:00Z" w16du:dateUtc="2025-10-06T09:24:00Z"/>
          <w:rFonts w:ascii="Calibri" w:hAnsi="Calibri" w:cs="Calibri"/>
          <w:color w:val="000000" w:themeColor="text1"/>
          <w:lang w:val="en-US"/>
        </w:rPr>
      </w:pPr>
      <w:bookmarkStart w:id="1856" w:name="_Toc208510438"/>
      <w:bookmarkStart w:id="1857" w:name="_Toc210640646"/>
    </w:p>
    <w:p w14:paraId="09E7D1E1" w14:textId="272A2516" w:rsidR="00F738C0" w:rsidRPr="00FC690C" w:rsidRDefault="009155E4" w:rsidP="00EB67C0">
      <w:pPr>
        <w:pStyle w:val="Heading2"/>
        <w:spacing w:line="276" w:lineRule="auto"/>
        <w:rPr>
          <w:rFonts w:ascii="Calibri" w:hAnsi="Calibri" w:cs="Calibri"/>
          <w:color w:val="000000" w:themeColor="text1"/>
          <w:lang w:val="en-US"/>
          <w:rPrChange w:id="1858"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859" w:author="Hussey, Ian (PSY)" w:date="2025-10-06T10:27:00Z" w16du:dateUtc="2025-10-06T08:27:00Z">
            <w:rPr>
              <w:rFonts w:ascii="Calibri" w:hAnsi="Calibri" w:cs="Calibri"/>
              <w:color w:val="000000" w:themeColor="text1"/>
            </w:rPr>
          </w:rPrChange>
        </w:rPr>
        <w:t>Example 5</w:t>
      </w:r>
      <w:bookmarkEnd w:id="1856"/>
      <w:bookmarkEnd w:id="1857"/>
    </w:p>
    <w:p w14:paraId="33E87E07" w14:textId="7AFBF098" w:rsidR="00603CEA" w:rsidRPr="00FC690C" w:rsidRDefault="0082258B" w:rsidP="00EB67C0">
      <w:pPr>
        <w:spacing w:line="276" w:lineRule="auto"/>
        <w:rPr>
          <w:rFonts w:ascii="Calibri" w:hAnsi="Calibri" w:cs="Calibri"/>
          <w:color w:val="000000" w:themeColor="text1"/>
          <w:lang w:val="en-US"/>
          <w:rPrChange w:id="1860"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861"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599360" behindDoc="0" locked="0" layoutInCell="1" allowOverlap="1" wp14:anchorId="5A2CC37E" wp14:editId="2BE62779">
                <wp:simplePos x="0" y="0"/>
                <wp:positionH relativeFrom="margin">
                  <wp:posOffset>-15474</wp:posOffset>
                </wp:positionH>
                <wp:positionV relativeFrom="paragraph">
                  <wp:posOffset>56181</wp:posOffset>
                </wp:positionV>
                <wp:extent cx="5738757" cy="2191537"/>
                <wp:effectExtent l="0" t="0" r="14605" b="18415"/>
                <wp:wrapTopAndBottom/>
                <wp:docPr id="1791320399" name="Rechteck 16"/>
                <wp:cNvGraphicFramePr/>
                <a:graphic xmlns:a="http://schemas.openxmlformats.org/drawingml/2006/main">
                  <a:graphicData uri="http://schemas.microsoft.com/office/word/2010/wordprocessingShape">
                    <wps:wsp>
                      <wps:cNvSpPr/>
                      <wps:spPr>
                        <a:xfrm>
                          <a:off x="0" y="0"/>
                          <a:ext cx="5738757" cy="219153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07DFD5E"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Experiments 2 and 3 begin to explore whether infants of this age construe Michottean triggering events as causal.</w:t>
                            </w:r>
                          </w:p>
                          <w:p w14:paraId="4C6DBDA0"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…Beige curtains obscured the rest of the room from the infants' view. Infants sat on their parent's lap about 142 cm from the display screen. A hidden camera located directly under the center of the display monitor recorded infants' looking </w:t>
                            </w:r>
                            <w:hyperlink r:id="rId20">
                              <w:r w:rsidRPr="000871E6">
                                <w:rPr>
                                  <w:rFonts w:asciiTheme="majorHAnsi" w:hAnsiTheme="majorHAnsi" w:cstheme="majorHAnsi"/>
                                  <w:iCs/>
                                  <w:color w:val="000000" w:themeColor="text1"/>
                                </w:rPr>
                                <w:t>behavior</w:t>
                              </w:r>
                            </w:hyperlink>
                            <w:r w:rsidRPr="000871E6">
                              <w:rPr>
                                <w:rFonts w:asciiTheme="majorHAnsi" w:hAnsiTheme="majorHAnsi" w:cstheme="majorHAnsi"/>
                                <w:iCs/>
                                <w:color w:val="000000" w:themeColor="text1"/>
                              </w:rPr>
                              <w:t xml:space="preserve"> and displayed a live feed to the experimenter…</w:t>
                            </w:r>
                          </w:p>
                          <w:p w14:paraId="291078CF" w14:textId="77777777" w:rsidR="0082258B" w:rsidRPr="000871E6" w:rsidRDefault="0082258B" w:rsidP="00A56256">
                            <w:pPr>
                              <w:widowControl w:val="0"/>
                              <w:spacing w:line="258" w:lineRule="auto"/>
                              <w:jc w:val="both"/>
                              <w:rPr>
                                <w:rFonts w:asciiTheme="majorHAnsi" w:eastAsia="Georgia" w:hAnsiTheme="majorHAnsi" w:cstheme="majorHAnsi"/>
                                <w:iCs/>
                                <w:color w:val="000000" w:themeColor="text1"/>
                                <w:u w:val="single"/>
                                <w:vertAlign w:val="superscript"/>
                              </w:rPr>
                            </w:pPr>
                            <w:r w:rsidRPr="000871E6">
                              <w:rPr>
                                <w:rFonts w:asciiTheme="majorHAnsi" w:hAnsiTheme="majorHAnsi" w:cstheme="majorHAnsi"/>
                                <w:iCs/>
                                <w:color w:val="000000" w:themeColor="text1"/>
                              </w:rPr>
                              <w:t>…PyHab automatically controls the timing and content of stimulus presentation according to the experimenter's real-time coding of looking times, including calculations of when to end habituation and proceed to the test trial…</w:t>
                            </w:r>
                          </w:p>
                          <w:p w14:paraId="77F7588A" w14:textId="77777777" w:rsidR="0082258B" w:rsidRPr="0001170B" w:rsidRDefault="0082258B" w:rsidP="0082258B">
                            <w:pPr>
                              <w:widowControl w:val="0"/>
                              <w:pBdr>
                                <w:top w:val="nil"/>
                                <w:left w:val="nil"/>
                                <w:bottom w:val="nil"/>
                                <w:right w:val="nil"/>
                                <w:between w:val="nil"/>
                              </w:pBdr>
                              <w:spacing w:line="258" w:lineRule="auto"/>
                              <w:jc w:val="right"/>
                              <w:rPr>
                                <w:rFonts w:ascii="Calibri" w:hAnsi="Calibri" w:cs="Calibri"/>
                                <w:iCs/>
                                <w:color w:val="000000" w:themeColor="text1"/>
                              </w:rPr>
                            </w:pPr>
                            <w:hyperlink r:id="rId21">
                              <w:r w:rsidRPr="0001170B">
                                <w:rPr>
                                  <w:rFonts w:ascii="Calibri" w:hAnsi="Calibri" w:cs="Calibri"/>
                                  <w:iCs/>
                                  <w:color w:val="000000" w:themeColor="text1"/>
                                  <w:u w:val="single"/>
                                  <w:vertAlign w:val="superscript"/>
                                </w:rPr>
                                <w:t>https://doi.org/10.1016/j.cognition.2024.105844</w:t>
                              </w:r>
                            </w:hyperlink>
                          </w:p>
                          <w:p w14:paraId="00422FE4" w14:textId="77777777" w:rsidR="0082258B" w:rsidRPr="0082258B" w:rsidRDefault="0082258B" w:rsidP="0082258B">
                            <w:pPr>
                              <w:jc w:val="center"/>
                              <w:rPr>
                                <w:i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CC37E" id="Rechteck 16" o:spid="_x0000_s1037" style="position:absolute;margin-left:-1.2pt;margin-top:4.4pt;width:451.85pt;height:172.55pt;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" fillcolor="white [3201]" strokecolor="black [3200]" strokeweight="1pt">
                <v:textbox>
                  <w:txbxContent>
                    <w:p w14:paraId="107DFD5E"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Experiments 2 and 3 begin to explore whether infants of this age construe </w:t>
                      </w:r>
                      <w:r w:rsidRPr="000871E6">
                        <w:rPr>
                          <w:rFonts w:asciiTheme="majorHAnsi" w:hAnsiTheme="majorHAnsi" w:cstheme="majorHAnsi"/>
                          <w:iCs/>
                          <w:color w:val="000000" w:themeColor="text1"/>
                        </w:rPr>
                        <w:t>Michottean triggering events as causal.</w:t>
                      </w:r>
                    </w:p>
                    <w:p w14:paraId="4C6DBDA0"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…Beige curtains obscured the rest of the room from the infants' view. Infants sat on their parent's lap about 142 cm from the display screen. A hidden camera located directly under the center of the display monitor recorded infants' looking </w:t>
                      </w:r>
                      <w:hyperlink r:id="rId22">
                        <w:r w:rsidRPr="000871E6">
                          <w:rPr>
                            <w:rFonts w:asciiTheme="majorHAnsi" w:hAnsiTheme="majorHAnsi" w:cstheme="majorHAnsi"/>
                            <w:iCs/>
                            <w:color w:val="000000" w:themeColor="text1"/>
                          </w:rPr>
                          <w:t>behavior</w:t>
                        </w:r>
                      </w:hyperlink>
                      <w:r w:rsidRPr="000871E6">
                        <w:rPr>
                          <w:rFonts w:asciiTheme="majorHAnsi" w:hAnsiTheme="majorHAnsi" w:cstheme="majorHAnsi"/>
                          <w:iCs/>
                          <w:color w:val="000000" w:themeColor="text1"/>
                        </w:rPr>
                        <w:t xml:space="preserve"> and displayed a live feed to the experimenter…</w:t>
                      </w:r>
                    </w:p>
                    <w:p w14:paraId="291078CF" w14:textId="77777777" w:rsidR="0082258B" w:rsidRPr="000871E6" w:rsidRDefault="0082258B" w:rsidP="00A56256">
                      <w:pPr>
                        <w:widowControl w:val="0"/>
                        <w:spacing w:line="258" w:lineRule="auto"/>
                        <w:jc w:val="both"/>
                        <w:rPr>
                          <w:rFonts w:asciiTheme="majorHAnsi" w:eastAsia="Georgia" w:hAnsiTheme="majorHAnsi" w:cstheme="majorHAnsi"/>
                          <w:iCs/>
                          <w:color w:val="000000" w:themeColor="text1"/>
                          <w:u w:val="single"/>
                          <w:vertAlign w:val="superscript"/>
                        </w:rPr>
                      </w:pPr>
                      <w:r w:rsidRPr="000871E6">
                        <w:rPr>
                          <w:rFonts w:asciiTheme="majorHAnsi" w:hAnsiTheme="majorHAnsi" w:cstheme="majorHAnsi"/>
                          <w:iCs/>
                          <w:color w:val="000000" w:themeColor="text1"/>
                        </w:rPr>
                        <w:t>…PyHab automatically controls the timing and content of stimulus presentation according to the experimenter's real-time coding of looking times, including calculations of when to end habituation and proceed to the test trial…</w:t>
                      </w:r>
                    </w:p>
                    <w:p w14:paraId="77F7588A" w14:textId="77777777" w:rsidR="0082258B" w:rsidRPr="0001170B" w:rsidRDefault="0082258B" w:rsidP="0082258B">
                      <w:pPr>
                        <w:widowControl w:val="0"/>
                        <w:pBdr>
                          <w:top w:val="nil"/>
                          <w:left w:val="nil"/>
                          <w:bottom w:val="nil"/>
                          <w:right w:val="nil"/>
                          <w:between w:val="nil"/>
                        </w:pBdr>
                        <w:spacing w:line="258" w:lineRule="auto"/>
                        <w:jc w:val="right"/>
                        <w:rPr>
                          <w:rFonts w:ascii="Calibri" w:hAnsi="Calibri" w:cs="Calibri"/>
                          <w:iCs/>
                          <w:color w:val="000000" w:themeColor="text1"/>
                        </w:rPr>
                      </w:pPr>
                      <w:hyperlink r:id="rId23">
                        <w:r w:rsidRPr="0001170B">
                          <w:rPr>
                            <w:rFonts w:ascii="Calibri" w:hAnsi="Calibri" w:cs="Calibri"/>
                            <w:iCs/>
                            <w:color w:val="000000" w:themeColor="text1"/>
                            <w:u w:val="single"/>
                            <w:vertAlign w:val="superscript"/>
                          </w:rPr>
                          <w:t>https://doi.org/10.1016/j.cognition.2024.105844</w:t>
                        </w:r>
                      </w:hyperlink>
                    </w:p>
                    <w:p w14:paraId="00422FE4" w14:textId="77777777" w:rsidR="0082258B" w:rsidRPr="0082258B" w:rsidRDefault="0082258B" w:rsidP="0082258B">
                      <w:pPr>
                        <w:jc w:val="center"/>
                        <w:rPr>
                          <w:iCs/>
                          <w:color w:val="000000" w:themeColor="text1"/>
                        </w:rPr>
                      </w:pPr>
                    </w:p>
                  </w:txbxContent>
                </v:textbox>
                <w10:wrap type="topAndBottom" anchorx="margin"/>
              </v:rect>
            </w:pict>
          </mc:Fallback>
        </mc:AlternateContent>
      </w:r>
    </w:p>
    <w:p w14:paraId="2EEBC30E" w14:textId="46E3F930" w:rsidR="00CF726C" w:rsidRPr="00FC690C" w:rsidRDefault="30B23281" w:rsidP="30B23281">
      <w:pPr>
        <w:spacing w:line="276" w:lineRule="auto"/>
        <w:rPr>
          <w:rFonts w:ascii="Calibri" w:hAnsi="Calibri" w:cs="Calibri"/>
          <w:b/>
          <w:bCs/>
          <w:color w:val="A6A6A6" w:themeColor="background1" w:themeShade="A6"/>
          <w:u w:val="single"/>
          <w:lang w:val="en-US"/>
          <w:rPrChange w:id="1862" w:author="Hussey, Ian (PSY)" w:date="2025-10-06T10:27:00Z" w16du:dateUtc="2025-10-06T08:27:00Z">
            <w:rPr>
              <w:rFonts w:ascii="Calibri" w:hAnsi="Calibri" w:cs="Calibri"/>
              <w:b/>
              <w:bCs/>
              <w:color w:val="A6A6A6" w:themeColor="background1" w:themeShade="A6"/>
              <w:u w:val="single"/>
            </w:rPr>
          </w:rPrChange>
        </w:rPr>
      </w:pPr>
      <w:r w:rsidRPr="00FC690C">
        <w:rPr>
          <w:rFonts w:ascii="Calibri" w:hAnsi="Calibri" w:cs="Calibri"/>
          <w:b/>
          <w:bCs/>
          <w:color w:val="A6A6A6" w:themeColor="background1" w:themeShade="A6"/>
          <w:u w:val="single"/>
          <w:lang w:val="en-US"/>
          <w:rPrChange w:id="1863" w:author="Hussey, Ian (PSY)" w:date="2025-10-06T10:27:00Z" w16du:dateUtc="2025-10-06T08:27:00Z">
            <w:rPr>
              <w:rFonts w:ascii="Calibri" w:hAnsi="Calibri" w:cs="Calibri"/>
              <w:b/>
              <w:bCs/>
              <w:color w:val="A6A6A6" w:themeColor="background1" w:themeShade="A6"/>
              <w:u w:val="single"/>
            </w:rPr>
          </w:rPrChange>
        </w:rPr>
        <w:t>Solution:</w:t>
      </w:r>
    </w:p>
    <w:p w14:paraId="13909208" w14:textId="435713FC" w:rsidR="30B23281" w:rsidRPr="00FC690C" w:rsidRDefault="30B23281" w:rsidP="30B23281">
      <w:pPr>
        <w:spacing w:line="276" w:lineRule="auto"/>
        <w:jc w:val="both"/>
        <w:rPr>
          <w:rFonts w:ascii="Calibri" w:hAnsi="Calibri" w:cs="Calibri"/>
          <w:color w:val="A6A6A6" w:themeColor="background1" w:themeShade="A6"/>
          <w:lang w:val="en-US"/>
          <w:rPrChange w:id="1864"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865" w:author="Hussey, Ian (PSY)" w:date="2025-10-06T10:27:00Z" w16du:dateUtc="2025-10-06T08:27:00Z">
            <w:rPr>
              <w:rFonts w:ascii="Calibri" w:hAnsi="Calibri" w:cs="Calibri"/>
              <w:color w:val="A6A6A6" w:themeColor="background1" w:themeShade="A6"/>
            </w:rPr>
          </w:rPrChange>
        </w:rPr>
        <w:lastRenderedPageBreak/>
        <w:t>First dimension: How is it being measured</w:t>
      </w:r>
      <w:r w:rsidR="005D1716" w:rsidRPr="00FC690C">
        <w:rPr>
          <w:rFonts w:ascii="Calibri" w:hAnsi="Calibri" w:cs="Calibri"/>
          <w:color w:val="A6A6A6" w:themeColor="background1" w:themeShade="A6"/>
          <w:lang w:val="en-US"/>
          <w:rPrChange w:id="1866"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1867" w:author="Hussey, Ian (PSY)" w:date="2025-10-06T10:27:00Z" w16du:dateUtc="2025-10-06T08:27:00Z">
            <w:rPr>
              <w:rFonts w:ascii="Calibri" w:hAnsi="Calibri" w:cs="Calibri"/>
              <w:color w:val="A6A6A6" w:themeColor="background1" w:themeShade="A6"/>
            </w:rPr>
          </w:rPrChange>
        </w:rPr>
        <w:t xml:space="preserve"> They got a hidden camera recording the behavior and experimenters coded the looking times. The researchers are measuring frequency and duration of overt, observable behavior, that means row “Behavioral measure”.</w:t>
      </w:r>
    </w:p>
    <w:p w14:paraId="234BCF58" w14:textId="51E00B24" w:rsidR="007676AB" w:rsidRPr="00FC690C" w:rsidRDefault="00C84260" w:rsidP="007676AB">
      <w:pPr>
        <w:spacing w:line="276" w:lineRule="auto"/>
        <w:jc w:val="both"/>
        <w:rPr>
          <w:rFonts w:ascii="Calibri" w:hAnsi="Calibri" w:cs="Calibri"/>
          <w:color w:val="A6A6A6" w:themeColor="background1" w:themeShade="A6"/>
          <w:lang w:val="en-US"/>
          <w:rPrChange w:id="1868"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869" w:author="Hussey, Ian (PSY)" w:date="2025-10-06T10:27:00Z" w16du:dateUtc="2025-10-06T08:27:00Z">
            <w:rPr>
              <w:rFonts w:ascii="Calibri" w:hAnsi="Calibri" w:cs="Calibri"/>
              <w:color w:val="A6A6A6" w:themeColor="background1" w:themeShade="A6"/>
            </w:rPr>
          </w:rPrChange>
        </w:rPr>
        <w:t xml:space="preserve">Second dimension: </w:t>
      </w:r>
      <w:r w:rsidR="007676AB" w:rsidRPr="00FC690C">
        <w:rPr>
          <w:rFonts w:ascii="Calibri" w:hAnsi="Calibri" w:cs="Calibri"/>
          <w:bCs/>
          <w:color w:val="A6A6A6" w:themeColor="background1" w:themeShade="A6"/>
          <w:lang w:val="en-US"/>
          <w:rPrChange w:id="1870" w:author="Hussey, Ian (PSY)" w:date="2025-10-06T10:27:00Z" w16du:dateUtc="2025-10-06T08:27:00Z">
            <w:rPr>
              <w:rFonts w:ascii="Calibri" w:hAnsi="Calibri" w:cs="Calibri"/>
              <w:bCs/>
              <w:color w:val="A6A6A6" w:themeColor="background1" w:themeShade="A6"/>
            </w:rPr>
          </w:rPrChange>
        </w:rPr>
        <w:t>What is being measured</w:t>
      </w:r>
      <w:r w:rsidR="00DA0275" w:rsidRPr="00FC690C">
        <w:rPr>
          <w:rFonts w:ascii="Calibri" w:hAnsi="Calibri" w:cs="Calibri"/>
          <w:bCs/>
          <w:color w:val="A6A6A6" w:themeColor="background1" w:themeShade="A6"/>
          <w:lang w:val="en-US"/>
          <w:rPrChange w:id="1871" w:author="Hussey, Ian (PSY)" w:date="2025-10-06T10:27:00Z" w16du:dateUtc="2025-10-06T08:27:00Z">
            <w:rPr>
              <w:rFonts w:ascii="Calibri" w:hAnsi="Calibri" w:cs="Calibri"/>
              <w:bCs/>
              <w:color w:val="A6A6A6" w:themeColor="background1" w:themeShade="A6"/>
            </w:rPr>
          </w:rPrChange>
        </w:rPr>
        <w:t>?</w:t>
      </w:r>
      <w:r w:rsidR="007676AB" w:rsidRPr="00FC690C">
        <w:rPr>
          <w:rFonts w:ascii="Calibri" w:hAnsi="Calibri" w:cs="Calibri"/>
          <w:bCs/>
          <w:color w:val="A6A6A6" w:themeColor="background1" w:themeShade="A6"/>
          <w:lang w:val="en-US"/>
          <w:rPrChange w:id="1872" w:author="Hussey, Ian (PSY)" w:date="2025-10-06T10:27:00Z" w16du:dateUtc="2025-10-06T08:27:00Z">
            <w:rPr>
              <w:rFonts w:ascii="Calibri" w:hAnsi="Calibri" w:cs="Calibri"/>
              <w:bCs/>
              <w:color w:val="A6A6A6" w:themeColor="background1" w:themeShade="A6"/>
            </w:rPr>
          </w:rPrChange>
        </w:rPr>
        <w:t xml:space="preserve"> In the experiment they measure infants’ looking behavior</w:t>
      </w:r>
      <w:r w:rsidR="007676AB" w:rsidRPr="00FC690C">
        <w:rPr>
          <w:rFonts w:ascii="Calibri" w:hAnsi="Calibri" w:cs="Calibri"/>
          <w:color w:val="A6A6A6" w:themeColor="background1" w:themeShade="A6"/>
          <w:lang w:val="en-US"/>
          <w:rPrChange w:id="1873" w:author="Hussey, Ian (PSY)" w:date="2025-10-06T10:27:00Z" w16du:dateUtc="2025-10-06T08:27:00Z">
            <w:rPr>
              <w:rFonts w:ascii="Calibri" w:hAnsi="Calibri" w:cs="Calibri"/>
              <w:color w:val="A6A6A6" w:themeColor="background1" w:themeShade="A6"/>
            </w:rPr>
          </w:rPrChange>
        </w:rPr>
        <w:t xml:space="preserve"> and experimenters coding looking times in real-time. However, they're not interested in the infants' looking times for behavior's sake, rather they want to find out "whether infants of this age construe </w:t>
      </w:r>
      <w:proofErr w:type="spellStart"/>
      <w:r w:rsidR="007676AB" w:rsidRPr="00FC690C">
        <w:rPr>
          <w:rFonts w:ascii="Calibri" w:hAnsi="Calibri" w:cs="Calibri"/>
          <w:color w:val="A6A6A6" w:themeColor="background1" w:themeShade="A6"/>
          <w:lang w:val="en-US"/>
          <w:rPrChange w:id="1874" w:author="Hussey, Ian (PSY)" w:date="2025-10-06T10:27:00Z" w16du:dateUtc="2025-10-06T08:27:00Z">
            <w:rPr>
              <w:rFonts w:ascii="Calibri" w:hAnsi="Calibri" w:cs="Calibri"/>
              <w:color w:val="A6A6A6" w:themeColor="background1" w:themeShade="A6"/>
            </w:rPr>
          </w:rPrChange>
        </w:rPr>
        <w:t>Michottean</w:t>
      </w:r>
      <w:proofErr w:type="spellEnd"/>
      <w:r w:rsidR="007676AB" w:rsidRPr="00FC690C">
        <w:rPr>
          <w:rFonts w:ascii="Calibri" w:hAnsi="Calibri" w:cs="Calibri"/>
          <w:color w:val="A6A6A6" w:themeColor="background1" w:themeShade="A6"/>
          <w:lang w:val="en-US"/>
          <w:rPrChange w:id="1875" w:author="Hussey, Ian (PSY)" w:date="2025-10-06T10:27:00Z" w16du:dateUtc="2025-10-06T08:27:00Z">
            <w:rPr>
              <w:rFonts w:ascii="Calibri" w:hAnsi="Calibri" w:cs="Calibri"/>
              <w:color w:val="A6A6A6" w:themeColor="background1" w:themeShade="A6"/>
            </w:rPr>
          </w:rPrChange>
        </w:rPr>
        <w:t xml:space="preserve"> triggering events as causal". In other words, they want to understand the brain’s capabilities and processes in infants. This speaks for the column “Mental ability or cognitive process”</w:t>
      </w:r>
    </w:p>
    <w:p w14:paraId="52EA1C61" w14:textId="5A304970" w:rsidR="30B23281" w:rsidRPr="00FC690C" w:rsidRDefault="30B23281" w:rsidP="30B23281">
      <w:pPr>
        <w:spacing w:line="276" w:lineRule="auto"/>
        <w:jc w:val="both"/>
        <w:rPr>
          <w:rFonts w:ascii="Calibri" w:hAnsi="Calibri" w:cs="Calibri"/>
          <w:color w:val="A6A6A6" w:themeColor="background1" w:themeShade="A6"/>
          <w:lang w:val="en-US"/>
          <w:rPrChange w:id="1876"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877" w:author="Hussey, Ian (PSY)" w:date="2025-10-06T10:27:00Z" w16du:dateUtc="2025-10-06T08:27:00Z">
            <w:rPr>
              <w:rFonts w:ascii="Calibri" w:hAnsi="Calibri" w:cs="Calibri"/>
              <w:color w:val="A6A6A6" w:themeColor="background1" w:themeShade="A6"/>
              <w:lang w:val="en-GB"/>
            </w:rPr>
          </w:rPrChange>
        </w:rPr>
        <w:t xml:space="preserve">Examining the relevant cell (where the row and column intersect), this is a </w:t>
      </w:r>
      <w:r w:rsidRPr="00FC690C">
        <w:rPr>
          <w:rFonts w:ascii="Calibri" w:hAnsi="Calibri" w:cs="Calibri"/>
          <w:b/>
          <w:bCs/>
          <w:color w:val="A6A6A6" w:themeColor="background1" w:themeShade="A6"/>
          <w:lang w:val="en-US"/>
          <w:rPrChange w:id="1878" w:author="Hussey, Ian (PSY)" w:date="2025-10-06T10:27:00Z" w16du:dateUtc="2025-10-06T08:27:00Z">
            <w:rPr>
              <w:rFonts w:ascii="Calibri" w:hAnsi="Calibri" w:cs="Calibri"/>
              <w:b/>
              <w:bCs/>
              <w:color w:val="A6A6A6" w:themeColor="background1" w:themeShade="A6"/>
            </w:rPr>
          </w:rPrChange>
        </w:rPr>
        <w:t>behavioral measure of ability</w:t>
      </w:r>
      <w:r w:rsidRPr="00FC690C">
        <w:rPr>
          <w:rFonts w:ascii="Calibri" w:hAnsi="Calibri" w:cs="Calibri"/>
          <w:color w:val="A6A6A6" w:themeColor="background1" w:themeShade="A6"/>
          <w:lang w:val="en-US"/>
          <w:rPrChange w:id="1879" w:author="Hussey, Ian (PSY)" w:date="2025-10-06T10:27:00Z" w16du:dateUtc="2025-10-06T08:27:00Z">
            <w:rPr>
              <w:rFonts w:ascii="Calibri" w:hAnsi="Calibri" w:cs="Calibri"/>
              <w:color w:val="A6A6A6" w:themeColor="background1" w:themeShade="A6"/>
            </w:rPr>
          </w:rPrChange>
        </w:rPr>
        <w:t>.</w:t>
      </w:r>
    </w:p>
    <w:p w14:paraId="1989A22E" w14:textId="77777777" w:rsidR="00EA2AA3" w:rsidRDefault="00EA2AA3" w:rsidP="00EB67C0">
      <w:pPr>
        <w:pStyle w:val="Heading2"/>
        <w:spacing w:line="276" w:lineRule="auto"/>
        <w:rPr>
          <w:ins w:id="1880" w:author="Hussey, Ian (PSY)" w:date="2025-10-06T11:24:00Z" w16du:dateUtc="2025-10-06T09:24:00Z"/>
          <w:rFonts w:ascii="Calibri" w:hAnsi="Calibri" w:cs="Calibri"/>
          <w:color w:val="000000" w:themeColor="text1"/>
          <w:lang w:val="en-US"/>
        </w:rPr>
      </w:pPr>
      <w:bookmarkStart w:id="1881" w:name="_Toc208510439"/>
      <w:bookmarkStart w:id="1882" w:name="_Toc210640647"/>
    </w:p>
    <w:p w14:paraId="00D80E97" w14:textId="596BD9A6" w:rsidR="00AD08A8" w:rsidRPr="00FC690C" w:rsidRDefault="009155E4" w:rsidP="00EB67C0">
      <w:pPr>
        <w:pStyle w:val="Heading2"/>
        <w:spacing w:line="276" w:lineRule="auto"/>
        <w:rPr>
          <w:rFonts w:ascii="Calibri" w:hAnsi="Calibri" w:cs="Calibri"/>
          <w:color w:val="000000" w:themeColor="text1"/>
          <w:lang w:val="en-US"/>
          <w:rPrChange w:id="1883" w:author="Hussey, Ian (PSY)" w:date="2025-10-06T10:27:00Z" w16du:dateUtc="2025-10-06T08:27:00Z">
            <w:rPr>
              <w:rFonts w:ascii="Calibri" w:hAnsi="Calibri" w:cs="Calibri"/>
              <w:color w:val="000000" w:themeColor="text1"/>
            </w:rPr>
          </w:rPrChange>
        </w:rPr>
      </w:pPr>
      <w:r w:rsidRPr="00FC690C">
        <w:rPr>
          <w:rFonts w:ascii="Calibri" w:hAnsi="Calibri" w:cs="Calibri"/>
          <w:color w:val="000000" w:themeColor="text1"/>
          <w:lang w:val="en-US"/>
          <w:rPrChange w:id="1884" w:author="Hussey, Ian (PSY)" w:date="2025-10-06T10:27:00Z" w16du:dateUtc="2025-10-06T08:27:00Z">
            <w:rPr>
              <w:rFonts w:ascii="Calibri" w:hAnsi="Calibri" w:cs="Calibri"/>
              <w:color w:val="000000" w:themeColor="text1"/>
            </w:rPr>
          </w:rPrChange>
        </w:rPr>
        <w:t>Example 6</w:t>
      </w:r>
      <w:bookmarkEnd w:id="1881"/>
      <w:bookmarkEnd w:id="1882"/>
      <w:r w:rsidR="00AD08A8" w:rsidRPr="00FC690C">
        <w:rPr>
          <w:rFonts w:ascii="Calibri" w:hAnsi="Calibri" w:cs="Calibri"/>
          <w:color w:val="000000" w:themeColor="text1"/>
          <w:lang w:val="en-US"/>
          <w:rPrChange w:id="1885" w:author="Hussey, Ian (PSY)" w:date="2025-10-06T10:27:00Z" w16du:dateUtc="2025-10-06T08:27:00Z">
            <w:rPr>
              <w:rFonts w:ascii="Calibri" w:hAnsi="Calibri" w:cs="Calibri"/>
              <w:color w:val="000000" w:themeColor="text1"/>
            </w:rPr>
          </w:rPrChange>
        </w:rPr>
        <w:t xml:space="preserve"> </w:t>
      </w:r>
    </w:p>
    <w:p w14:paraId="512CA9E6" w14:textId="7D474DE0" w:rsidR="00AD08A8" w:rsidRPr="00FC690C" w:rsidRDefault="00D635E7" w:rsidP="00EB67C0">
      <w:pPr>
        <w:spacing w:line="276" w:lineRule="auto"/>
        <w:rPr>
          <w:rFonts w:ascii="Calibri" w:hAnsi="Calibri" w:cs="Calibri"/>
          <w:b/>
          <w:color w:val="000000" w:themeColor="text1"/>
          <w:u w:val="single"/>
          <w:lang w:val="en-US"/>
          <w:rPrChange w:id="1886" w:author="Hussey, Ian (PSY)" w:date="2025-10-06T10:27:00Z" w16du:dateUtc="2025-10-06T08:27:00Z">
            <w:rPr>
              <w:rFonts w:ascii="Calibri" w:hAnsi="Calibri" w:cs="Calibri"/>
              <w:b/>
              <w:color w:val="000000" w:themeColor="text1"/>
              <w:u w:val="single"/>
            </w:rPr>
          </w:rPrChange>
        </w:rPr>
      </w:pPr>
      <w:r w:rsidRPr="00FC690C">
        <w:rPr>
          <w:rFonts w:ascii="Calibri" w:hAnsi="Calibri" w:cs="Calibri"/>
          <w:bCs/>
          <w:noProof/>
          <w:color w:val="000000" w:themeColor="text1"/>
          <w:lang w:val="en-US"/>
          <w:rPrChange w:id="1887" w:author="Hussey, Ian (PSY)" w:date="2025-10-06T10:27:00Z" w16du:dateUtc="2025-10-06T08:27:00Z">
            <w:rPr>
              <w:rFonts w:ascii="Calibri" w:hAnsi="Calibri" w:cs="Calibri"/>
              <w:bCs/>
              <w:noProof/>
              <w:color w:val="000000" w:themeColor="text1"/>
              <w:lang w:val="en-GB"/>
            </w:rPr>
          </w:rPrChange>
        </w:rPr>
        <mc:AlternateContent>
          <mc:Choice Requires="wps">
            <w:drawing>
              <wp:anchor distT="0" distB="0" distL="114300" distR="114300" simplePos="0" relativeHeight="251602432" behindDoc="0" locked="0" layoutInCell="1" allowOverlap="1" wp14:anchorId="01862DFD" wp14:editId="24F8C662">
                <wp:simplePos x="0" y="0"/>
                <wp:positionH relativeFrom="margin">
                  <wp:align>center</wp:align>
                </wp:positionH>
                <wp:positionV relativeFrom="paragraph">
                  <wp:posOffset>51144</wp:posOffset>
                </wp:positionV>
                <wp:extent cx="5735782" cy="1351370"/>
                <wp:effectExtent l="0" t="0" r="17780" b="7620"/>
                <wp:wrapNone/>
                <wp:docPr id="1989047247" name="Rechteck 17"/>
                <wp:cNvGraphicFramePr/>
                <a:graphic xmlns:a="http://schemas.openxmlformats.org/drawingml/2006/main">
                  <a:graphicData uri="http://schemas.microsoft.com/office/word/2010/wordprocessingShape">
                    <wps:wsp>
                      <wps:cNvSpPr/>
                      <wps:spPr>
                        <a:xfrm>
                          <a:off x="0" y="0"/>
                          <a:ext cx="5735782" cy="13513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A255837" w14:textId="77777777" w:rsidR="00AD08A8" w:rsidRPr="007723BD" w:rsidRDefault="00AD08A8" w:rsidP="00A56256">
                            <w:pPr>
                              <w:widowControl w:val="0"/>
                              <w:spacing w:line="276" w:lineRule="auto"/>
                              <w:jc w:val="both"/>
                              <w:rPr>
                                <w:rFonts w:ascii="Calibri" w:hAnsi="Calibri" w:cs="Calibri"/>
                                <w:iCs/>
                              </w:rPr>
                            </w:pPr>
                            <w:r w:rsidRPr="007723BD">
                              <w:rPr>
                                <w:rFonts w:ascii="Calibri" w:hAnsi="Calibri" w:cs="Calibri"/>
                                <w:iCs/>
                              </w:rPr>
                              <w:t>Research assistants coded for verbal and nonverbal participant behaviors during the interaction. Specifically, research assistants rated how comfortable, confident, interested, enthusiastic, smiling, engaged, anxious, and tense the participant appeared, and how comfortable, confident, and anxious the participant sounded on a scale of 1 (not at all) to 7 (extremely).</w:t>
                            </w:r>
                          </w:p>
                          <w:p w14:paraId="7A5F9DFC" w14:textId="19A5D692" w:rsidR="00AD08A8" w:rsidRPr="0001170B" w:rsidRDefault="00AD08A8" w:rsidP="00AD08A8">
                            <w:pPr>
                              <w:widowControl w:val="0"/>
                              <w:spacing w:line="258" w:lineRule="auto"/>
                              <w:jc w:val="right"/>
                              <w:rPr>
                                <w:rFonts w:ascii="Calibri" w:hAnsi="Calibri" w:cs="Calibri"/>
                                <w:i/>
                              </w:rPr>
                            </w:pPr>
                            <w:r w:rsidRPr="0001170B">
                              <w:rPr>
                                <w:rFonts w:ascii="Calibri" w:hAnsi="Calibri" w:cs="Calibri"/>
                                <w:i/>
                              </w:rPr>
                              <w:t xml:space="preserve"> </w:t>
                            </w:r>
                            <w:hyperlink r:id="rId24">
                              <w:r w:rsidRPr="0001170B">
                                <w:rPr>
                                  <w:rFonts w:ascii="Calibri" w:hAnsi="Calibri" w:cs="Calibri"/>
                                  <w:u w:val="single"/>
                                  <w:vertAlign w:val="superscript"/>
                                </w:rPr>
                                <w:t>https://doi.org/10.1037/pspa0000393</w:t>
                              </w:r>
                            </w:hyperlink>
                          </w:p>
                          <w:p w14:paraId="063A4965" w14:textId="77777777" w:rsidR="00AD08A8" w:rsidRDefault="00AD08A8" w:rsidP="00AD08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62DFD" id="Rechteck 17" o:spid="_x0000_s1038" style="position:absolute;margin-left:0;margin-top:4.05pt;width:451.65pt;height:106.4pt;z-index:251602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" fillcolor="white [3201]" strokecolor="black [3200]" strokeweight="1pt">
                <v:textbox>
                  <w:txbxContent>
                    <w:p w14:paraId="0A255837" w14:textId="77777777" w:rsidR="00AD08A8" w:rsidRPr="007723BD" w:rsidRDefault="00AD08A8" w:rsidP="00A56256">
                      <w:pPr>
                        <w:widowControl w:val="0"/>
                        <w:spacing w:line="276" w:lineRule="auto"/>
                        <w:jc w:val="both"/>
                        <w:rPr>
                          <w:rFonts w:ascii="Calibri" w:hAnsi="Calibri" w:cs="Calibri"/>
                          <w:iCs/>
                        </w:rPr>
                      </w:pPr>
                      <w:r w:rsidRPr="007723BD">
                        <w:rPr>
                          <w:rFonts w:ascii="Calibri" w:hAnsi="Calibri" w:cs="Calibri"/>
                          <w:iCs/>
                        </w:rPr>
                        <w:t>Research assistants coded for verbal and nonverbal participant behaviors during the interaction. Specifically, research assistants rated how comfortable, confident, interested, enthusiastic, smiling, engaged, anxious, and tense the participant appeared, and how comfortable, confident, and anxious the participant sounded on a scale of 1 (not at all) to 7 (extremely).</w:t>
                      </w:r>
                    </w:p>
                    <w:p w14:paraId="7A5F9DFC" w14:textId="19A5D692" w:rsidR="00AD08A8" w:rsidRPr="0001170B" w:rsidRDefault="00AD08A8" w:rsidP="00AD08A8">
                      <w:pPr>
                        <w:widowControl w:val="0"/>
                        <w:spacing w:line="258" w:lineRule="auto"/>
                        <w:jc w:val="right"/>
                        <w:rPr>
                          <w:rFonts w:ascii="Calibri" w:hAnsi="Calibri" w:cs="Calibri"/>
                          <w:i/>
                        </w:rPr>
                      </w:pPr>
                      <w:r w:rsidRPr="0001170B">
                        <w:rPr>
                          <w:rFonts w:ascii="Calibri" w:hAnsi="Calibri" w:cs="Calibri"/>
                          <w:i/>
                        </w:rPr>
                        <w:t xml:space="preserve"> </w:t>
                      </w:r>
                      <w:hyperlink r:id="rId25">
                        <w:r w:rsidRPr="0001170B">
                          <w:rPr>
                            <w:rFonts w:ascii="Calibri" w:hAnsi="Calibri" w:cs="Calibri"/>
                            <w:u w:val="single"/>
                            <w:vertAlign w:val="superscript"/>
                          </w:rPr>
                          <w:t>https://doi.org/10.1037/pspa0000393</w:t>
                        </w:r>
                      </w:hyperlink>
                    </w:p>
                    <w:p w14:paraId="063A4965" w14:textId="77777777" w:rsidR="00AD08A8" w:rsidRDefault="00AD08A8" w:rsidP="00AD08A8">
                      <w:pPr>
                        <w:jc w:val="center"/>
                      </w:pPr>
                    </w:p>
                  </w:txbxContent>
                </v:textbox>
                <w10:wrap anchorx="margin"/>
              </v:rect>
            </w:pict>
          </mc:Fallback>
        </mc:AlternateContent>
      </w:r>
    </w:p>
    <w:p w14:paraId="4F21FB9A" w14:textId="3D7E90EA" w:rsidR="00AD08A8" w:rsidRPr="00FC690C" w:rsidRDefault="00AD08A8" w:rsidP="00EB67C0">
      <w:pPr>
        <w:spacing w:line="276" w:lineRule="auto"/>
        <w:rPr>
          <w:rFonts w:ascii="Calibri" w:hAnsi="Calibri" w:cs="Calibri"/>
          <w:b/>
          <w:color w:val="000000" w:themeColor="text1"/>
          <w:u w:val="single"/>
          <w:lang w:val="en-US"/>
          <w:rPrChange w:id="1888" w:author="Hussey, Ian (PSY)" w:date="2025-10-06T10:27:00Z" w16du:dateUtc="2025-10-06T08:27:00Z">
            <w:rPr>
              <w:rFonts w:ascii="Calibri" w:hAnsi="Calibri" w:cs="Calibri"/>
              <w:b/>
              <w:color w:val="000000" w:themeColor="text1"/>
              <w:u w:val="single"/>
            </w:rPr>
          </w:rPrChange>
        </w:rPr>
      </w:pPr>
    </w:p>
    <w:p w14:paraId="49DBD742" w14:textId="77777777" w:rsidR="00AD08A8" w:rsidRPr="00FC690C" w:rsidRDefault="00AD08A8" w:rsidP="00EB67C0">
      <w:pPr>
        <w:spacing w:line="276" w:lineRule="auto"/>
        <w:rPr>
          <w:rFonts w:ascii="Calibri" w:hAnsi="Calibri" w:cs="Calibri"/>
          <w:b/>
          <w:color w:val="000000" w:themeColor="text1"/>
          <w:u w:val="single"/>
          <w:lang w:val="en-US"/>
          <w:rPrChange w:id="1889" w:author="Hussey, Ian (PSY)" w:date="2025-10-06T10:27:00Z" w16du:dateUtc="2025-10-06T08:27:00Z">
            <w:rPr>
              <w:rFonts w:ascii="Calibri" w:hAnsi="Calibri" w:cs="Calibri"/>
              <w:b/>
              <w:color w:val="000000" w:themeColor="text1"/>
              <w:u w:val="single"/>
            </w:rPr>
          </w:rPrChange>
        </w:rPr>
      </w:pPr>
    </w:p>
    <w:p w14:paraId="103DE921" w14:textId="77777777" w:rsidR="000C3A58" w:rsidRPr="00FC690C" w:rsidRDefault="000C3A58" w:rsidP="00EB67C0">
      <w:pPr>
        <w:spacing w:line="276" w:lineRule="auto"/>
        <w:rPr>
          <w:rFonts w:ascii="Calibri" w:hAnsi="Calibri" w:cs="Calibri"/>
          <w:b/>
          <w:color w:val="000000" w:themeColor="text1"/>
          <w:u w:val="single"/>
          <w:lang w:val="en-US"/>
          <w:rPrChange w:id="1890" w:author="Hussey, Ian (PSY)" w:date="2025-10-06T10:27:00Z" w16du:dateUtc="2025-10-06T08:27:00Z">
            <w:rPr>
              <w:rFonts w:ascii="Calibri" w:hAnsi="Calibri" w:cs="Calibri"/>
              <w:b/>
              <w:color w:val="000000" w:themeColor="text1"/>
              <w:u w:val="single"/>
            </w:rPr>
          </w:rPrChange>
        </w:rPr>
      </w:pPr>
    </w:p>
    <w:p w14:paraId="258C9566" w14:textId="77777777" w:rsidR="00EA2AA3" w:rsidRDefault="00EA2AA3" w:rsidP="002159B0">
      <w:pPr>
        <w:spacing w:line="276" w:lineRule="auto"/>
        <w:rPr>
          <w:ins w:id="1891" w:author="Hussey, Ian (PSY)" w:date="2025-10-06T11:24:00Z" w16du:dateUtc="2025-10-06T09:24:00Z"/>
          <w:rFonts w:ascii="Calibri" w:hAnsi="Calibri" w:cs="Calibri"/>
          <w:b/>
          <w:color w:val="A6A6A6" w:themeColor="background1" w:themeShade="A6"/>
          <w:u w:val="single"/>
          <w:lang w:val="en-US"/>
        </w:rPr>
      </w:pPr>
    </w:p>
    <w:p w14:paraId="670F4C12" w14:textId="77777777" w:rsidR="00EA2AA3" w:rsidRDefault="00EA2AA3" w:rsidP="002159B0">
      <w:pPr>
        <w:spacing w:line="276" w:lineRule="auto"/>
        <w:rPr>
          <w:ins w:id="1892" w:author="Hussey, Ian (PSY)" w:date="2025-10-06T11:24:00Z" w16du:dateUtc="2025-10-06T09:24:00Z"/>
          <w:rFonts w:ascii="Calibri" w:hAnsi="Calibri" w:cs="Calibri"/>
          <w:b/>
          <w:color w:val="A6A6A6" w:themeColor="background1" w:themeShade="A6"/>
          <w:u w:val="single"/>
          <w:lang w:val="en-US"/>
        </w:rPr>
      </w:pPr>
    </w:p>
    <w:p w14:paraId="3FDA11F5" w14:textId="77777777" w:rsidR="00EA2AA3" w:rsidRDefault="00EA2AA3" w:rsidP="002159B0">
      <w:pPr>
        <w:spacing w:line="276" w:lineRule="auto"/>
        <w:rPr>
          <w:ins w:id="1893" w:author="Hussey, Ian (PSY)" w:date="2025-10-06T11:24:00Z" w16du:dateUtc="2025-10-06T09:24:00Z"/>
          <w:rFonts w:ascii="Calibri" w:hAnsi="Calibri" w:cs="Calibri"/>
          <w:b/>
          <w:color w:val="A6A6A6" w:themeColor="background1" w:themeShade="A6"/>
          <w:u w:val="single"/>
          <w:lang w:val="en-US"/>
        </w:rPr>
      </w:pPr>
    </w:p>
    <w:p w14:paraId="638B440F" w14:textId="77777777" w:rsidR="00EA2AA3" w:rsidRDefault="00EA2AA3" w:rsidP="002159B0">
      <w:pPr>
        <w:spacing w:line="276" w:lineRule="auto"/>
        <w:rPr>
          <w:ins w:id="1894" w:author="Hussey, Ian (PSY)" w:date="2025-10-06T11:24:00Z" w16du:dateUtc="2025-10-06T09:24:00Z"/>
          <w:rFonts w:ascii="Calibri" w:hAnsi="Calibri" w:cs="Calibri"/>
          <w:b/>
          <w:color w:val="A6A6A6" w:themeColor="background1" w:themeShade="A6"/>
          <w:u w:val="single"/>
          <w:lang w:val="en-US"/>
        </w:rPr>
      </w:pPr>
    </w:p>
    <w:p w14:paraId="098D568A" w14:textId="6954569A" w:rsidR="002159B0" w:rsidRPr="00FC690C" w:rsidRDefault="009155E4" w:rsidP="002159B0">
      <w:pPr>
        <w:spacing w:line="276" w:lineRule="auto"/>
        <w:rPr>
          <w:rFonts w:ascii="Calibri" w:hAnsi="Calibri" w:cs="Calibri"/>
          <w:b/>
          <w:color w:val="A6A6A6" w:themeColor="background1" w:themeShade="A6"/>
          <w:u w:val="single"/>
          <w:lang w:val="en-US"/>
          <w:rPrChange w:id="1895" w:author="Hussey, Ian (PSY)" w:date="2025-10-06T10:27:00Z" w16du:dateUtc="2025-10-06T08:27:00Z">
            <w:rPr>
              <w:rFonts w:ascii="Calibri" w:hAnsi="Calibri" w:cs="Calibri"/>
              <w:b/>
              <w:color w:val="A6A6A6" w:themeColor="background1" w:themeShade="A6"/>
              <w:u w:val="single"/>
            </w:rPr>
          </w:rPrChange>
        </w:rPr>
      </w:pPr>
      <w:r w:rsidRPr="00FC690C">
        <w:rPr>
          <w:rFonts w:ascii="Calibri" w:hAnsi="Calibri" w:cs="Calibri"/>
          <w:b/>
          <w:color w:val="A6A6A6" w:themeColor="background1" w:themeShade="A6"/>
          <w:u w:val="single"/>
          <w:lang w:val="en-US"/>
          <w:rPrChange w:id="1896" w:author="Hussey, Ian (PSY)" w:date="2025-10-06T10:27:00Z" w16du:dateUtc="2025-10-06T08:27:00Z">
            <w:rPr>
              <w:rFonts w:ascii="Calibri" w:hAnsi="Calibri" w:cs="Calibri"/>
              <w:b/>
              <w:color w:val="A6A6A6" w:themeColor="background1" w:themeShade="A6"/>
              <w:u w:val="single"/>
            </w:rPr>
          </w:rPrChange>
        </w:rPr>
        <w:t>Solution:</w:t>
      </w:r>
    </w:p>
    <w:p w14:paraId="1B2363D3" w14:textId="3C1C7382" w:rsidR="00FB1A32" w:rsidRPr="00EA2AA3" w:rsidRDefault="1B511046" w:rsidP="1B511046">
      <w:pPr>
        <w:spacing w:line="276" w:lineRule="auto"/>
        <w:rPr>
          <w:rFonts w:ascii="Calibri" w:hAnsi="Calibri" w:cs="Calibri"/>
          <w:color w:val="A6A6A6" w:themeColor="background1" w:themeShade="A6"/>
          <w:lang w:val="en-US"/>
          <w:rPrChange w:id="1897" w:author="Hussey, Ian (PSY)" w:date="2025-10-06T11:24:00Z" w16du:dateUtc="2025-10-06T09:24:00Z">
            <w:rPr>
              <w:rFonts w:ascii="Calibri" w:hAnsi="Calibri" w:cs="Calibri"/>
              <w:b/>
              <w:bCs/>
              <w:color w:val="A6A6A6" w:themeColor="background1" w:themeShade="A6"/>
              <w:u w:val="single"/>
            </w:rPr>
          </w:rPrChange>
        </w:rPr>
      </w:pPr>
      <w:r w:rsidRPr="00FC690C">
        <w:rPr>
          <w:rFonts w:ascii="Calibri" w:hAnsi="Calibri" w:cs="Calibri"/>
          <w:color w:val="A6A6A6" w:themeColor="background1" w:themeShade="A6"/>
          <w:lang w:val="en-US"/>
          <w:rPrChange w:id="1898" w:author="Hussey, Ian (PSY)" w:date="2025-10-06T10:27:00Z" w16du:dateUtc="2025-10-06T08:27:00Z">
            <w:rPr>
              <w:rFonts w:ascii="Calibri" w:hAnsi="Calibri" w:cs="Calibri"/>
              <w:color w:val="A6A6A6" w:themeColor="background1" w:themeShade="A6"/>
            </w:rPr>
          </w:rPrChange>
        </w:rPr>
        <w:t xml:space="preserve">First </w:t>
      </w:r>
      <w:r w:rsidR="005D1716" w:rsidRPr="00FC690C">
        <w:rPr>
          <w:rFonts w:ascii="Calibri" w:hAnsi="Calibri" w:cs="Calibri"/>
          <w:color w:val="A6A6A6" w:themeColor="background1" w:themeShade="A6"/>
          <w:lang w:val="en-US"/>
          <w:rPrChange w:id="1899" w:author="Hussey, Ian (PSY)" w:date="2025-10-06T10:27:00Z" w16du:dateUtc="2025-10-06T08:27:00Z">
            <w:rPr>
              <w:rFonts w:ascii="Calibri" w:hAnsi="Calibri" w:cs="Calibri"/>
              <w:color w:val="A6A6A6" w:themeColor="background1" w:themeShade="A6"/>
            </w:rPr>
          </w:rPrChange>
        </w:rPr>
        <w:t>d</w:t>
      </w:r>
      <w:r w:rsidRPr="00FC690C">
        <w:rPr>
          <w:rFonts w:ascii="Calibri" w:hAnsi="Calibri" w:cs="Calibri"/>
          <w:color w:val="A6A6A6" w:themeColor="background1" w:themeShade="A6"/>
          <w:lang w:val="en-US"/>
          <w:rPrChange w:id="1900" w:author="Hussey, Ian (PSY)" w:date="2025-10-06T10:27:00Z" w16du:dateUtc="2025-10-06T08:27:00Z">
            <w:rPr>
              <w:rFonts w:ascii="Calibri" w:hAnsi="Calibri" w:cs="Calibri"/>
              <w:color w:val="A6A6A6" w:themeColor="background1" w:themeShade="A6"/>
            </w:rPr>
          </w:rPrChange>
        </w:rPr>
        <w:t>imension: How is it being measured</w:t>
      </w:r>
      <w:r w:rsidR="00E90D1C" w:rsidRPr="00FC690C">
        <w:rPr>
          <w:rFonts w:ascii="Calibri" w:hAnsi="Calibri" w:cs="Calibri"/>
          <w:color w:val="A6A6A6" w:themeColor="background1" w:themeShade="A6"/>
          <w:lang w:val="en-US"/>
          <w:rPrChange w:id="1901"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1902" w:author="Hussey, Ian (PSY)" w:date="2025-10-06T10:27:00Z" w16du:dateUtc="2025-10-06T08:27:00Z">
            <w:rPr>
              <w:rFonts w:ascii="Calibri" w:hAnsi="Calibri" w:cs="Calibri"/>
              <w:color w:val="A6A6A6" w:themeColor="background1" w:themeShade="A6"/>
            </w:rPr>
          </w:rPrChange>
        </w:rPr>
        <w:t xml:space="preserve"> In this case other people (research assistants) are rating the variable, so it would fall into the row </w:t>
      </w:r>
      <w:r w:rsidR="004E712F" w:rsidRPr="00FC690C">
        <w:rPr>
          <w:rFonts w:ascii="Calibri" w:hAnsi="Calibri" w:cs="Calibri"/>
          <w:color w:val="A6A6A6" w:themeColor="background1" w:themeShade="A6"/>
          <w:lang w:val="en-US"/>
          <w:rPrChange w:id="1903" w:author="Hussey, Ian (PSY)" w:date="2025-10-06T10:27:00Z" w16du:dateUtc="2025-10-06T08:27:00Z">
            <w:rPr>
              <w:rFonts w:ascii="Calibri" w:hAnsi="Calibri" w:cs="Calibri"/>
              <w:color w:val="A6A6A6" w:themeColor="background1" w:themeShade="A6"/>
            </w:rPr>
          </w:rPrChange>
        </w:rPr>
        <w:t>s</w:t>
      </w:r>
      <w:r w:rsidRPr="00FC690C">
        <w:rPr>
          <w:rFonts w:ascii="Calibri" w:hAnsi="Calibri" w:cs="Calibri"/>
          <w:color w:val="A6A6A6" w:themeColor="background1" w:themeShade="A6"/>
          <w:lang w:val="en-US"/>
          <w:rPrChange w:id="1904" w:author="Hussey, Ian (PSY)" w:date="2025-10-06T10:27:00Z" w16du:dateUtc="2025-10-06T08:27:00Z">
            <w:rPr>
              <w:rFonts w:ascii="Calibri" w:hAnsi="Calibri" w:cs="Calibri"/>
              <w:color w:val="A6A6A6" w:themeColor="background1" w:themeShade="A6"/>
            </w:rPr>
          </w:rPrChange>
        </w:rPr>
        <w:t xml:space="preserve">elf-report (and other-report). </w:t>
      </w:r>
    </w:p>
    <w:p w14:paraId="2EEBC315" w14:textId="6E1F251F" w:rsidR="00CF726C" w:rsidRPr="00FC690C" w:rsidRDefault="05F8700A" w:rsidP="00EB67C0">
      <w:pPr>
        <w:spacing w:line="276" w:lineRule="auto"/>
        <w:jc w:val="both"/>
        <w:rPr>
          <w:rFonts w:ascii="Calibri" w:hAnsi="Calibri" w:cs="Calibri"/>
          <w:color w:val="A6A6A6" w:themeColor="background1" w:themeShade="A6"/>
          <w:lang w:val="en-US"/>
          <w:rPrChange w:id="1905"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906" w:author="Hussey, Ian (PSY)" w:date="2025-10-06T10:27:00Z" w16du:dateUtc="2025-10-06T08:27:00Z">
            <w:rPr>
              <w:rFonts w:ascii="Calibri" w:hAnsi="Calibri" w:cs="Calibri"/>
              <w:color w:val="A6A6A6" w:themeColor="background1" w:themeShade="A6"/>
            </w:rPr>
          </w:rPrChange>
        </w:rPr>
        <w:t>Second dimension: How is it being measured</w:t>
      </w:r>
      <w:r w:rsidR="00E90D1C" w:rsidRPr="00FC690C">
        <w:rPr>
          <w:rFonts w:ascii="Calibri" w:hAnsi="Calibri" w:cs="Calibri"/>
          <w:color w:val="A6A6A6" w:themeColor="background1" w:themeShade="A6"/>
          <w:lang w:val="en-US"/>
          <w:rPrChange w:id="1907"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1908" w:author="Hussey, Ian (PSY)" w:date="2025-10-06T10:27:00Z" w16du:dateUtc="2025-10-06T08:27:00Z">
            <w:rPr>
              <w:rFonts w:ascii="Calibri" w:hAnsi="Calibri" w:cs="Calibri"/>
              <w:color w:val="A6A6A6" w:themeColor="background1" w:themeShade="A6"/>
            </w:rPr>
          </w:rPrChange>
        </w:rPr>
        <w:t xml:space="preserve"> In this Study RAs coded for verbal and non-verbal behaviors during interaction. They rated how comfortable or interested participants appeared to be and how they sounded (anxious etc.). From the description it is unclear what exactly they rated. It is likely that they didn’t rate mental abilities/ cognitive processes or Neuro/bio/physiology. We can’t be sure that they didn’t code the frequency/duration of behavior (e.g. behavior like smiling for being comfortable) or only offering their subjective experience on the participants behavior. In this case it is not possible to be certain regarding categorization. I am highly unsure, so I would write down the category “Indeterminable” but add my assumption to the “note” field of the given measure.</w:t>
      </w:r>
    </w:p>
    <w:p w14:paraId="5FC149D8" w14:textId="2455514A" w:rsidR="30B23281" w:rsidRPr="00FC690C" w:rsidRDefault="30B23281" w:rsidP="30B23281">
      <w:pPr>
        <w:spacing w:line="276" w:lineRule="auto"/>
        <w:jc w:val="both"/>
        <w:rPr>
          <w:rFonts w:ascii="Calibri" w:hAnsi="Calibri" w:cs="Calibri"/>
          <w:color w:val="A6A6A6" w:themeColor="background1" w:themeShade="A6"/>
          <w:lang w:val="en-US"/>
          <w:rPrChange w:id="1909"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910" w:author="Hussey, Ian (PSY)" w:date="2025-10-06T10:27:00Z" w16du:dateUtc="2025-10-06T08:27:00Z">
            <w:rPr>
              <w:rFonts w:ascii="Calibri" w:hAnsi="Calibri" w:cs="Calibri"/>
              <w:color w:val="A6A6A6" w:themeColor="background1" w:themeShade="A6"/>
            </w:rPr>
          </w:rPrChange>
        </w:rPr>
        <w:t xml:space="preserve">We can’t make a final decision on the </w:t>
      </w:r>
      <w:proofErr w:type="gramStart"/>
      <w:r w:rsidRPr="00FC690C">
        <w:rPr>
          <w:rFonts w:ascii="Calibri" w:hAnsi="Calibri" w:cs="Calibri"/>
          <w:color w:val="A6A6A6" w:themeColor="background1" w:themeShade="A6"/>
          <w:lang w:val="en-US"/>
          <w:rPrChange w:id="1911" w:author="Hussey, Ian (PSY)" w:date="2025-10-06T10:27:00Z" w16du:dateUtc="2025-10-06T08:27:00Z">
            <w:rPr>
              <w:rFonts w:ascii="Calibri" w:hAnsi="Calibri" w:cs="Calibri"/>
              <w:color w:val="A6A6A6" w:themeColor="background1" w:themeShade="A6"/>
            </w:rPr>
          </w:rPrChange>
        </w:rPr>
        <w:t>category,</w:t>
      </w:r>
      <w:proofErr w:type="gramEnd"/>
      <w:r w:rsidRPr="00FC690C">
        <w:rPr>
          <w:rFonts w:ascii="Calibri" w:hAnsi="Calibri" w:cs="Calibri"/>
          <w:color w:val="A6A6A6" w:themeColor="background1" w:themeShade="A6"/>
          <w:lang w:val="en-US"/>
          <w:rPrChange w:id="1912" w:author="Hussey, Ian (PSY)" w:date="2025-10-06T10:27:00Z" w16du:dateUtc="2025-10-06T08:27:00Z">
            <w:rPr>
              <w:rFonts w:ascii="Calibri" w:hAnsi="Calibri" w:cs="Calibri"/>
              <w:color w:val="A6A6A6" w:themeColor="background1" w:themeShade="A6"/>
            </w:rPr>
          </w:rPrChange>
        </w:rPr>
        <w:t xml:space="preserve"> this is an</w:t>
      </w:r>
      <w:r w:rsidRPr="00FC690C">
        <w:rPr>
          <w:rFonts w:ascii="Calibri" w:hAnsi="Calibri" w:cs="Calibri"/>
          <w:b/>
          <w:bCs/>
          <w:color w:val="A6A6A6" w:themeColor="background1" w:themeShade="A6"/>
          <w:lang w:val="en-US"/>
          <w:rPrChange w:id="1913" w:author="Hussey, Ian (PSY)" w:date="2025-10-06T10:27:00Z" w16du:dateUtc="2025-10-06T08:27:00Z">
            <w:rPr>
              <w:rFonts w:ascii="Calibri" w:hAnsi="Calibri" w:cs="Calibri"/>
              <w:b/>
              <w:bCs/>
              <w:color w:val="A6A6A6" w:themeColor="background1" w:themeShade="A6"/>
            </w:rPr>
          </w:rPrChange>
        </w:rPr>
        <w:t xml:space="preserve"> </w:t>
      </w:r>
      <w:proofErr w:type="gramStart"/>
      <w:r w:rsidRPr="00FC690C">
        <w:rPr>
          <w:rFonts w:ascii="Calibri" w:hAnsi="Calibri" w:cs="Calibri"/>
          <w:b/>
          <w:bCs/>
          <w:color w:val="A6A6A6" w:themeColor="background1" w:themeShade="A6"/>
          <w:lang w:val="en-US"/>
          <w:rPrChange w:id="1914" w:author="Hussey, Ian (PSY)" w:date="2025-10-06T10:27:00Z" w16du:dateUtc="2025-10-06T08:27:00Z">
            <w:rPr>
              <w:rFonts w:ascii="Calibri" w:hAnsi="Calibri" w:cs="Calibri"/>
              <w:b/>
              <w:bCs/>
              <w:color w:val="A6A6A6" w:themeColor="background1" w:themeShade="A6"/>
            </w:rPr>
          </w:rPrChange>
        </w:rPr>
        <w:t>other-report</w:t>
      </w:r>
      <w:proofErr w:type="gramEnd"/>
      <w:r w:rsidRPr="00FC690C">
        <w:rPr>
          <w:rFonts w:ascii="Calibri" w:hAnsi="Calibri" w:cs="Calibri"/>
          <w:b/>
          <w:bCs/>
          <w:color w:val="A6A6A6" w:themeColor="background1" w:themeShade="A6"/>
          <w:lang w:val="en-US"/>
          <w:rPrChange w:id="1915" w:author="Hussey, Ian (PSY)" w:date="2025-10-06T10:27:00Z" w16du:dateUtc="2025-10-06T08:27:00Z">
            <w:rPr>
              <w:rFonts w:ascii="Calibri" w:hAnsi="Calibri" w:cs="Calibri"/>
              <w:b/>
              <w:bCs/>
              <w:color w:val="A6A6A6" w:themeColor="background1" w:themeShade="A6"/>
            </w:rPr>
          </w:rPrChange>
        </w:rPr>
        <w:t xml:space="preserve"> with an indeterminable second dimension</w:t>
      </w:r>
      <w:r w:rsidRPr="00FC690C">
        <w:rPr>
          <w:rFonts w:ascii="Calibri" w:hAnsi="Calibri" w:cs="Calibri"/>
          <w:color w:val="A6A6A6" w:themeColor="background1" w:themeShade="A6"/>
          <w:lang w:val="en-US"/>
          <w:rPrChange w:id="1916" w:author="Hussey, Ian (PSY)" w:date="2025-10-06T10:27:00Z" w16du:dateUtc="2025-10-06T08:27:00Z">
            <w:rPr>
              <w:rFonts w:ascii="Calibri" w:hAnsi="Calibri" w:cs="Calibri"/>
              <w:color w:val="A6A6A6" w:themeColor="background1" w:themeShade="A6"/>
            </w:rPr>
          </w:rPrChange>
        </w:rPr>
        <w:t>.</w:t>
      </w:r>
    </w:p>
    <w:p w14:paraId="2EEBC318" w14:textId="77777777" w:rsidR="00CF726C" w:rsidRPr="00FC690C" w:rsidRDefault="009155E4" w:rsidP="00EB67C0">
      <w:pPr>
        <w:pStyle w:val="Heading2"/>
        <w:spacing w:line="276" w:lineRule="auto"/>
        <w:rPr>
          <w:rFonts w:ascii="Calibri" w:hAnsi="Calibri" w:cs="Calibri"/>
          <w:color w:val="000000" w:themeColor="text1"/>
          <w:lang w:val="en-US"/>
          <w:rPrChange w:id="1917" w:author="Hussey, Ian (PSY)" w:date="2025-10-06T10:27:00Z" w16du:dateUtc="2025-10-06T08:27:00Z">
            <w:rPr>
              <w:rFonts w:ascii="Calibri" w:hAnsi="Calibri" w:cs="Calibri"/>
              <w:color w:val="000000" w:themeColor="text1"/>
            </w:rPr>
          </w:rPrChange>
        </w:rPr>
      </w:pPr>
      <w:bookmarkStart w:id="1918" w:name="_Toc208510440"/>
      <w:bookmarkStart w:id="1919" w:name="_Toc210640648"/>
      <w:r w:rsidRPr="00FC690C">
        <w:rPr>
          <w:rFonts w:ascii="Calibri" w:hAnsi="Calibri" w:cs="Calibri"/>
          <w:color w:val="000000" w:themeColor="text1"/>
          <w:lang w:val="en-US"/>
          <w:rPrChange w:id="1920" w:author="Hussey, Ian (PSY)" w:date="2025-10-06T10:27:00Z" w16du:dateUtc="2025-10-06T08:27:00Z">
            <w:rPr>
              <w:rFonts w:ascii="Calibri" w:hAnsi="Calibri" w:cs="Calibri"/>
              <w:color w:val="000000" w:themeColor="text1"/>
            </w:rPr>
          </w:rPrChange>
        </w:rPr>
        <w:lastRenderedPageBreak/>
        <w:t>Example 7</w:t>
      </w:r>
      <w:bookmarkEnd w:id="1918"/>
      <w:bookmarkEnd w:id="1919"/>
    </w:p>
    <w:p w14:paraId="6227A955" w14:textId="17EE1BC7" w:rsidR="00793026" w:rsidRPr="00FC690C" w:rsidRDefault="00D635E7" w:rsidP="00EB67C0">
      <w:pPr>
        <w:spacing w:line="276" w:lineRule="auto"/>
        <w:rPr>
          <w:rFonts w:ascii="Calibri" w:hAnsi="Calibri" w:cs="Calibri"/>
          <w:color w:val="000000" w:themeColor="text1"/>
          <w:lang w:val="en-US"/>
          <w:rPrChange w:id="1921"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922"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05504" behindDoc="0" locked="0" layoutInCell="1" allowOverlap="1" wp14:anchorId="310F0905" wp14:editId="782ADCF9">
                <wp:simplePos x="0" y="0"/>
                <wp:positionH relativeFrom="margin">
                  <wp:align>right</wp:align>
                </wp:positionH>
                <wp:positionV relativeFrom="paragraph">
                  <wp:posOffset>73003</wp:posOffset>
                </wp:positionV>
                <wp:extent cx="5710153" cy="1275127"/>
                <wp:effectExtent l="0" t="0" r="24130" b="20320"/>
                <wp:wrapTopAndBottom/>
                <wp:docPr id="420370199" name="Rechteck 18"/>
                <wp:cNvGraphicFramePr/>
                <a:graphic xmlns:a="http://schemas.openxmlformats.org/drawingml/2006/main">
                  <a:graphicData uri="http://schemas.microsoft.com/office/word/2010/wordprocessingShape">
                    <wps:wsp>
                      <wps:cNvSpPr/>
                      <wps:spPr>
                        <a:xfrm>
                          <a:off x="0" y="0"/>
                          <a:ext cx="5710153" cy="127512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DF3616F" w14:textId="742C2756" w:rsidR="00A0759B" w:rsidRPr="00A0759B" w:rsidRDefault="00A0759B" w:rsidP="004F6B9C">
                            <w:pPr>
                              <w:jc w:val="both"/>
                              <w:rPr>
                                <w:rFonts w:ascii="Calibri" w:hAnsi="Calibri" w:cs="Calibri"/>
                                <w:iCs/>
                              </w:rPr>
                            </w:pPr>
                            <w:r w:rsidRPr="00A0759B">
                              <w:rPr>
                                <w:rFonts w:ascii="Calibri" w:hAnsi="Calibri" w:cs="Calibri"/>
                                <w:iCs/>
                              </w:rPr>
                              <w:t xml:space="preserve">The Reading the Mind in the Eyes Test [RMET; Hungarian version: "Szemekből Olvasás Teszt", SZOT] consists of a series of photos of the eye-region of the face displayed by different actors and actresses. Participants were asked to choose which of the four listed words best describes what the person in the photo is thinking or feeling. The score was based on the number of correct answers. </w:t>
                            </w:r>
                          </w:p>
                          <w:p w14:paraId="7CEDD5C8" w14:textId="77777777" w:rsidR="00A0759B" w:rsidRPr="0001170B" w:rsidRDefault="00A0759B" w:rsidP="00A0759B">
                            <w:pPr>
                              <w:shd w:val="clear" w:color="auto" w:fill="FFFFFF"/>
                              <w:jc w:val="right"/>
                              <w:rPr>
                                <w:rFonts w:ascii="Calibri" w:eastAsia="Arial" w:hAnsi="Calibri" w:cs="Calibri"/>
                                <w:i/>
                              </w:rPr>
                            </w:pPr>
                            <w:hyperlink r:id="rId26">
                              <w:r w:rsidRPr="0001170B">
                                <w:rPr>
                                  <w:rFonts w:ascii="Calibri" w:hAnsi="Calibri" w:cs="Calibri"/>
                                  <w:u w:val="single"/>
                                  <w:vertAlign w:val="superscript"/>
                                </w:rPr>
                                <w:t>https://doi.org/10.1371/journal.pone.0312021</w:t>
                              </w:r>
                            </w:hyperlink>
                          </w:p>
                          <w:p w14:paraId="327C7B26" w14:textId="77777777" w:rsidR="00A0759B" w:rsidRDefault="00A0759B" w:rsidP="00A075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F0905" id="Rechteck 18" o:spid="_x0000_s1039" style="position:absolute;margin-left:398.4pt;margin-top:5.75pt;width:449.6pt;height:100.4pt;z-index:251605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" fillcolor="white [3201]" strokecolor="black [3200]" strokeweight="1pt">
                <v:textbox>
                  <w:txbxContent>
                    <w:p w14:paraId="7DF3616F" w14:textId="742C2756" w:rsidR="00A0759B" w:rsidRPr="00A0759B" w:rsidRDefault="00A0759B" w:rsidP="004F6B9C">
                      <w:pPr>
                        <w:jc w:val="both"/>
                        <w:rPr>
                          <w:rFonts w:ascii="Calibri" w:hAnsi="Calibri" w:cs="Calibri"/>
                          <w:iCs/>
                        </w:rPr>
                      </w:pPr>
                      <w:r w:rsidRPr="00A0759B">
                        <w:rPr>
                          <w:rFonts w:ascii="Calibri" w:hAnsi="Calibri" w:cs="Calibri"/>
                          <w:iCs/>
                        </w:rPr>
                        <w:t xml:space="preserve">The Reading the Mind in the Eyes Test [RMET; Hungarian version: "Szemekből Olvasás Teszt", SZOT] consists of a series of photos of the eye-region of the face displayed by different actors and actresses. Participants were asked to choose which of the four listed words best describes what the person in the photo is thinking or feeling. The score was based on the number of correct answers. </w:t>
                      </w:r>
                    </w:p>
                    <w:p w14:paraId="7CEDD5C8" w14:textId="77777777" w:rsidR="00A0759B" w:rsidRPr="0001170B" w:rsidRDefault="00A0759B" w:rsidP="00A0759B">
                      <w:pPr>
                        <w:shd w:val="clear" w:color="auto" w:fill="FFFFFF"/>
                        <w:jc w:val="right"/>
                        <w:rPr>
                          <w:rFonts w:ascii="Calibri" w:eastAsia="Arial" w:hAnsi="Calibri" w:cs="Calibri"/>
                          <w:i/>
                        </w:rPr>
                      </w:pPr>
                      <w:hyperlink r:id="rId27">
                        <w:r w:rsidRPr="0001170B">
                          <w:rPr>
                            <w:rFonts w:ascii="Calibri" w:hAnsi="Calibri" w:cs="Calibri"/>
                            <w:u w:val="single"/>
                            <w:vertAlign w:val="superscript"/>
                          </w:rPr>
                          <w:t>https://doi.org/10.1371/journal.pone.0312021</w:t>
                        </w:r>
                      </w:hyperlink>
                    </w:p>
                    <w:p w14:paraId="327C7B26" w14:textId="77777777" w:rsidR="00A0759B" w:rsidRDefault="00A0759B" w:rsidP="00A0759B">
                      <w:pPr>
                        <w:jc w:val="center"/>
                      </w:pPr>
                    </w:p>
                  </w:txbxContent>
                </v:textbox>
                <w10:wrap type="topAndBottom" anchorx="margin"/>
              </v:rect>
            </w:pict>
          </mc:Fallback>
        </mc:AlternateContent>
      </w:r>
    </w:p>
    <w:p w14:paraId="2EEBC31B" w14:textId="6E7935E1" w:rsidR="00CF726C" w:rsidRPr="00FC690C" w:rsidRDefault="009155E4" w:rsidP="0058769B">
      <w:pPr>
        <w:spacing w:line="276" w:lineRule="auto"/>
        <w:jc w:val="both"/>
        <w:rPr>
          <w:rFonts w:ascii="Calibri" w:hAnsi="Calibri" w:cs="Calibri"/>
          <w:b/>
          <w:color w:val="A6A6A6" w:themeColor="background1" w:themeShade="A6"/>
          <w:u w:val="single"/>
          <w:lang w:val="en-US"/>
          <w:rPrChange w:id="1923" w:author="Hussey, Ian (PSY)" w:date="2025-10-06T10:27:00Z" w16du:dateUtc="2025-10-06T08:27:00Z">
            <w:rPr>
              <w:rFonts w:ascii="Calibri" w:hAnsi="Calibri" w:cs="Calibri"/>
              <w:b/>
              <w:color w:val="A6A6A6" w:themeColor="background1" w:themeShade="A6"/>
              <w:u w:val="single"/>
            </w:rPr>
          </w:rPrChange>
        </w:rPr>
      </w:pPr>
      <w:r w:rsidRPr="00FC690C">
        <w:rPr>
          <w:rFonts w:ascii="Calibri" w:hAnsi="Calibri" w:cs="Calibri"/>
          <w:b/>
          <w:color w:val="A6A6A6" w:themeColor="background1" w:themeShade="A6"/>
          <w:u w:val="single"/>
          <w:lang w:val="en-US"/>
          <w:rPrChange w:id="1924" w:author="Hussey, Ian (PSY)" w:date="2025-10-06T10:27:00Z" w16du:dateUtc="2025-10-06T08:27:00Z">
            <w:rPr>
              <w:rFonts w:ascii="Calibri" w:hAnsi="Calibri" w:cs="Calibri"/>
              <w:b/>
              <w:color w:val="A6A6A6" w:themeColor="background1" w:themeShade="A6"/>
              <w:u w:val="single"/>
            </w:rPr>
          </w:rPrChange>
        </w:rPr>
        <w:t>Solution:</w:t>
      </w:r>
    </w:p>
    <w:p w14:paraId="2BF3B22F" w14:textId="7407B825" w:rsidR="00970B78" w:rsidRPr="00FC690C" w:rsidRDefault="0034239A" w:rsidP="004F6B9C">
      <w:pPr>
        <w:spacing w:line="276" w:lineRule="auto"/>
        <w:jc w:val="both"/>
        <w:rPr>
          <w:rFonts w:ascii="Calibri" w:hAnsi="Calibri" w:cs="Calibri"/>
          <w:color w:val="A6A6A6" w:themeColor="background1" w:themeShade="A6"/>
          <w:lang w:val="en-US"/>
          <w:rPrChange w:id="1925"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bCs/>
          <w:color w:val="A6A6A6" w:themeColor="background1" w:themeShade="A6"/>
          <w:lang w:val="en-US"/>
          <w:rPrChange w:id="1926" w:author="Hussey, Ian (PSY)" w:date="2025-10-06T10:27:00Z" w16du:dateUtc="2025-10-06T08:27:00Z">
            <w:rPr>
              <w:rFonts w:ascii="Calibri" w:hAnsi="Calibri" w:cs="Calibri"/>
              <w:bCs/>
              <w:color w:val="A6A6A6" w:themeColor="background1" w:themeShade="A6"/>
            </w:rPr>
          </w:rPrChange>
        </w:rPr>
        <w:t xml:space="preserve">First </w:t>
      </w:r>
      <w:r w:rsidR="004E712F" w:rsidRPr="00FC690C">
        <w:rPr>
          <w:rFonts w:ascii="Calibri" w:hAnsi="Calibri" w:cs="Calibri"/>
          <w:bCs/>
          <w:color w:val="A6A6A6" w:themeColor="background1" w:themeShade="A6"/>
          <w:lang w:val="en-US"/>
          <w:rPrChange w:id="1927" w:author="Hussey, Ian (PSY)" w:date="2025-10-06T10:27:00Z" w16du:dateUtc="2025-10-06T08:27:00Z">
            <w:rPr>
              <w:rFonts w:ascii="Calibri" w:hAnsi="Calibri" w:cs="Calibri"/>
              <w:bCs/>
              <w:color w:val="A6A6A6" w:themeColor="background1" w:themeShade="A6"/>
            </w:rPr>
          </w:rPrChange>
        </w:rPr>
        <w:t>d</w:t>
      </w:r>
      <w:r w:rsidRPr="00FC690C">
        <w:rPr>
          <w:rFonts w:ascii="Calibri" w:hAnsi="Calibri" w:cs="Calibri"/>
          <w:bCs/>
          <w:color w:val="A6A6A6" w:themeColor="background1" w:themeShade="A6"/>
          <w:lang w:val="en-US"/>
          <w:rPrChange w:id="1928" w:author="Hussey, Ian (PSY)" w:date="2025-10-06T10:27:00Z" w16du:dateUtc="2025-10-06T08:27:00Z">
            <w:rPr>
              <w:rFonts w:ascii="Calibri" w:hAnsi="Calibri" w:cs="Calibri"/>
              <w:bCs/>
              <w:color w:val="A6A6A6" w:themeColor="background1" w:themeShade="A6"/>
            </w:rPr>
          </w:rPrChange>
        </w:rPr>
        <w:t xml:space="preserve">imension: </w:t>
      </w:r>
      <w:r w:rsidR="00970B78" w:rsidRPr="00FC690C">
        <w:rPr>
          <w:rFonts w:ascii="Calibri" w:hAnsi="Calibri" w:cs="Calibri"/>
          <w:bCs/>
          <w:color w:val="A6A6A6" w:themeColor="background1" w:themeShade="A6"/>
          <w:lang w:val="en-US"/>
          <w:rPrChange w:id="1929" w:author="Hussey, Ian (PSY)" w:date="2025-10-06T10:27:00Z" w16du:dateUtc="2025-10-06T08:27:00Z">
            <w:rPr>
              <w:rFonts w:ascii="Calibri" w:hAnsi="Calibri" w:cs="Calibri"/>
              <w:bCs/>
              <w:color w:val="A6A6A6" w:themeColor="background1" w:themeShade="A6"/>
            </w:rPr>
          </w:rPrChange>
        </w:rPr>
        <w:t>How it</w:t>
      </w:r>
      <w:r w:rsidR="004E712F" w:rsidRPr="00FC690C">
        <w:rPr>
          <w:rFonts w:ascii="Calibri" w:hAnsi="Calibri" w:cs="Calibri"/>
          <w:bCs/>
          <w:color w:val="A6A6A6" w:themeColor="background1" w:themeShade="A6"/>
          <w:lang w:val="en-US"/>
          <w:rPrChange w:id="1930" w:author="Hussey, Ian (PSY)" w:date="2025-10-06T10:27:00Z" w16du:dateUtc="2025-10-06T08:27:00Z">
            <w:rPr>
              <w:rFonts w:ascii="Calibri" w:hAnsi="Calibri" w:cs="Calibri"/>
              <w:bCs/>
              <w:color w:val="A6A6A6" w:themeColor="background1" w:themeShade="A6"/>
            </w:rPr>
          </w:rPrChange>
        </w:rPr>
        <w:t xml:space="preserve"> </w:t>
      </w:r>
      <w:r w:rsidR="00970B78" w:rsidRPr="00FC690C">
        <w:rPr>
          <w:rFonts w:ascii="Calibri" w:hAnsi="Calibri" w:cs="Calibri"/>
          <w:bCs/>
          <w:color w:val="A6A6A6" w:themeColor="background1" w:themeShade="A6"/>
          <w:lang w:val="en-US"/>
          <w:rPrChange w:id="1931" w:author="Hussey, Ian (PSY)" w:date="2025-10-06T10:27:00Z" w16du:dateUtc="2025-10-06T08:27:00Z">
            <w:rPr>
              <w:rFonts w:ascii="Calibri" w:hAnsi="Calibri" w:cs="Calibri"/>
              <w:bCs/>
              <w:color w:val="A6A6A6" w:themeColor="background1" w:themeShade="A6"/>
            </w:rPr>
          </w:rPrChange>
        </w:rPr>
        <w:t>is being measure</w:t>
      </w:r>
      <w:r w:rsidR="00E90D1C" w:rsidRPr="00FC690C">
        <w:rPr>
          <w:rFonts w:ascii="Calibri" w:hAnsi="Calibri" w:cs="Calibri"/>
          <w:bCs/>
          <w:color w:val="A6A6A6" w:themeColor="background1" w:themeShade="A6"/>
          <w:lang w:val="en-US"/>
          <w:rPrChange w:id="1932" w:author="Hussey, Ian (PSY)" w:date="2025-10-06T10:27:00Z" w16du:dateUtc="2025-10-06T08:27:00Z">
            <w:rPr>
              <w:rFonts w:ascii="Calibri" w:hAnsi="Calibri" w:cs="Calibri"/>
              <w:bCs/>
              <w:color w:val="A6A6A6" w:themeColor="background1" w:themeShade="A6"/>
            </w:rPr>
          </w:rPrChange>
        </w:rPr>
        <w:t>d?</w:t>
      </w:r>
      <w:r w:rsidR="00970B78" w:rsidRPr="00FC690C">
        <w:rPr>
          <w:rFonts w:ascii="Calibri" w:hAnsi="Calibri" w:cs="Calibri"/>
          <w:bCs/>
          <w:color w:val="A6A6A6" w:themeColor="background1" w:themeShade="A6"/>
          <w:lang w:val="en-US"/>
          <w:rPrChange w:id="1933" w:author="Hussey, Ian (PSY)" w:date="2025-10-06T10:27:00Z" w16du:dateUtc="2025-10-06T08:27:00Z">
            <w:rPr>
              <w:rFonts w:ascii="Calibri" w:hAnsi="Calibri" w:cs="Calibri"/>
              <w:bCs/>
              <w:color w:val="A6A6A6" w:themeColor="background1" w:themeShade="A6"/>
            </w:rPr>
          </w:rPrChange>
        </w:rPr>
        <w:t xml:space="preserve"> </w:t>
      </w:r>
      <w:r w:rsidR="00970B78" w:rsidRPr="00FC690C">
        <w:rPr>
          <w:rFonts w:ascii="Calibri" w:hAnsi="Calibri" w:cs="Calibri"/>
          <w:color w:val="A6A6A6" w:themeColor="background1" w:themeShade="A6"/>
          <w:lang w:val="en-US"/>
          <w:rPrChange w:id="1934" w:author="Hussey, Ian (PSY)" w:date="2025-10-06T10:27:00Z" w16du:dateUtc="2025-10-06T08:27:00Z">
            <w:rPr>
              <w:rFonts w:ascii="Calibri" w:hAnsi="Calibri" w:cs="Calibri"/>
              <w:color w:val="A6A6A6" w:themeColor="background1" w:themeShade="A6"/>
            </w:rPr>
          </w:rPrChange>
        </w:rPr>
        <w:t>We’ve got one big clue here – “…based on correct answers”. Each choice is scored as correct or incorrectly, and the total score of any participant is simply the sum of correct answers. This speaks for a Test.</w:t>
      </w:r>
    </w:p>
    <w:p w14:paraId="2610DCA2" w14:textId="436C0525" w:rsidR="00970B78" w:rsidRPr="00FC690C" w:rsidRDefault="006659DF" w:rsidP="004F6B9C">
      <w:pPr>
        <w:spacing w:line="276" w:lineRule="auto"/>
        <w:jc w:val="both"/>
        <w:rPr>
          <w:rFonts w:ascii="Calibri" w:hAnsi="Calibri" w:cs="Calibri"/>
          <w:bCs/>
          <w:color w:val="A6A6A6" w:themeColor="background1" w:themeShade="A6"/>
          <w:lang w:val="en-US"/>
          <w:rPrChange w:id="1935" w:author="Hussey, Ian (PSY)" w:date="2025-10-06T10:27:00Z" w16du:dateUtc="2025-10-06T08:27:00Z">
            <w:rPr>
              <w:rFonts w:ascii="Calibri" w:hAnsi="Calibri" w:cs="Calibri"/>
              <w:bCs/>
              <w:color w:val="A6A6A6" w:themeColor="background1" w:themeShade="A6"/>
            </w:rPr>
          </w:rPrChange>
        </w:rPr>
      </w:pPr>
      <w:r w:rsidRPr="00FC690C">
        <w:rPr>
          <w:rFonts w:ascii="Calibri" w:hAnsi="Calibri" w:cs="Calibri"/>
          <w:bCs/>
          <w:color w:val="A6A6A6" w:themeColor="background1" w:themeShade="A6"/>
          <w:lang w:val="en-US"/>
          <w:rPrChange w:id="1936" w:author="Hussey, Ian (PSY)" w:date="2025-10-06T10:27:00Z" w16du:dateUtc="2025-10-06T08:27:00Z">
            <w:rPr>
              <w:rFonts w:ascii="Calibri" w:hAnsi="Calibri" w:cs="Calibri"/>
              <w:bCs/>
              <w:color w:val="A6A6A6" w:themeColor="background1" w:themeShade="A6"/>
            </w:rPr>
          </w:rPrChange>
        </w:rPr>
        <w:t xml:space="preserve">Second </w:t>
      </w:r>
      <w:r w:rsidR="004E712F" w:rsidRPr="00FC690C">
        <w:rPr>
          <w:rFonts w:ascii="Calibri" w:hAnsi="Calibri" w:cs="Calibri"/>
          <w:bCs/>
          <w:color w:val="A6A6A6" w:themeColor="background1" w:themeShade="A6"/>
          <w:lang w:val="en-US"/>
          <w:rPrChange w:id="1937" w:author="Hussey, Ian (PSY)" w:date="2025-10-06T10:27:00Z" w16du:dateUtc="2025-10-06T08:27:00Z">
            <w:rPr>
              <w:rFonts w:ascii="Calibri" w:hAnsi="Calibri" w:cs="Calibri"/>
              <w:bCs/>
              <w:color w:val="A6A6A6" w:themeColor="background1" w:themeShade="A6"/>
            </w:rPr>
          </w:rPrChange>
        </w:rPr>
        <w:t>d</w:t>
      </w:r>
      <w:r w:rsidRPr="00FC690C">
        <w:rPr>
          <w:rFonts w:ascii="Calibri" w:hAnsi="Calibri" w:cs="Calibri"/>
          <w:bCs/>
          <w:color w:val="A6A6A6" w:themeColor="background1" w:themeShade="A6"/>
          <w:lang w:val="en-US"/>
          <w:rPrChange w:id="1938" w:author="Hussey, Ian (PSY)" w:date="2025-10-06T10:27:00Z" w16du:dateUtc="2025-10-06T08:27:00Z">
            <w:rPr>
              <w:rFonts w:ascii="Calibri" w:hAnsi="Calibri" w:cs="Calibri"/>
              <w:bCs/>
              <w:color w:val="A6A6A6" w:themeColor="background1" w:themeShade="A6"/>
            </w:rPr>
          </w:rPrChange>
        </w:rPr>
        <w:t xml:space="preserve">imension: </w:t>
      </w:r>
      <w:r w:rsidR="00970B78" w:rsidRPr="00FC690C">
        <w:rPr>
          <w:rFonts w:ascii="Calibri" w:hAnsi="Calibri" w:cs="Calibri"/>
          <w:bCs/>
          <w:color w:val="A6A6A6" w:themeColor="background1" w:themeShade="A6"/>
          <w:lang w:val="en-US"/>
          <w:rPrChange w:id="1939" w:author="Hussey, Ian (PSY)" w:date="2025-10-06T10:27:00Z" w16du:dateUtc="2025-10-06T08:27:00Z">
            <w:rPr>
              <w:rFonts w:ascii="Calibri" w:hAnsi="Calibri" w:cs="Calibri"/>
              <w:bCs/>
              <w:color w:val="A6A6A6" w:themeColor="background1" w:themeShade="A6"/>
            </w:rPr>
          </w:rPrChange>
        </w:rPr>
        <w:t>What is being measured</w:t>
      </w:r>
      <w:r w:rsidR="00E90D1C" w:rsidRPr="00FC690C">
        <w:rPr>
          <w:rFonts w:ascii="Calibri" w:hAnsi="Calibri" w:cs="Calibri"/>
          <w:bCs/>
          <w:color w:val="A6A6A6" w:themeColor="background1" w:themeShade="A6"/>
          <w:lang w:val="en-US"/>
          <w:rPrChange w:id="1940" w:author="Hussey, Ian (PSY)" w:date="2025-10-06T10:27:00Z" w16du:dateUtc="2025-10-06T08:27:00Z">
            <w:rPr>
              <w:rFonts w:ascii="Calibri" w:hAnsi="Calibri" w:cs="Calibri"/>
              <w:bCs/>
              <w:color w:val="A6A6A6" w:themeColor="background1" w:themeShade="A6"/>
            </w:rPr>
          </w:rPrChange>
        </w:rPr>
        <w:t xml:space="preserve">? </w:t>
      </w:r>
      <w:r w:rsidR="00970B78" w:rsidRPr="00FC690C">
        <w:rPr>
          <w:rFonts w:ascii="Calibri" w:hAnsi="Calibri" w:cs="Calibri"/>
          <w:bCs/>
          <w:color w:val="A6A6A6" w:themeColor="background1" w:themeShade="A6"/>
          <w:lang w:val="en-US"/>
          <w:rPrChange w:id="1941" w:author="Hussey, Ian (PSY)" w:date="2025-10-06T10:27:00Z" w16du:dateUtc="2025-10-06T08:27:00Z">
            <w:rPr>
              <w:rFonts w:ascii="Calibri" w:hAnsi="Calibri" w:cs="Calibri"/>
              <w:bCs/>
              <w:color w:val="A6A6A6" w:themeColor="background1" w:themeShade="A6"/>
            </w:rPr>
          </w:rPrChange>
        </w:rPr>
        <w:t xml:space="preserve">The RMET measures how well people can assign what a person is thinking or feeling just from a photo of the eye-region of a human. It measures mental ability or cognitive process. </w:t>
      </w:r>
    </w:p>
    <w:p w14:paraId="334D769B" w14:textId="1DCB2CCA" w:rsidR="00944031" w:rsidRPr="00FC690C" w:rsidRDefault="30B23281" w:rsidP="004F6B9C">
      <w:pPr>
        <w:spacing w:line="276" w:lineRule="auto"/>
        <w:jc w:val="both"/>
        <w:rPr>
          <w:rFonts w:ascii="Calibri" w:hAnsi="Calibri" w:cs="Calibri"/>
          <w:b/>
          <w:color w:val="A6A6A6" w:themeColor="background1" w:themeShade="A6"/>
          <w:lang w:val="en-US"/>
          <w:rPrChange w:id="1942" w:author="Hussey, Ian (PSY)" w:date="2025-10-06T10:27:00Z" w16du:dateUtc="2025-10-06T08:27:00Z">
            <w:rPr>
              <w:rFonts w:ascii="Calibri" w:hAnsi="Calibri" w:cs="Calibri"/>
              <w:b/>
              <w:color w:val="A6A6A6" w:themeColor="background1" w:themeShade="A6"/>
            </w:rPr>
          </w:rPrChange>
        </w:rPr>
      </w:pPr>
      <w:r w:rsidRPr="00FC690C">
        <w:rPr>
          <w:rFonts w:ascii="Calibri" w:hAnsi="Calibri" w:cs="Calibri"/>
          <w:color w:val="A6A6A6" w:themeColor="background1" w:themeShade="A6"/>
          <w:lang w:val="en-US"/>
          <w:rPrChange w:id="1943" w:author="Hussey, Ian (PSY)" w:date="2025-10-06T10:27:00Z" w16du:dateUtc="2025-10-06T08:27:00Z">
            <w:rPr>
              <w:rFonts w:ascii="Calibri" w:hAnsi="Calibri" w:cs="Calibri"/>
              <w:color w:val="A6A6A6" w:themeColor="background1" w:themeShade="A6"/>
              <w:lang w:val="en-GB"/>
            </w:rPr>
          </w:rPrChange>
        </w:rPr>
        <w:t xml:space="preserve">Examining the relevant cell (where the row and column intersect), this is a </w:t>
      </w:r>
      <w:r w:rsidRPr="00FC690C">
        <w:rPr>
          <w:rFonts w:ascii="Calibri" w:hAnsi="Calibri" w:cs="Calibri"/>
          <w:b/>
          <w:bCs/>
          <w:color w:val="A6A6A6" w:themeColor="background1" w:themeShade="A6"/>
          <w:lang w:val="en-US"/>
          <w:rPrChange w:id="1944" w:author="Hussey, Ian (PSY)" w:date="2025-10-06T10:27:00Z" w16du:dateUtc="2025-10-06T08:27:00Z">
            <w:rPr>
              <w:rFonts w:ascii="Calibri" w:hAnsi="Calibri" w:cs="Calibri"/>
              <w:b/>
              <w:bCs/>
              <w:color w:val="A6A6A6" w:themeColor="background1" w:themeShade="A6"/>
            </w:rPr>
          </w:rPrChange>
        </w:rPr>
        <w:t>cognitive ability test.</w:t>
      </w:r>
    </w:p>
    <w:p w14:paraId="4FBCFF86" w14:textId="0E74809A" w:rsidR="00944031" w:rsidRPr="00FC690C" w:rsidDel="00EA2AA3" w:rsidRDefault="00944031" w:rsidP="00EB67C0">
      <w:pPr>
        <w:spacing w:line="276" w:lineRule="auto"/>
        <w:rPr>
          <w:del w:id="1945" w:author="Hussey, Ian (PSY)" w:date="2025-10-06T11:24:00Z" w16du:dateUtc="2025-10-06T09:24:00Z"/>
          <w:rFonts w:ascii="Calibri" w:hAnsi="Calibri" w:cs="Calibri"/>
          <w:color w:val="000000" w:themeColor="text1"/>
          <w:lang w:val="en-US"/>
          <w:rPrChange w:id="1946" w:author="Hussey, Ian (PSY)" w:date="2025-10-06T10:27:00Z" w16du:dateUtc="2025-10-06T08:27:00Z">
            <w:rPr>
              <w:del w:id="1947" w:author="Hussey, Ian (PSY)" w:date="2025-10-06T11:24:00Z" w16du:dateUtc="2025-10-06T09:24:00Z"/>
              <w:rFonts w:ascii="Calibri" w:hAnsi="Calibri" w:cs="Calibri"/>
              <w:color w:val="000000" w:themeColor="text1"/>
            </w:rPr>
          </w:rPrChange>
        </w:rPr>
      </w:pPr>
    </w:p>
    <w:p w14:paraId="414B67DF" w14:textId="51C1D35E" w:rsidR="00944031" w:rsidRPr="00FC690C" w:rsidDel="00EA2AA3" w:rsidRDefault="00944031" w:rsidP="00EB67C0">
      <w:pPr>
        <w:spacing w:line="276" w:lineRule="auto"/>
        <w:rPr>
          <w:del w:id="1948" w:author="Hussey, Ian (PSY)" w:date="2025-10-06T11:24:00Z" w16du:dateUtc="2025-10-06T09:24:00Z"/>
          <w:rFonts w:ascii="Calibri" w:hAnsi="Calibri" w:cs="Calibri"/>
          <w:color w:val="000000" w:themeColor="text1"/>
          <w:lang w:val="en-US"/>
          <w:rPrChange w:id="1949" w:author="Hussey, Ian (PSY)" w:date="2025-10-06T10:27:00Z" w16du:dateUtc="2025-10-06T08:27:00Z">
            <w:rPr>
              <w:del w:id="1950" w:author="Hussey, Ian (PSY)" w:date="2025-10-06T11:24:00Z" w16du:dateUtc="2025-10-06T09:24:00Z"/>
              <w:rFonts w:ascii="Calibri" w:hAnsi="Calibri" w:cs="Calibri"/>
              <w:color w:val="000000" w:themeColor="text1"/>
            </w:rPr>
          </w:rPrChange>
        </w:rPr>
      </w:pPr>
    </w:p>
    <w:p w14:paraId="223BE565" w14:textId="51B4289A" w:rsidR="00944031" w:rsidRPr="00FC690C" w:rsidDel="00EA2AA3" w:rsidRDefault="00944031" w:rsidP="00EB67C0">
      <w:pPr>
        <w:spacing w:line="276" w:lineRule="auto"/>
        <w:rPr>
          <w:del w:id="1951" w:author="Hussey, Ian (PSY)" w:date="2025-10-06T11:24:00Z" w16du:dateUtc="2025-10-06T09:24:00Z"/>
          <w:rFonts w:ascii="Calibri" w:hAnsi="Calibri" w:cs="Calibri"/>
          <w:color w:val="000000" w:themeColor="text1"/>
          <w:lang w:val="en-US"/>
          <w:rPrChange w:id="1952" w:author="Hussey, Ian (PSY)" w:date="2025-10-06T10:27:00Z" w16du:dateUtc="2025-10-06T08:27:00Z">
            <w:rPr>
              <w:del w:id="1953" w:author="Hussey, Ian (PSY)" w:date="2025-10-06T11:24:00Z" w16du:dateUtc="2025-10-06T09:24:00Z"/>
              <w:rFonts w:ascii="Calibri" w:hAnsi="Calibri" w:cs="Calibri"/>
              <w:color w:val="000000" w:themeColor="text1"/>
            </w:rPr>
          </w:rPrChange>
        </w:rPr>
      </w:pPr>
    </w:p>
    <w:p w14:paraId="0BB25B49" w14:textId="030A7DE6" w:rsidR="00944031" w:rsidRPr="00FC690C" w:rsidDel="00EA2AA3" w:rsidRDefault="00944031" w:rsidP="00EB67C0">
      <w:pPr>
        <w:spacing w:line="276" w:lineRule="auto"/>
        <w:rPr>
          <w:del w:id="1954" w:author="Hussey, Ian (PSY)" w:date="2025-10-06T11:24:00Z" w16du:dateUtc="2025-10-06T09:24:00Z"/>
          <w:rFonts w:ascii="Calibri" w:hAnsi="Calibri" w:cs="Calibri"/>
          <w:color w:val="000000" w:themeColor="text1"/>
          <w:lang w:val="en-US"/>
          <w:rPrChange w:id="1955" w:author="Hussey, Ian (PSY)" w:date="2025-10-06T10:27:00Z" w16du:dateUtc="2025-10-06T08:27:00Z">
            <w:rPr>
              <w:del w:id="1956" w:author="Hussey, Ian (PSY)" w:date="2025-10-06T11:24:00Z" w16du:dateUtc="2025-10-06T09:24:00Z"/>
              <w:rFonts w:ascii="Calibri" w:hAnsi="Calibri" w:cs="Calibri"/>
              <w:color w:val="000000" w:themeColor="text1"/>
            </w:rPr>
          </w:rPrChange>
        </w:rPr>
      </w:pPr>
    </w:p>
    <w:p w14:paraId="6D3AAF77" w14:textId="2D08CEB7" w:rsidR="00944031" w:rsidRPr="00FC690C" w:rsidDel="00EA2AA3" w:rsidRDefault="00944031" w:rsidP="00EB67C0">
      <w:pPr>
        <w:spacing w:line="276" w:lineRule="auto"/>
        <w:rPr>
          <w:del w:id="1957" w:author="Hussey, Ian (PSY)" w:date="2025-10-06T11:24:00Z" w16du:dateUtc="2025-10-06T09:24:00Z"/>
          <w:rFonts w:ascii="Calibri" w:hAnsi="Calibri" w:cs="Calibri"/>
          <w:b/>
          <w:color w:val="000000" w:themeColor="text1"/>
          <w:u w:val="single"/>
          <w:lang w:val="en-US"/>
          <w:rPrChange w:id="1958" w:author="Hussey, Ian (PSY)" w:date="2025-10-06T10:27:00Z" w16du:dateUtc="2025-10-06T08:27:00Z">
            <w:rPr>
              <w:del w:id="1959" w:author="Hussey, Ian (PSY)" w:date="2025-10-06T11:24:00Z" w16du:dateUtc="2025-10-06T09:24:00Z"/>
              <w:rFonts w:ascii="Calibri" w:hAnsi="Calibri" w:cs="Calibri"/>
              <w:b/>
              <w:color w:val="000000" w:themeColor="text1"/>
              <w:u w:val="single"/>
            </w:rPr>
          </w:rPrChange>
        </w:rPr>
      </w:pPr>
    </w:p>
    <w:p w14:paraId="096F8207" w14:textId="6AFE4926" w:rsidR="0058769B" w:rsidRPr="00FC690C" w:rsidRDefault="0058769B" w:rsidP="00EB67C0">
      <w:pPr>
        <w:spacing w:line="276" w:lineRule="auto"/>
        <w:rPr>
          <w:rFonts w:ascii="Calibri" w:hAnsi="Calibri" w:cs="Calibri"/>
          <w:b/>
          <w:color w:val="000000" w:themeColor="text1"/>
          <w:u w:val="single"/>
          <w:lang w:val="en-US"/>
          <w:rPrChange w:id="1960" w:author="Hussey, Ian (PSY)" w:date="2025-10-06T10:27:00Z" w16du:dateUtc="2025-10-06T08:27:00Z">
            <w:rPr>
              <w:rFonts w:ascii="Calibri" w:hAnsi="Calibri" w:cs="Calibri"/>
              <w:b/>
              <w:color w:val="000000" w:themeColor="text1"/>
              <w:u w:val="single"/>
            </w:rPr>
          </w:rPrChange>
        </w:rPr>
      </w:pPr>
    </w:p>
    <w:p w14:paraId="2EFEAF17" w14:textId="0CE6AB71" w:rsidR="0058769B" w:rsidRPr="00FC690C" w:rsidRDefault="0058769B" w:rsidP="0058769B">
      <w:pPr>
        <w:pStyle w:val="Heading2"/>
        <w:spacing w:line="276" w:lineRule="auto"/>
        <w:rPr>
          <w:rFonts w:ascii="Calibri" w:hAnsi="Calibri" w:cs="Calibri"/>
          <w:color w:val="000000" w:themeColor="text1"/>
          <w:lang w:val="en-US"/>
          <w:rPrChange w:id="1961" w:author="Hussey, Ian (PSY)" w:date="2025-10-06T10:27:00Z" w16du:dateUtc="2025-10-06T08:27:00Z">
            <w:rPr>
              <w:rFonts w:ascii="Calibri" w:hAnsi="Calibri" w:cs="Calibri"/>
              <w:color w:val="000000" w:themeColor="text1"/>
            </w:rPr>
          </w:rPrChange>
        </w:rPr>
      </w:pPr>
      <w:bookmarkStart w:id="1962" w:name="_Toc208510441"/>
      <w:bookmarkStart w:id="1963" w:name="_Toc210640649"/>
      <w:r w:rsidRPr="00FC690C">
        <w:rPr>
          <w:rFonts w:ascii="Calibri" w:hAnsi="Calibri" w:cs="Calibri"/>
          <w:color w:val="000000" w:themeColor="text1"/>
          <w:lang w:val="en-US"/>
          <w:rPrChange w:id="1964" w:author="Hussey, Ian (PSY)" w:date="2025-10-06T10:27:00Z" w16du:dateUtc="2025-10-06T08:27:00Z">
            <w:rPr>
              <w:rFonts w:ascii="Calibri" w:hAnsi="Calibri" w:cs="Calibri"/>
              <w:color w:val="000000" w:themeColor="text1"/>
            </w:rPr>
          </w:rPrChange>
        </w:rPr>
        <w:t>Example 8</w:t>
      </w:r>
      <w:bookmarkEnd w:id="1962"/>
      <w:bookmarkEnd w:id="1963"/>
    </w:p>
    <w:p w14:paraId="5B2FC207" w14:textId="03131445" w:rsidR="0058769B" w:rsidRPr="00FC690C" w:rsidRDefault="0058769B" w:rsidP="004F6B9C">
      <w:pPr>
        <w:spacing w:line="276" w:lineRule="auto"/>
        <w:jc w:val="both"/>
        <w:rPr>
          <w:rFonts w:ascii="Calibri" w:hAnsi="Calibri" w:cs="Calibri"/>
          <w:color w:val="000000" w:themeColor="text1"/>
          <w:lang w:val="en-US"/>
          <w:rPrChange w:id="1965" w:author="Hussey, Ian (PSY)" w:date="2025-10-06T10:27:00Z" w16du:dateUtc="2025-10-06T08:27:00Z">
            <w:rPr>
              <w:rFonts w:ascii="Calibri" w:hAnsi="Calibri" w:cs="Calibri"/>
              <w:color w:val="000000" w:themeColor="text1"/>
            </w:rPr>
          </w:rPrChange>
        </w:rPr>
      </w:pPr>
      <w:r w:rsidRPr="00FC690C">
        <w:rPr>
          <w:noProof/>
          <w:lang w:val="en-US"/>
          <w:rPrChange w:id="1966" w:author="Hussey, Ian (PSY)" w:date="2025-10-06T10:27:00Z" w16du:dateUtc="2025-10-06T08:27:00Z">
            <w:rPr>
              <w:noProof/>
            </w:rPr>
          </w:rPrChange>
        </w:rPr>
        <mc:AlternateContent>
          <mc:Choice Requires="wps">
            <w:drawing>
              <wp:inline distT="0" distB="0" distL="114300" distR="114300" wp14:anchorId="3D9BCADD" wp14:editId="392A952A">
                <wp:extent cx="5695950" cy="2096770"/>
                <wp:effectExtent l="0" t="0" r="19050" b="17780"/>
                <wp:docPr id="2108431446" name="Rechteck 19"/>
                <wp:cNvGraphicFramePr/>
                <a:graphic xmlns:a="http://schemas.openxmlformats.org/drawingml/2006/main">
                  <a:graphicData uri="http://schemas.microsoft.com/office/word/2010/wordprocessingShape">
                    <wps:wsp>
                      <wps:cNvSpPr/>
                      <wps:spPr>
                        <a:xfrm>
                          <a:off x="0" y="0"/>
                          <a:ext cx="5695950" cy="20967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7FF5D6C" w14:textId="77777777" w:rsidR="00E972E1" w:rsidRDefault="00E972E1" w:rsidP="004F6B9C">
                            <w:pPr>
                              <w:jc w:val="both"/>
                              <w:rPr>
                                <w:rFonts w:ascii="Calibri" w:hAnsi="Calibri" w:cs="Calibri"/>
                                <w:iCs/>
                                <w:color w:val="000000" w:themeColor="text1"/>
                              </w:rPr>
                            </w:pPr>
                            <w:r w:rsidRPr="00E972E1">
                              <w:rPr>
                                <w:rFonts w:ascii="Calibri" w:hAnsi="Calibri" w:cs="Calibri"/>
                                <w:iCs/>
                                <w:color w:val="000000" w:themeColor="text1"/>
                              </w:rPr>
                              <w:t>We present an attentional subsetting theory of duration that produces inversions — and explains why they are uncommon: Earlier-attended features dwell within a lower-dimensional feature subspace, which participants can sometimes disregard during test trials of pure-strong lists, giving strong-pure items an extra advantage. </w:t>
                            </w:r>
                          </w:p>
                          <w:p w14:paraId="33FD59A9" w14:textId="7AE11569" w:rsidR="00944031" w:rsidRPr="00944031" w:rsidRDefault="00944031" w:rsidP="004F6B9C">
                            <w:pPr>
                              <w:jc w:val="both"/>
                              <w:rPr>
                                <w:rFonts w:ascii="Calibri" w:hAnsi="Calibri" w:cs="Calibri"/>
                                <w:iCs/>
                                <w:color w:val="000000" w:themeColor="text1"/>
                              </w:rPr>
                            </w:pPr>
                            <w:r w:rsidRPr="00944031">
                              <w:rPr>
                                <w:rFonts w:ascii="Calibri" w:hAnsi="Calibri" w:cs="Calibri"/>
                                <w:iCs/>
                                <w:color w:val="000000" w:themeColor="text1"/>
                              </w:rPr>
                              <w:t xml:space="preserve">Our primary measure was d’ with the log-linear correction favoured by Hautus (1995), adding 0.5 observation correction to hits, false alarms, misses and correct rejections, computed for each participant and each of the four conditions separately. Because this correction can sometimes distort the results, in the pre-registration we planned to analyse hit and false-alarm rates separately, which we do. </w:t>
                            </w:r>
                          </w:p>
                          <w:p w14:paraId="196582C3" w14:textId="77777777" w:rsidR="00944031" w:rsidRPr="00540AA3" w:rsidRDefault="00944031" w:rsidP="00944031">
                            <w:pPr>
                              <w:jc w:val="right"/>
                              <w:rPr>
                                <w:rFonts w:ascii="Calibri" w:hAnsi="Calibri" w:cs="Calibri"/>
                                <w:i/>
                                <w:color w:val="000000" w:themeColor="text1"/>
                              </w:rPr>
                            </w:pPr>
                            <w:hyperlink r:id="rId28">
                              <w:r w:rsidRPr="00540AA3">
                                <w:rPr>
                                  <w:rFonts w:ascii="Calibri" w:hAnsi="Calibri" w:cs="Calibri"/>
                                  <w:color w:val="000000" w:themeColor="text1"/>
                                  <w:u w:val="single"/>
                                  <w:vertAlign w:val="superscript"/>
                                </w:rPr>
                                <w:t>https://doi.org/10.1016/j.jml.2024.104556</w:t>
                              </w:r>
                            </w:hyperlink>
                          </w:p>
                          <w:p w14:paraId="187B9BD4" w14:textId="77777777" w:rsidR="00944031" w:rsidRDefault="00944031" w:rsidP="009440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D9BCADD" id="Rechteck 19" o:spid="_x0000_s1040" style="width:448.5pt;height:16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" fillcolor="white [3201]" strokecolor="black [3200]" strokeweight="1pt">
                <v:textbox>
                  <w:txbxContent>
                    <w:p w14:paraId="27FF5D6C" w14:textId="77777777" w:rsidR="00E972E1" w:rsidRDefault="00E972E1" w:rsidP="004F6B9C">
                      <w:pPr>
                        <w:jc w:val="both"/>
                        <w:rPr>
                          <w:rFonts w:ascii="Calibri" w:hAnsi="Calibri" w:cs="Calibri"/>
                          <w:iCs/>
                          <w:color w:val="000000" w:themeColor="text1"/>
                        </w:rPr>
                      </w:pPr>
                      <w:r w:rsidRPr="00E972E1">
                        <w:rPr>
                          <w:rFonts w:ascii="Calibri" w:hAnsi="Calibri" w:cs="Calibri"/>
                          <w:iCs/>
                          <w:color w:val="000000" w:themeColor="text1"/>
                        </w:rPr>
                        <w:t>We present an attentional subsetting theory of duration that produces inversions — and explains why they are uncommon: Earlier-attended features dwell within a lower-dimensional feature subspace, which participants can sometimes disregard during test trials of pure-strong lists, giving strong-pure items an extra advantage. </w:t>
                      </w:r>
                    </w:p>
                    <w:p w14:paraId="33FD59A9" w14:textId="7AE11569" w:rsidR="00944031" w:rsidRPr="00944031" w:rsidRDefault="00944031" w:rsidP="004F6B9C">
                      <w:pPr>
                        <w:jc w:val="both"/>
                        <w:rPr>
                          <w:rFonts w:ascii="Calibri" w:hAnsi="Calibri" w:cs="Calibri"/>
                          <w:iCs/>
                          <w:color w:val="000000" w:themeColor="text1"/>
                        </w:rPr>
                      </w:pPr>
                      <w:r w:rsidRPr="00944031">
                        <w:rPr>
                          <w:rFonts w:ascii="Calibri" w:hAnsi="Calibri" w:cs="Calibri"/>
                          <w:iCs/>
                          <w:color w:val="000000" w:themeColor="text1"/>
                        </w:rPr>
                        <w:t xml:space="preserve">Our primary measure was d’ with the log-linear correction favoured by Hautus (1995), adding 0.5 observation correction to hits, false alarms, misses and correct rejections, computed for each participant and each of the four conditions separately. Because this correction can sometimes distort the results, in the pre-registration we planned to analyse hit and false-alarm rates separately, which we do. </w:t>
                      </w:r>
                    </w:p>
                    <w:p w14:paraId="196582C3" w14:textId="77777777" w:rsidR="00944031" w:rsidRPr="00540AA3" w:rsidRDefault="00944031" w:rsidP="00944031">
                      <w:pPr>
                        <w:jc w:val="right"/>
                        <w:rPr>
                          <w:rFonts w:ascii="Calibri" w:hAnsi="Calibri" w:cs="Calibri"/>
                          <w:i/>
                          <w:color w:val="000000" w:themeColor="text1"/>
                        </w:rPr>
                      </w:pPr>
                      <w:hyperlink r:id="rId29">
                        <w:r w:rsidRPr="00540AA3">
                          <w:rPr>
                            <w:rFonts w:ascii="Calibri" w:hAnsi="Calibri" w:cs="Calibri"/>
                            <w:color w:val="000000" w:themeColor="text1"/>
                            <w:u w:val="single"/>
                            <w:vertAlign w:val="superscript"/>
                          </w:rPr>
                          <w:t>https://doi.org/10.1016/j.jml.2024.104556</w:t>
                        </w:r>
                      </w:hyperlink>
                    </w:p>
                    <w:p w14:paraId="187B9BD4" w14:textId="77777777" w:rsidR="00944031" w:rsidRDefault="00944031" w:rsidP="00944031">
                      <w:pPr>
                        <w:jc w:val="center"/>
                      </w:pPr>
                    </w:p>
                  </w:txbxContent>
                </v:textbox>
                <w10:anchorlock/>
              </v:rect>
            </w:pict>
          </mc:Fallback>
        </mc:AlternateContent>
      </w:r>
    </w:p>
    <w:p w14:paraId="2EEBC321" w14:textId="084BB372" w:rsidR="00CF726C" w:rsidRPr="00FC690C" w:rsidRDefault="009155E4" w:rsidP="004F6B9C">
      <w:pPr>
        <w:spacing w:line="276" w:lineRule="auto"/>
        <w:jc w:val="both"/>
        <w:rPr>
          <w:rFonts w:ascii="Calibri" w:hAnsi="Calibri" w:cs="Calibri"/>
          <w:color w:val="A6A6A6" w:themeColor="background1" w:themeShade="A6"/>
          <w:lang w:val="en-US"/>
          <w:rPrChange w:id="1967"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b/>
          <w:color w:val="A6A6A6" w:themeColor="background1" w:themeShade="A6"/>
          <w:u w:val="single"/>
          <w:lang w:val="en-US"/>
          <w:rPrChange w:id="1968" w:author="Hussey, Ian (PSY)" w:date="2025-10-06T10:27:00Z" w16du:dateUtc="2025-10-06T08:27:00Z">
            <w:rPr>
              <w:rFonts w:ascii="Calibri" w:hAnsi="Calibri" w:cs="Calibri"/>
              <w:b/>
              <w:color w:val="A6A6A6" w:themeColor="background1" w:themeShade="A6"/>
              <w:u w:val="single"/>
            </w:rPr>
          </w:rPrChange>
        </w:rPr>
        <w:t>Solution:</w:t>
      </w:r>
    </w:p>
    <w:p w14:paraId="37437FFB" w14:textId="2428CEEB" w:rsidR="003874A8" w:rsidRPr="00FC690C" w:rsidRDefault="00EB67C0" w:rsidP="004F6B9C">
      <w:pPr>
        <w:spacing w:line="276" w:lineRule="auto"/>
        <w:jc w:val="both"/>
        <w:rPr>
          <w:rFonts w:ascii="Calibri" w:hAnsi="Calibri" w:cs="Calibri"/>
          <w:bCs/>
          <w:color w:val="A6A6A6" w:themeColor="background1" w:themeShade="A6"/>
          <w:lang w:val="en-US"/>
          <w:rPrChange w:id="1969" w:author="Hussey, Ian (PSY)" w:date="2025-10-06T10:27:00Z" w16du:dateUtc="2025-10-06T08:27:00Z">
            <w:rPr>
              <w:rFonts w:ascii="Calibri" w:hAnsi="Calibri" w:cs="Calibri"/>
              <w:bCs/>
              <w:color w:val="A6A6A6" w:themeColor="background1" w:themeShade="A6"/>
            </w:rPr>
          </w:rPrChange>
        </w:rPr>
      </w:pPr>
      <w:r w:rsidRPr="00FC690C">
        <w:rPr>
          <w:rFonts w:ascii="Calibri" w:hAnsi="Calibri" w:cs="Calibri"/>
          <w:color w:val="A6A6A6" w:themeColor="background1" w:themeShade="A6"/>
          <w:lang w:val="en-US"/>
          <w:rPrChange w:id="1970" w:author="Hussey, Ian (PSY)" w:date="2025-10-06T10:27:00Z" w16du:dateUtc="2025-10-06T08:27:00Z">
            <w:rPr>
              <w:rFonts w:ascii="Calibri" w:hAnsi="Calibri" w:cs="Calibri"/>
              <w:color w:val="A6A6A6" w:themeColor="background1" w:themeShade="A6"/>
            </w:rPr>
          </w:rPrChange>
        </w:rPr>
        <w:t>First dimension</w:t>
      </w:r>
      <w:r w:rsidR="00871BF0" w:rsidRPr="00FC690C">
        <w:rPr>
          <w:rFonts w:ascii="Calibri" w:hAnsi="Calibri" w:cs="Calibri"/>
          <w:color w:val="A6A6A6" w:themeColor="background1" w:themeShade="A6"/>
          <w:lang w:val="en-US"/>
          <w:rPrChange w:id="1971"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1972" w:author="Hussey, Ian (PSY)" w:date="2025-10-06T10:27:00Z" w16du:dateUtc="2025-10-06T08:27:00Z">
            <w:rPr>
              <w:rFonts w:ascii="Calibri" w:hAnsi="Calibri" w:cs="Calibri"/>
              <w:color w:val="A6A6A6" w:themeColor="background1" w:themeShade="A6"/>
            </w:rPr>
          </w:rPrChange>
        </w:rPr>
        <w:t xml:space="preserve"> </w:t>
      </w:r>
      <w:r w:rsidR="0093575D" w:rsidRPr="00FC690C">
        <w:rPr>
          <w:rFonts w:ascii="Calibri" w:hAnsi="Calibri" w:cs="Calibri"/>
          <w:color w:val="A6A6A6" w:themeColor="background1" w:themeShade="A6"/>
          <w:lang w:val="en-US"/>
          <w:rPrChange w:id="1973" w:author="Hussey, Ian (PSY)" w:date="2025-10-06T10:27:00Z" w16du:dateUtc="2025-10-06T08:27:00Z">
            <w:rPr>
              <w:rFonts w:ascii="Calibri" w:hAnsi="Calibri" w:cs="Calibri"/>
              <w:color w:val="A6A6A6" w:themeColor="background1" w:themeShade="A6"/>
            </w:rPr>
          </w:rPrChange>
        </w:rPr>
        <w:t>How is it measured</w:t>
      </w:r>
      <w:r w:rsidR="00E90D1C" w:rsidRPr="00FC690C">
        <w:rPr>
          <w:rFonts w:ascii="Calibri" w:hAnsi="Calibri" w:cs="Calibri"/>
          <w:color w:val="A6A6A6" w:themeColor="background1" w:themeShade="A6"/>
          <w:lang w:val="en-US"/>
          <w:rPrChange w:id="1974" w:author="Hussey, Ian (PSY)" w:date="2025-10-06T10:27:00Z" w16du:dateUtc="2025-10-06T08:27:00Z">
            <w:rPr>
              <w:rFonts w:ascii="Calibri" w:hAnsi="Calibri" w:cs="Calibri"/>
              <w:color w:val="A6A6A6" w:themeColor="background1" w:themeShade="A6"/>
            </w:rPr>
          </w:rPrChange>
        </w:rPr>
        <w:t>?</w:t>
      </w:r>
      <w:r w:rsidR="0093575D" w:rsidRPr="00FC690C">
        <w:rPr>
          <w:rFonts w:ascii="Calibri" w:hAnsi="Calibri" w:cs="Calibri"/>
          <w:color w:val="A6A6A6" w:themeColor="background1" w:themeShade="A6"/>
          <w:lang w:val="en-US"/>
          <w:rPrChange w:id="1975" w:author="Hussey, Ian (PSY)" w:date="2025-10-06T10:27:00Z" w16du:dateUtc="2025-10-06T08:27:00Z">
            <w:rPr>
              <w:rFonts w:ascii="Calibri" w:hAnsi="Calibri" w:cs="Calibri"/>
              <w:color w:val="A6A6A6" w:themeColor="background1" w:themeShade="A6"/>
            </w:rPr>
          </w:rPrChange>
        </w:rPr>
        <w:t xml:space="preserve"> It’s clear that participants aren’t asked to report on how they feel or what they’ve done, nor are they measuring any physiological signal - rather, they’re taking each old vs new decision, scoring it as correct or incorrect, and using those accuracy scores (d′ and hit/false alarm rates) to measure memory ability. There are correct and incorrect answers which points toward a test. </w:t>
      </w:r>
    </w:p>
    <w:p w14:paraId="713AD5C5" w14:textId="324D0E70" w:rsidR="003A7477" w:rsidRPr="00FC690C" w:rsidRDefault="003874A8" w:rsidP="004F6B9C">
      <w:pPr>
        <w:spacing w:line="276" w:lineRule="auto"/>
        <w:jc w:val="both"/>
        <w:rPr>
          <w:rFonts w:ascii="Calibri" w:hAnsi="Calibri" w:cs="Calibri"/>
          <w:color w:val="A6A6A6" w:themeColor="background1" w:themeShade="A6"/>
          <w:lang w:val="en-US"/>
          <w:rPrChange w:id="1976"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1977" w:author="Hussey, Ian (PSY)" w:date="2025-10-06T10:27:00Z" w16du:dateUtc="2025-10-06T08:27:00Z">
            <w:rPr>
              <w:rFonts w:ascii="Calibri" w:hAnsi="Calibri" w:cs="Calibri"/>
              <w:color w:val="A6A6A6" w:themeColor="background1" w:themeShade="A6"/>
            </w:rPr>
          </w:rPrChange>
        </w:rPr>
        <w:t>Second dimension</w:t>
      </w:r>
      <w:r w:rsidR="00871BF0" w:rsidRPr="00FC690C">
        <w:rPr>
          <w:rFonts w:ascii="Calibri" w:hAnsi="Calibri" w:cs="Calibri"/>
          <w:color w:val="A6A6A6" w:themeColor="background1" w:themeShade="A6"/>
          <w:lang w:val="en-US"/>
          <w:rPrChange w:id="1978"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1979" w:author="Hussey, Ian (PSY)" w:date="2025-10-06T10:27:00Z" w16du:dateUtc="2025-10-06T08:27:00Z">
            <w:rPr>
              <w:rFonts w:ascii="Calibri" w:hAnsi="Calibri" w:cs="Calibri"/>
              <w:color w:val="A6A6A6" w:themeColor="background1" w:themeShade="A6"/>
            </w:rPr>
          </w:rPrChange>
        </w:rPr>
        <w:t xml:space="preserve"> </w:t>
      </w:r>
      <w:r w:rsidR="0093575D" w:rsidRPr="00FC690C">
        <w:rPr>
          <w:rFonts w:ascii="Calibri" w:hAnsi="Calibri" w:cs="Calibri"/>
          <w:color w:val="A6A6A6" w:themeColor="background1" w:themeShade="A6"/>
          <w:lang w:val="en-US"/>
          <w:rPrChange w:id="1980" w:author="Hussey, Ian (PSY)" w:date="2025-10-06T10:27:00Z" w16du:dateUtc="2025-10-06T08:27:00Z">
            <w:rPr>
              <w:rFonts w:ascii="Calibri" w:hAnsi="Calibri" w:cs="Calibri"/>
              <w:color w:val="A6A6A6" w:themeColor="background1" w:themeShade="A6"/>
            </w:rPr>
          </w:rPrChange>
        </w:rPr>
        <w:t>What is being measured</w:t>
      </w:r>
      <w:r w:rsidR="00E90D1C" w:rsidRPr="00FC690C">
        <w:rPr>
          <w:rFonts w:ascii="Calibri" w:hAnsi="Calibri" w:cs="Calibri"/>
          <w:color w:val="A6A6A6" w:themeColor="background1" w:themeShade="A6"/>
          <w:lang w:val="en-US"/>
          <w:rPrChange w:id="1981" w:author="Hussey, Ian (PSY)" w:date="2025-10-06T10:27:00Z" w16du:dateUtc="2025-10-06T08:27:00Z">
            <w:rPr>
              <w:rFonts w:ascii="Calibri" w:hAnsi="Calibri" w:cs="Calibri"/>
              <w:color w:val="A6A6A6" w:themeColor="background1" w:themeShade="A6"/>
            </w:rPr>
          </w:rPrChange>
        </w:rPr>
        <w:t>?</w:t>
      </w:r>
      <w:r w:rsidR="0093575D" w:rsidRPr="00FC690C">
        <w:rPr>
          <w:rFonts w:ascii="Calibri" w:hAnsi="Calibri" w:cs="Calibri"/>
          <w:color w:val="A6A6A6" w:themeColor="background1" w:themeShade="A6"/>
          <w:lang w:val="en-US"/>
          <w:rPrChange w:id="1982" w:author="Hussey, Ian (PSY)" w:date="2025-10-06T10:27:00Z" w16du:dateUtc="2025-10-06T08:27:00Z">
            <w:rPr>
              <w:rFonts w:ascii="Calibri" w:hAnsi="Calibri" w:cs="Calibri"/>
              <w:color w:val="A6A6A6" w:themeColor="background1" w:themeShade="A6"/>
            </w:rPr>
          </w:rPrChange>
        </w:rPr>
        <w:t xml:space="preserve"> The attentional subset theory measures the number and identity of stimulus features attended and used by the participant. It measures cognitive </w:t>
      </w:r>
      <w:r w:rsidR="000206BB" w:rsidRPr="00FC690C">
        <w:rPr>
          <w:rFonts w:ascii="Calibri" w:hAnsi="Calibri" w:cs="Calibri"/>
          <w:color w:val="A6A6A6" w:themeColor="background1" w:themeShade="A6"/>
          <w:lang w:val="en-US"/>
          <w:rPrChange w:id="1983" w:author="Hussey, Ian (PSY)" w:date="2025-10-06T10:27:00Z" w16du:dateUtc="2025-10-06T08:27:00Z">
            <w:rPr>
              <w:rFonts w:ascii="Calibri" w:hAnsi="Calibri" w:cs="Calibri"/>
              <w:color w:val="A6A6A6" w:themeColor="background1" w:themeShade="A6"/>
            </w:rPr>
          </w:rPrChange>
        </w:rPr>
        <w:t>ability;</w:t>
      </w:r>
      <w:r w:rsidR="0093575D" w:rsidRPr="00FC690C">
        <w:rPr>
          <w:rFonts w:ascii="Calibri" w:hAnsi="Calibri" w:cs="Calibri"/>
          <w:color w:val="A6A6A6" w:themeColor="background1" w:themeShade="A6"/>
          <w:lang w:val="en-US"/>
          <w:rPrChange w:id="1984" w:author="Hussey, Ian (PSY)" w:date="2025-10-06T10:27:00Z" w16du:dateUtc="2025-10-06T08:27:00Z">
            <w:rPr>
              <w:rFonts w:ascii="Calibri" w:hAnsi="Calibri" w:cs="Calibri"/>
              <w:color w:val="A6A6A6" w:themeColor="background1" w:themeShade="A6"/>
            </w:rPr>
          </w:rPrChange>
        </w:rPr>
        <w:t xml:space="preserve"> this speaks for the column</w:t>
      </w:r>
      <w:r w:rsidR="00453950" w:rsidRPr="00FC690C">
        <w:rPr>
          <w:rFonts w:ascii="Calibri" w:hAnsi="Calibri" w:cs="Calibri"/>
          <w:color w:val="A6A6A6" w:themeColor="background1" w:themeShade="A6"/>
          <w:lang w:val="en-US"/>
          <w:rPrChange w:id="1985" w:author="Hussey, Ian (PSY)" w:date="2025-10-06T10:27:00Z" w16du:dateUtc="2025-10-06T08:27:00Z">
            <w:rPr>
              <w:rFonts w:ascii="Calibri" w:hAnsi="Calibri" w:cs="Calibri"/>
              <w:color w:val="A6A6A6" w:themeColor="background1" w:themeShade="A6"/>
            </w:rPr>
          </w:rPrChange>
        </w:rPr>
        <w:t xml:space="preserve"> </w:t>
      </w:r>
      <w:r w:rsidR="0093575D" w:rsidRPr="00FC690C">
        <w:rPr>
          <w:rFonts w:ascii="Calibri" w:hAnsi="Calibri" w:cs="Calibri"/>
          <w:bCs/>
          <w:color w:val="A6A6A6" w:themeColor="background1" w:themeShade="A6"/>
          <w:lang w:val="en-US"/>
          <w:rPrChange w:id="1986" w:author="Hussey, Ian (PSY)" w:date="2025-10-06T10:27:00Z" w16du:dateUtc="2025-10-06T08:27:00Z">
            <w:rPr>
              <w:rFonts w:ascii="Calibri" w:hAnsi="Calibri" w:cs="Calibri"/>
              <w:bCs/>
              <w:color w:val="A6A6A6" w:themeColor="background1" w:themeShade="A6"/>
            </w:rPr>
          </w:rPrChange>
        </w:rPr>
        <w:t>mental ability or cognitive process</w:t>
      </w:r>
      <w:r w:rsidR="00453950" w:rsidRPr="00FC690C">
        <w:rPr>
          <w:rFonts w:ascii="Calibri" w:hAnsi="Calibri" w:cs="Calibri"/>
          <w:bCs/>
          <w:color w:val="A6A6A6" w:themeColor="background1" w:themeShade="A6"/>
          <w:lang w:val="en-US"/>
          <w:rPrChange w:id="1987" w:author="Hussey, Ian (PSY)" w:date="2025-10-06T10:27:00Z" w16du:dateUtc="2025-10-06T08:27:00Z">
            <w:rPr>
              <w:rFonts w:ascii="Calibri" w:hAnsi="Calibri" w:cs="Calibri"/>
              <w:bCs/>
              <w:color w:val="A6A6A6" w:themeColor="background1" w:themeShade="A6"/>
            </w:rPr>
          </w:rPrChange>
        </w:rPr>
        <w:t>.</w:t>
      </w:r>
    </w:p>
    <w:p w14:paraId="2F3273F9" w14:textId="56D59E4D" w:rsidR="30B23281" w:rsidRPr="00FC690C" w:rsidRDefault="30B23281" w:rsidP="004F6B9C">
      <w:pPr>
        <w:spacing w:line="276" w:lineRule="auto"/>
        <w:jc w:val="both"/>
        <w:rPr>
          <w:rFonts w:ascii="Calibri" w:hAnsi="Calibri" w:cs="Calibri"/>
          <w:b/>
          <w:color w:val="A6A6A6" w:themeColor="background1" w:themeShade="A6"/>
          <w:lang w:val="en-US"/>
          <w:rPrChange w:id="1988" w:author="Hussey, Ian (PSY)" w:date="2025-10-06T10:27:00Z" w16du:dateUtc="2025-10-06T08:27:00Z">
            <w:rPr>
              <w:rFonts w:ascii="Calibri" w:hAnsi="Calibri" w:cs="Calibri"/>
              <w:b/>
              <w:color w:val="A6A6A6" w:themeColor="background1" w:themeShade="A6"/>
            </w:rPr>
          </w:rPrChange>
        </w:rPr>
      </w:pPr>
      <w:r w:rsidRPr="00FC690C">
        <w:rPr>
          <w:rFonts w:ascii="Calibri" w:hAnsi="Calibri" w:cs="Calibri"/>
          <w:color w:val="A6A6A6" w:themeColor="background1" w:themeShade="A6"/>
          <w:lang w:val="en-US"/>
          <w:rPrChange w:id="1989" w:author="Hussey, Ian (PSY)" w:date="2025-10-06T10:27:00Z" w16du:dateUtc="2025-10-06T08:27:00Z">
            <w:rPr>
              <w:rFonts w:ascii="Calibri" w:hAnsi="Calibri" w:cs="Calibri"/>
              <w:color w:val="A6A6A6" w:themeColor="background1" w:themeShade="A6"/>
              <w:lang w:val="en-GB"/>
            </w:rPr>
          </w:rPrChange>
        </w:rPr>
        <w:t xml:space="preserve">Examining the relevant cell (where the row and column intersect), this is a </w:t>
      </w:r>
      <w:r w:rsidRPr="00FC690C">
        <w:rPr>
          <w:rFonts w:ascii="Calibri" w:hAnsi="Calibri" w:cs="Calibri"/>
          <w:b/>
          <w:bCs/>
          <w:color w:val="A6A6A6" w:themeColor="background1" w:themeShade="A6"/>
          <w:lang w:val="en-US"/>
          <w:rPrChange w:id="1990" w:author="Hussey, Ian (PSY)" w:date="2025-10-06T10:27:00Z" w16du:dateUtc="2025-10-06T08:27:00Z">
            <w:rPr>
              <w:rFonts w:ascii="Calibri" w:hAnsi="Calibri" w:cs="Calibri"/>
              <w:b/>
              <w:bCs/>
              <w:color w:val="A6A6A6" w:themeColor="background1" w:themeShade="A6"/>
            </w:rPr>
          </w:rPrChange>
        </w:rPr>
        <w:t>cognitive ability test.</w:t>
      </w:r>
    </w:p>
    <w:p w14:paraId="2EEBC322" w14:textId="010CA2DD" w:rsidR="00CF726C" w:rsidRPr="00FC690C" w:rsidRDefault="00620F4D" w:rsidP="00620F4D">
      <w:pPr>
        <w:pStyle w:val="Heading2"/>
        <w:rPr>
          <w:rFonts w:ascii="Calibri" w:hAnsi="Calibri" w:cs="Calibri"/>
          <w:color w:val="000000" w:themeColor="text1"/>
          <w:lang w:val="en-US"/>
          <w:rPrChange w:id="1991" w:author="Hussey, Ian (PSY)" w:date="2025-10-06T10:27:00Z" w16du:dateUtc="2025-10-06T08:27:00Z">
            <w:rPr>
              <w:rFonts w:ascii="Calibri" w:hAnsi="Calibri" w:cs="Calibri"/>
              <w:color w:val="000000" w:themeColor="text1"/>
            </w:rPr>
          </w:rPrChange>
        </w:rPr>
      </w:pPr>
      <w:bookmarkStart w:id="1992" w:name="_Toc208510442"/>
      <w:bookmarkStart w:id="1993" w:name="_Toc210640650"/>
      <w:r w:rsidRPr="00FC690C">
        <w:rPr>
          <w:rFonts w:ascii="Calibri" w:hAnsi="Calibri" w:cs="Calibri"/>
          <w:color w:val="000000" w:themeColor="text1"/>
          <w:lang w:val="en-US"/>
          <w:rPrChange w:id="1994" w:author="Hussey, Ian (PSY)" w:date="2025-10-06T10:27:00Z" w16du:dateUtc="2025-10-06T08:27:00Z">
            <w:rPr>
              <w:rFonts w:ascii="Calibri" w:hAnsi="Calibri" w:cs="Calibri"/>
              <w:color w:val="000000" w:themeColor="text1"/>
            </w:rPr>
          </w:rPrChange>
        </w:rPr>
        <w:lastRenderedPageBreak/>
        <w:t>Example 9</w:t>
      </w:r>
      <w:bookmarkEnd w:id="1992"/>
      <w:bookmarkEnd w:id="1993"/>
    </w:p>
    <w:p w14:paraId="55CF02A3" w14:textId="344D4FCA" w:rsidR="00481D68" w:rsidRPr="00FC690C" w:rsidRDefault="003727DC" w:rsidP="00847E07">
      <w:pPr>
        <w:rPr>
          <w:rFonts w:ascii="Calibri" w:hAnsi="Calibri" w:cs="Calibri"/>
          <w:color w:val="000000" w:themeColor="text1"/>
          <w:lang w:val="en-US"/>
          <w:rPrChange w:id="1995" w:author="Hussey, Ian (PSY)" w:date="2025-10-06T10:27:00Z" w16du:dateUtc="2025-10-06T08:27:00Z">
            <w:rPr>
              <w:rFonts w:ascii="Calibri" w:hAnsi="Calibri" w:cs="Calibri"/>
              <w:color w:val="000000" w:themeColor="text1"/>
            </w:rPr>
          </w:rPrChange>
        </w:rPr>
      </w:pPr>
      <w:r w:rsidRPr="00FC690C">
        <w:rPr>
          <w:rFonts w:ascii="Calibri" w:hAnsi="Calibri" w:cs="Calibri"/>
          <w:noProof/>
          <w:color w:val="000000" w:themeColor="text1"/>
          <w:lang w:val="en-US"/>
          <w:rPrChange w:id="1996" w:author="Hussey, Ian (PSY)" w:date="2025-10-06T10:27:00Z" w16du:dateUtc="2025-10-06T08:27:00Z">
            <w:rPr>
              <w:rFonts w:ascii="Calibri" w:hAnsi="Calibri" w:cs="Calibri"/>
              <w:noProof/>
              <w:color w:val="000000" w:themeColor="text1"/>
            </w:rPr>
          </w:rPrChange>
        </w:rPr>
        <mc:AlternateContent>
          <mc:Choice Requires="wps">
            <w:drawing>
              <wp:anchor distT="0" distB="0" distL="114300" distR="114300" simplePos="0" relativeHeight="251618816" behindDoc="0" locked="0" layoutInCell="1" allowOverlap="1" wp14:anchorId="3D661481" wp14:editId="517B864D">
                <wp:simplePos x="0" y="0"/>
                <wp:positionH relativeFrom="margin">
                  <wp:align>right</wp:align>
                </wp:positionH>
                <wp:positionV relativeFrom="paragraph">
                  <wp:posOffset>112965</wp:posOffset>
                </wp:positionV>
                <wp:extent cx="5726624" cy="1148668"/>
                <wp:effectExtent l="0" t="0" r="26670" b="13970"/>
                <wp:wrapTopAndBottom/>
                <wp:docPr id="1699651134" name="Rechteck 20"/>
                <wp:cNvGraphicFramePr/>
                <a:graphic xmlns:a="http://schemas.openxmlformats.org/drawingml/2006/main">
                  <a:graphicData uri="http://schemas.microsoft.com/office/word/2010/wordprocessingShape">
                    <wps:wsp>
                      <wps:cNvSpPr/>
                      <wps:spPr>
                        <a:xfrm>
                          <a:off x="0" y="0"/>
                          <a:ext cx="5726624" cy="1148668"/>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7F63A48" w14:textId="42DF3A8D" w:rsidR="00BB2B21" w:rsidRPr="00E91BBA" w:rsidRDefault="00910B0D" w:rsidP="004F6B9C">
                            <w:pPr>
                              <w:jc w:val="both"/>
                              <w:rPr>
                                <w:rFonts w:ascii="Calibri" w:hAnsi="Calibri" w:cs="Calibri"/>
                                <w:color w:val="000000" w:themeColor="text1"/>
                              </w:rPr>
                            </w:pPr>
                            <w:r w:rsidRPr="00E91BBA">
                              <w:rPr>
                                <w:rFonts w:ascii="Calibri" w:hAnsi="Calibri" w:cs="Calibri"/>
                                <w:color w:val="000000" w:themeColor="text1"/>
                              </w:rPr>
                              <w:t xml:space="preserve">For longitudinal analyses, only participants with at least two MRI measurements were included. </w:t>
                            </w:r>
                            <w:r w:rsidR="00863C8E" w:rsidRPr="00E91BBA">
                              <w:rPr>
                                <w:rFonts w:ascii="Calibri" w:hAnsi="Calibri" w:cs="Calibri"/>
                                <w:color w:val="000000" w:themeColor="text1"/>
                              </w:rPr>
                              <w:t xml:space="preserve">For the first longitudinal analyses, GEE analyses were performed to associate baseline depression </w:t>
                            </w:r>
                            <w:r w:rsidR="005C6FFF" w:rsidRPr="00E91BBA">
                              <w:rPr>
                                <w:rFonts w:ascii="Calibri" w:hAnsi="Calibri" w:cs="Calibri"/>
                                <w:color w:val="000000" w:themeColor="text1"/>
                                <w:lang w:val="en-GB"/>
                              </w:rPr>
                              <w:t>[…]</w:t>
                            </w:r>
                            <w:r w:rsidR="00863C8E" w:rsidRPr="00E91BBA">
                              <w:rPr>
                                <w:rFonts w:ascii="Calibri" w:hAnsi="Calibri" w:cs="Calibri"/>
                                <w:color w:val="000000" w:themeColor="text1"/>
                              </w:rPr>
                              <w:t xml:space="preserve"> predictors with change in brain structure, running separate univariate GEE analyses with only one of the depression </w:t>
                            </w:r>
                            <w:r w:rsidR="005C6FFF" w:rsidRPr="00E91BBA">
                              <w:rPr>
                                <w:rFonts w:ascii="Calibri" w:hAnsi="Calibri" w:cs="Calibri"/>
                                <w:color w:val="000000" w:themeColor="text1"/>
                              </w:rPr>
                              <w:t>[…]</w:t>
                            </w:r>
                            <w:r w:rsidR="00863C8E" w:rsidRPr="00E91BBA">
                              <w:rPr>
                                <w:rFonts w:ascii="Calibri" w:hAnsi="Calibri" w:cs="Calibri"/>
                                <w:color w:val="000000" w:themeColor="text1"/>
                              </w:rPr>
                              <w:t xml:space="preserve"> predictors per model.</w:t>
                            </w:r>
                          </w:p>
                          <w:p w14:paraId="133E9535" w14:textId="3CCCE3C2" w:rsidR="0001170B" w:rsidRPr="00E91BBA" w:rsidRDefault="00467467" w:rsidP="00467467">
                            <w:pPr>
                              <w:jc w:val="right"/>
                              <w:rPr>
                                <w:rFonts w:ascii="Calibri" w:hAnsi="Calibri" w:cs="Calibri"/>
                                <w:color w:val="000000" w:themeColor="text1"/>
                                <w:sz w:val="16"/>
                                <w:szCs w:val="16"/>
                              </w:rPr>
                            </w:pPr>
                            <w:hyperlink r:id="rId30" w:history="1">
                              <w:r w:rsidRPr="00E91BBA">
                                <w:rPr>
                                  <w:rStyle w:val="Hyperlink"/>
                                  <w:rFonts w:ascii="Calibri" w:hAnsi="Calibri" w:cs="Calibri"/>
                                  <w:color w:val="000000" w:themeColor="text1"/>
                                  <w:sz w:val="16"/>
                                  <w:szCs w:val="16"/>
                                </w:rPr>
                                <w:t>https://doi.org/10.1016/j.sjbs.2021.01.010</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61481" id="Rechteck 20" o:spid="_x0000_s1041" style="position:absolute;margin-left:399.7pt;margin-top:8.9pt;width:450.9pt;height:90.45pt;z-index:251618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" fillcolor="white [3201]" strokecolor="black [3200]" strokeweight="1pt">
                <v:textbox>
                  <w:txbxContent>
                    <w:p w14:paraId="37F63A48" w14:textId="42DF3A8D" w:rsidR="00BB2B21" w:rsidRPr="00E91BBA" w:rsidRDefault="00910B0D" w:rsidP="004F6B9C">
                      <w:pPr>
                        <w:jc w:val="both"/>
                        <w:rPr>
                          <w:rFonts w:ascii="Calibri" w:hAnsi="Calibri" w:cs="Calibri"/>
                          <w:color w:val="000000" w:themeColor="text1"/>
                        </w:rPr>
                      </w:pPr>
                      <w:r w:rsidRPr="00E91BBA">
                        <w:rPr>
                          <w:rFonts w:ascii="Calibri" w:hAnsi="Calibri" w:cs="Calibri"/>
                          <w:color w:val="000000" w:themeColor="text1"/>
                        </w:rPr>
                        <w:t xml:space="preserve">For longitudinal analyses, only participants with at least two MRI measurements were included. </w:t>
                      </w:r>
                      <w:r w:rsidR="00863C8E" w:rsidRPr="00E91BBA">
                        <w:rPr>
                          <w:rFonts w:ascii="Calibri" w:hAnsi="Calibri" w:cs="Calibri"/>
                          <w:color w:val="000000" w:themeColor="text1"/>
                        </w:rPr>
                        <w:t xml:space="preserve">For the first longitudinal analyses, GEE analyses were performed to associate baseline depression </w:t>
                      </w:r>
                      <w:r w:rsidR="005C6FFF" w:rsidRPr="00E91BBA">
                        <w:rPr>
                          <w:rFonts w:ascii="Calibri" w:hAnsi="Calibri" w:cs="Calibri"/>
                          <w:color w:val="000000" w:themeColor="text1"/>
                          <w:lang w:val="en-GB"/>
                        </w:rPr>
                        <w:t>[…]</w:t>
                      </w:r>
                      <w:r w:rsidR="00863C8E" w:rsidRPr="00E91BBA">
                        <w:rPr>
                          <w:rFonts w:ascii="Calibri" w:hAnsi="Calibri" w:cs="Calibri"/>
                          <w:color w:val="000000" w:themeColor="text1"/>
                        </w:rPr>
                        <w:t xml:space="preserve"> predictors with change in brain structure, running separate univariate GEE analyses with only one of the </w:t>
                      </w:r>
                      <w:proofErr w:type="gramStart"/>
                      <w:r w:rsidR="00863C8E" w:rsidRPr="00E91BBA">
                        <w:rPr>
                          <w:rFonts w:ascii="Calibri" w:hAnsi="Calibri" w:cs="Calibri"/>
                          <w:color w:val="000000" w:themeColor="text1"/>
                        </w:rPr>
                        <w:t>depression</w:t>
                      </w:r>
                      <w:proofErr w:type="gramEnd"/>
                      <w:r w:rsidR="00863C8E" w:rsidRPr="00E91BBA">
                        <w:rPr>
                          <w:rFonts w:ascii="Calibri" w:hAnsi="Calibri" w:cs="Calibri"/>
                          <w:color w:val="000000" w:themeColor="text1"/>
                        </w:rPr>
                        <w:t xml:space="preserve"> </w:t>
                      </w:r>
                      <w:r w:rsidR="005C6FFF" w:rsidRPr="00E91BBA">
                        <w:rPr>
                          <w:rFonts w:ascii="Calibri" w:hAnsi="Calibri" w:cs="Calibri"/>
                          <w:color w:val="000000" w:themeColor="text1"/>
                        </w:rPr>
                        <w:t>[…]</w:t>
                      </w:r>
                      <w:r w:rsidR="00863C8E" w:rsidRPr="00E91BBA">
                        <w:rPr>
                          <w:rFonts w:ascii="Calibri" w:hAnsi="Calibri" w:cs="Calibri"/>
                          <w:color w:val="000000" w:themeColor="text1"/>
                        </w:rPr>
                        <w:t xml:space="preserve"> predictors per model.</w:t>
                      </w:r>
                    </w:p>
                    <w:p w14:paraId="133E9535" w14:textId="3CCCE3C2" w:rsidR="0001170B" w:rsidRPr="00E91BBA" w:rsidRDefault="00467467" w:rsidP="00467467">
                      <w:pPr>
                        <w:jc w:val="right"/>
                        <w:rPr>
                          <w:rFonts w:ascii="Calibri" w:hAnsi="Calibri" w:cs="Calibri"/>
                          <w:color w:val="000000" w:themeColor="text1"/>
                          <w:sz w:val="16"/>
                          <w:szCs w:val="16"/>
                        </w:rPr>
                      </w:pPr>
                      <w:hyperlink r:id="rId31" w:history="1">
                        <w:r w:rsidRPr="00E91BBA">
                          <w:rPr>
                            <w:rStyle w:val="Hyperlink"/>
                            <w:rFonts w:ascii="Calibri" w:hAnsi="Calibri" w:cs="Calibri"/>
                            <w:color w:val="000000" w:themeColor="text1"/>
                            <w:sz w:val="16"/>
                            <w:szCs w:val="16"/>
                          </w:rPr>
                          <w:t>https://doi.org/10.1016/j.sjbs.2021.01.010</w:t>
                        </w:r>
                      </w:hyperlink>
                    </w:p>
                  </w:txbxContent>
                </v:textbox>
                <w10:wrap type="topAndBottom" anchorx="margin"/>
              </v:rect>
            </w:pict>
          </mc:Fallback>
        </mc:AlternateContent>
      </w:r>
    </w:p>
    <w:p w14:paraId="3282439F" w14:textId="7B0A1072" w:rsidR="00481D68" w:rsidRPr="00FC690C" w:rsidRDefault="00481D68" w:rsidP="008C673D">
      <w:pPr>
        <w:spacing w:after="120" w:line="276" w:lineRule="auto"/>
        <w:jc w:val="both"/>
        <w:rPr>
          <w:rFonts w:ascii="Calibri" w:eastAsia="Aptos" w:hAnsi="Calibri" w:cs="Calibri"/>
          <w:b/>
          <w:bCs/>
          <w:color w:val="A6A6A6" w:themeColor="background1" w:themeShade="A6"/>
          <w:u w:val="single"/>
          <w:lang w:val="en-US"/>
          <w:rPrChange w:id="1997" w:author="Hussey, Ian (PSY)" w:date="2025-10-06T10:27:00Z" w16du:dateUtc="2025-10-06T08:27:00Z">
            <w:rPr>
              <w:rFonts w:ascii="Calibri" w:eastAsia="Aptos" w:hAnsi="Calibri" w:cs="Calibri"/>
              <w:b/>
              <w:bCs/>
              <w:color w:val="A6A6A6" w:themeColor="background1" w:themeShade="A6"/>
              <w:u w:val="single"/>
            </w:rPr>
          </w:rPrChange>
        </w:rPr>
      </w:pPr>
      <w:r w:rsidRPr="00FC690C">
        <w:rPr>
          <w:rFonts w:ascii="Calibri" w:eastAsia="Aptos" w:hAnsi="Calibri" w:cs="Calibri"/>
          <w:b/>
          <w:bCs/>
          <w:color w:val="A6A6A6" w:themeColor="background1" w:themeShade="A6"/>
          <w:u w:val="single"/>
          <w:lang w:val="en-US"/>
          <w:rPrChange w:id="1998" w:author="Hussey, Ian (PSY)" w:date="2025-10-06T10:27:00Z" w16du:dateUtc="2025-10-06T08:27:00Z">
            <w:rPr>
              <w:rFonts w:ascii="Calibri" w:eastAsia="Aptos" w:hAnsi="Calibri" w:cs="Calibri"/>
              <w:b/>
              <w:bCs/>
              <w:color w:val="A6A6A6" w:themeColor="background1" w:themeShade="A6"/>
              <w:u w:val="single"/>
            </w:rPr>
          </w:rPrChange>
        </w:rPr>
        <w:t>Solution:</w:t>
      </w:r>
    </w:p>
    <w:p w14:paraId="2D24C465" w14:textId="46A9116D" w:rsidR="003134D5" w:rsidRPr="00FC690C" w:rsidRDefault="00AD09A4" w:rsidP="008C673D">
      <w:pPr>
        <w:spacing w:after="120" w:line="276" w:lineRule="auto"/>
        <w:jc w:val="both"/>
        <w:rPr>
          <w:rFonts w:ascii="Calibri" w:eastAsia="Aptos" w:hAnsi="Calibri" w:cs="Calibri"/>
          <w:color w:val="A6A6A6" w:themeColor="background1" w:themeShade="A6"/>
          <w:lang w:val="en-US"/>
          <w:rPrChange w:id="1999"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00" w:author="Hussey, Ian (PSY)" w:date="2025-10-06T10:27:00Z" w16du:dateUtc="2025-10-06T08:27:00Z">
            <w:rPr>
              <w:rFonts w:ascii="Calibri" w:eastAsia="Aptos" w:hAnsi="Calibri" w:cs="Calibri"/>
              <w:color w:val="A6A6A6" w:themeColor="background1" w:themeShade="A6"/>
            </w:rPr>
          </w:rPrChange>
        </w:rPr>
        <w:t xml:space="preserve">First dimension: </w:t>
      </w:r>
      <w:r w:rsidR="00D9444C" w:rsidRPr="00FC690C">
        <w:rPr>
          <w:rFonts w:ascii="Calibri" w:eastAsia="Aptos" w:hAnsi="Calibri" w:cs="Calibri"/>
          <w:color w:val="A6A6A6" w:themeColor="background1" w:themeShade="A6"/>
          <w:lang w:val="en-US"/>
          <w:rPrChange w:id="2001" w:author="Hussey, Ian (PSY)" w:date="2025-10-06T10:27:00Z" w16du:dateUtc="2025-10-06T08:27:00Z">
            <w:rPr>
              <w:rFonts w:ascii="Calibri" w:eastAsia="Aptos" w:hAnsi="Calibri" w:cs="Calibri"/>
              <w:color w:val="A6A6A6" w:themeColor="background1" w:themeShade="A6"/>
            </w:rPr>
          </w:rPrChange>
        </w:rPr>
        <w:t xml:space="preserve">How is </w:t>
      </w:r>
      <w:r w:rsidR="006974C7" w:rsidRPr="00FC690C">
        <w:rPr>
          <w:rFonts w:ascii="Calibri" w:eastAsia="Aptos" w:hAnsi="Calibri" w:cs="Calibri"/>
          <w:color w:val="A6A6A6" w:themeColor="background1" w:themeShade="A6"/>
          <w:lang w:val="en-US"/>
          <w:rPrChange w:id="2002" w:author="Hussey, Ian (PSY)" w:date="2025-10-06T10:27:00Z" w16du:dateUtc="2025-10-06T08:27:00Z">
            <w:rPr>
              <w:rFonts w:ascii="Calibri" w:eastAsia="Aptos" w:hAnsi="Calibri" w:cs="Calibri"/>
              <w:color w:val="A6A6A6" w:themeColor="background1" w:themeShade="A6"/>
            </w:rPr>
          </w:rPrChange>
        </w:rPr>
        <w:t>i</w:t>
      </w:r>
      <w:r w:rsidR="00D9444C" w:rsidRPr="00FC690C">
        <w:rPr>
          <w:rFonts w:ascii="Calibri" w:eastAsia="Aptos" w:hAnsi="Calibri" w:cs="Calibri"/>
          <w:color w:val="A6A6A6" w:themeColor="background1" w:themeShade="A6"/>
          <w:lang w:val="en-US"/>
          <w:rPrChange w:id="2003" w:author="Hussey, Ian (PSY)" w:date="2025-10-06T10:27:00Z" w16du:dateUtc="2025-10-06T08:27:00Z">
            <w:rPr>
              <w:rFonts w:ascii="Calibri" w:eastAsia="Aptos" w:hAnsi="Calibri" w:cs="Calibri"/>
              <w:color w:val="A6A6A6" w:themeColor="background1" w:themeShade="A6"/>
            </w:rPr>
          </w:rPrChange>
        </w:rPr>
        <w:t>t being measured</w:t>
      </w:r>
      <w:r w:rsidR="00E90D1C" w:rsidRPr="00FC690C">
        <w:rPr>
          <w:rFonts w:ascii="Calibri" w:eastAsia="Aptos" w:hAnsi="Calibri" w:cs="Calibri"/>
          <w:color w:val="A6A6A6" w:themeColor="background1" w:themeShade="A6"/>
          <w:lang w:val="en-US"/>
          <w:rPrChange w:id="2004" w:author="Hussey, Ian (PSY)" w:date="2025-10-06T10:27:00Z" w16du:dateUtc="2025-10-06T08:27:00Z">
            <w:rPr>
              <w:rFonts w:ascii="Calibri" w:eastAsia="Aptos" w:hAnsi="Calibri" w:cs="Calibri"/>
              <w:color w:val="A6A6A6" w:themeColor="background1" w:themeShade="A6"/>
            </w:rPr>
          </w:rPrChange>
        </w:rPr>
        <w:t xml:space="preserve">? </w:t>
      </w:r>
      <w:r w:rsidR="003134D5" w:rsidRPr="00FC690C">
        <w:rPr>
          <w:rFonts w:ascii="Calibri" w:eastAsia="Aptos" w:hAnsi="Calibri" w:cs="Calibri"/>
          <w:color w:val="A6A6A6" w:themeColor="background1" w:themeShade="A6"/>
          <w:lang w:val="en-US"/>
          <w:rPrChange w:id="2005" w:author="Hussey, Ian (PSY)" w:date="2025-10-06T10:27:00Z" w16du:dateUtc="2025-10-06T08:27:00Z">
            <w:rPr>
              <w:rFonts w:ascii="Calibri" w:eastAsia="Aptos" w:hAnsi="Calibri" w:cs="Calibri"/>
              <w:color w:val="A6A6A6" w:themeColor="background1" w:themeShade="A6"/>
            </w:rPr>
          </w:rPrChange>
        </w:rPr>
        <w:t>In this example, brain structure is assessed using MRI. Since MRI is a biological/physiological tool, this falls under a neuro/bio/physiological measure.</w:t>
      </w:r>
    </w:p>
    <w:p w14:paraId="5F4AFEDC" w14:textId="448A0B88" w:rsidR="00481D68" w:rsidRPr="00FC690C" w:rsidRDefault="00B0745D" w:rsidP="008C673D">
      <w:pPr>
        <w:spacing w:after="120" w:line="276" w:lineRule="auto"/>
        <w:jc w:val="both"/>
        <w:rPr>
          <w:rFonts w:ascii="Calibri" w:eastAsia="Aptos" w:hAnsi="Calibri" w:cs="Calibri"/>
          <w:color w:val="A6A6A6" w:themeColor="background1" w:themeShade="A6"/>
          <w:lang w:val="en-US"/>
          <w:rPrChange w:id="2006"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07" w:author="Hussey, Ian (PSY)" w:date="2025-10-06T10:27:00Z" w16du:dateUtc="2025-10-06T08:27:00Z">
            <w:rPr>
              <w:rFonts w:ascii="Calibri" w:eastAsia="Aptos" w:hAnsi="Calibri" w:cs="Calibri"/>
              <w:color w:val="A6A6A6" w:themeColor="background1" w:themeShade="A6"/>
            </w:rPr>
          </w:rPrChange>
        </w:rPr>
        <w:t>Second dimension: What is being measured</w:t>
      </w:r>
      <w:r w:rsidR="00E90D1C" w:rsidRPr="00FC690C">
        <w:rPr>
          <w:rFonts w:ascii="Calibri" w:eastAsia="Aptos" w:hAnsi="Calibri" w:cs="Calibri"/>
          <w:color w:val="A6A6A6" w:themeColor="background1" w:themeShade="A6"/>
          <w:lang w:val="en-US"/>
          <w:rPrChange w:id="2008" w:author="Hussey, Ian (PSY)" w:date="2025-10-06T10:27:00Z" w16du:dateUtc="2025-10-06T08:27:00Z">
            <w:rPr>
              <w:rFonts w:ascii="Calibri" w:eastAsia="Aptos" w:hAnsi="Calibri" w:cs="Calibri"/>
              <w:color w:val="A6A6A6" w:themeColor="background1" w:themeShade="A6"/>
            </w:rPr>
          </w:rPrChange>
        </w:rPr>
        <w:t>?</w:t>
      </w:r>
      <w:r w:rsidRPr="00FC690C">
        <w:rPr>
          <w:rFonts w:ascii="Calibri" w:eastAsia="Aptos" w:hAnsi="Calibri" w:cs="Calibri"/>
          <w:color w:val="A6A6A6" w:themeColor="background1" w:themeShade="A6"/>
          <w:lang w:val="en-US"/>
          <w:rPrChange w:id="2009" w:author="Hussey, Ian (PSY)" w:date="2025-10-06T10:27:00Z" w16du:dateUtc="2025-10-06T08:27:00Z">
            <w:rPr>
              <w:rFonts w:ascii="Calibri" w:eastAsia="Aptos" w:hAnsi="Calibri" w:cs="Calibri"/>
              <w:color w:val="A6A6A6" w:themeColor="background1" w:themeShade="A6"/>
            </w:rPr>
          </w:rPrChange>
        </w:rPr>
        <w:t xml:space="preserve"> </w:t>
      </w:r>
      <w:r w:rsidR="00A00A52" w:rsidRPr="00FC690C">
        <w:rPr>
          <w:rFonts w:ascii="Calibri" w:eastAsia="Aptos" w:hAnsi="Calibri" w:cs="Calibri"/>
          <w:color w:val="A6A6A6" w:themeColor="background1" w:themeShade="A6"/>
          <w:lang w:val="en-US"/>
          <w:rPrChange w:id="2010" w:author="Hussey, Ian (PSY)" w:date="2025-10-06T10:27:00Z" w16du:dateUtc="2025-10-06T08:27:00Z">
            <w:rPr>
              <w:rFonts w:ascii="Calibri" w:eastAsia="Aptos" w:hAnsi="Calibri" w:cs="Calibri"/>
              <w:color w:val="A6A6A6" w:themeColor="background1" w:themeShade="A6"/>
            </w:rPr>
          </w:rPrChange>
        </w:rPr>
        <w:t>The construct</w:t>
      </w:r>
      <w:r w:rsidR="00D90CEA" w:rsidRPr="00FC690C">
        <w:rPr>
          <w:rFonts w:ascii="Calibri" w:eastAsia="Aptos" w:hAnsi="Calibri" w:cs="Calibri"/>
          <w:color w:val="A6A6A6" w:themeColor="background1" w:themeShade="A6"/>
          <w:lang w:val="en-US"/>
          <w:rPrChange w:id="2011" w:author="Hussey, Ian (PSY)" w:date="2025-10-06T10:27:00Z" w16du:dateUtc="2025-10-06T08:27:00Z">
            <w:rPr>
              <w:rFonts w:ascii="Calibri" w:eastAsia="Aptos" w:hAnsi="Calibri" w:cs="Calibri"/>
              <w:color w:val="A6A6A6" w:themeColor="background1" w:themeShade="A6"/>
            </w:rPr>
          </w:rPrChange>
        </w:rPr>
        <w:t xml:space="preserve"> </w:t>
      </w:r>
      <w:r w:rsidR="00A00A52" w:rsidRPr="00FC690C">
        <w:rPr>
          <w:rFonts w:ascii="Calibri" w:eastAsia="Aptos" w:hAnsi="Calibri" w:cs="Calibri"/>
          <w:color w:val="A6A6A6" w:themeColor="background1" w:themeShade="A6"/>
          <w:lang w:val="en-US"/>
          <w:rPrChange w:id="2012" w:author="Hussey, Ian (PSY)" w:date="2025-10-06T10:27:00Z" w16du:dateUtc="2025-10-06T08:27:00Z">
            <w:rPr>
              <w:rFonts w:ascii="Calibri" w:eastAsia="Aptos" w:hAnsi="Calibri" w:cs="Calibri"/>
              <w:color w:val="A6A6A6" w:themeColor="background1" w:themeShade="A6"/>
            </w:rPr>
          </w:rPrChange>
        </w:rPr>
        <w:t>of interest is changes in brain structure, which is also a neuro/bio/physiological phenomenon.</w:t>
      </w:r>
    </w:p>
    <w:p w14:paraId="35ABB5FE" w14:textId="04EEEDF4" w:rsidR="00A149D0" w:rsidRPr="00FC690C" w:rsidRDefault="30B23281" w:rsidP="00A149D0">
      <w:pPr>
        <w:spacing w:after="120" w:line="276" w:lineRule="auto"/>
        <w:jc w:val="both"/>
        <w:rPr>
          <w:rFonts w:ascii="Calibri" w:eastAsia="Aptos" w:hAnsi="Calibri" w:cs="Calibri"/>
          <w:b/>
          <w:bCs/>
          <w:color w:val="A6A6A6" w:themeColor="background1" w:themeShade="A6"/>
          <w:lang w:val="en-US"/>
          <w:rPrChange w:id="2013" w:author="Hussey, Ian (PSY)" w:date="2025-10-06T10:27:00Z" w16du:dateUtc="2025-10-06T08:27:00Z">
            <w:rPr>
              <w:rFonts w:ascii="Calibri" w:eastAsia="Aptos" w:hAnsi="Calibri" w:cs="Calibri"/>
              <w:b/>
              <w:bCs/>
              <w:color w:val="A6A6A6" w:themeColor="background1" w:themeShade="A6"/>
            </w:rPr>
          </w:rPrChange>
        </w:rPr>
      </w:pPr>
      <w:r w:rsidRPr="00FC690C">
        <w:rPr>
          <w:rFonts w:ascii="Calibri" w:eastAsia="Aptos" w:hAnsi="Calibri" w:cs="Calibri"/>
          <w:color w:val="A6A6A6" w:themeColor="background1" w:themeShade="A6"/>
          <w:lang w:val="en-US"/>
          <w:rPrChange w:id="2014" w:author="Hussey, Ian (PSY)" w:date="2025-10-06T10:27:00Z" w16du:dateUtc="2025-10-06T08:27:00Z">
            <w:rPr>
              <w:rFonts w:ascii="Calibri" w:eastAsia="Aptos" w:hAnsi="Calibri" w:cs="Calibri"/>
              <w:color w:val="A6A6A6" w:themeColor="background1" w:themeShade="A6"/>
            </w:rPr>
          </w:rPrChange>
        </w:rPr>
        <w:t xml:space="preserve">Examining the relevant cell (where the row and column intersect), we would categorize it as </w:t>
      </w:r>
      <w:r w:rsidRPr="00FC690C">
        <w:rPr>
          <w:rFonts w:ascii="Calibri" w:eastAsia="Aptos" w:hAnsi="Calibri" w:cs="Calibri"/>
          <w:b/>
          <w:bCs/>
          <w:color w:val="A6A6A6" w:themeColor="background1" w:themeShade="A6"/>
          <w:lang w:val="en-US"/>
          <w:rPrChange w:id="2015" w:author="Hussey, Ian (PSY)" w:date="2025-10-06T10:27:00Z" w16du:dateUtc="2025-10-06T08:27:00Z">
            <w:rPr>
              <w:rFonts w:ascii="Calibri" w:eastAsia="Aptos" w:hAnsi="Calibri" w:cs="Calibri"/>
              <w:b/>
              <w:bCs/>
              <w:color w:val="A6A6A6" w:themeColor="background1" w:themeShade="A6"/>
            </w:rPr>
          </w:rPrChange>
        </w:rPr>
        <w:t>neuro/bio/physiological measure of neuro/bio/physiology.</w:t>
      </w:r>
    </w:p>
    <w:p w14:paraId="61F0ECF8" w14:textId="77777777" w:rsidR="00A149D0" w:rsidRPr="00FC690C" w:rsidRDefault="00A149D0" w:rsidP="00A149D0">
      <w:pPr>
        <w:spacing w:after="120" w:line="276" w:lineRule="auto"/>
        <w:jc w:val="both"/>
        <w:rPr>
          <w:rFonts w:ascii="Calibri" w:eastAsia="Aptos" w:hAnsi="Calibri" w:cs="Calibri"/>
          <w:b/>
          <w:bCs/>
          <w:color w:val="A6A6A6" w:themeColor="background1" w:themeShade="A6"/>
          <w:lang w:val="en-US"/>
          <w:rPrChange w:id="2016" w:author="Hussey, Ian (PSY)" w:date="2025-10-06T10:27:00Z" w16du:dateUtc="2025-10-06T08:27:00Z">
            <w:rPr>
              <w:rFonts w:ascii="Calibri" w:eastAsia="Aptos" w:hAnsi="Calibri" w:cs="Calibri"/>
              <w:b/>
              <w:bCs/>
              <w:color w:val="A6A6A6" w:themeColor="background1" w:themeShade="A6"/>
            </w:rPr>
          </w:rPrChange>
        </w:rPr>
      </w:pPr>
    </w:p>
    <w:p w14:paraId="42C3C41B" w14:textId="2ECC0B13" w:rsidR="00E91BBA" w:rsidRPr="00FC690C" w:rsidRDefault="004F6B9C" w:rsidP="00B8760F">
      <w:pPr>
        <w:pStyle w:val="Heading2"/>
        <w:rPr>
          <w:rFonts w:ascii="Calibri" w:eastAsia="Aptos" w:hAnsi="Calibri" w:cs="Calibri"/>
          <w:color w:val="000000" w:themeColor="text1"/>
          <w:lang w:val="en-US"/>
          <w:rPrChange w:id="2017" w:author="Hussey, Ian (PSY)" w:date="2025-10-06T10:27:00Z" w16du:dateUtc="2025-10-06T08:27:00Z">
            <w:rPr>
              <w:rFonts w:ascii="Calibri" w:eastAsia="Aptos" w:hAnsi="Calibri" w:cs="Calibri"/>
              <w:color w:val="000000" w:themeColor="text1"/>
            </w:rPr>
          </w:rPrChange>
        </w:rPr>
      </w:pPr>
      <w:bookmarkStart w:id="2018" w:name="_Toc210640651"/>
      <w:r w:rsidRPr="00FC690C">
        <w:rPr>
          <w:noProof/>
          <w:lang w:val="en-US"/>
          <w:rPrChange w:id="2019" w:author="Hussey, Ian (PSY)" w:date="2025-10-06T10:27:00Z" w16du:dateUtc="2025-10-06T08:27:00Z">
            <w:rPr>
              <w:noProof/>
            </w:rPr>
          </w:rPrChange>
        </w:rPr>
        <mc:AlternateContent>
          <mc:Choice Requires="wps">
            <w:drawing>
              <wp:anchor distT="0" distB="0" distL="114300" distR="114300" simplePos="0" relativeHeight="251731456" behindDoc="0" locked="0" layoutInCell="1" allowOverlap="1" wp14:anchorId="717E3226" wp14:editId="24991A82">
                <wp:simplePos x="0" y="0"/>
                <wp:positionH relativeFrom="margin">
                  <wp:align>left</wp:align>
                </wp:positionH>
                <wp:positionV relativeFrom="paragraph">
                  <wp:posOffset>336781</wp:posOffset>
                </wp:positionV>
                <wp:extent cx="5749290" cy="1868805"/>
                <wp:effectExtent l="0" t="0" r="16510" b="10795"/>
                <wp:wrapTopAndBottom/>
                <wp:docPr id="1486119907" name="Rectangle 22"/>
                <wp:cNvGraphicFramePr/>
                <a:graphic xmlns:a="http://schemas.openxmlformats.org/drawingml/2006/main">
                  <a:graphicData uri="http://schemas.microsoft.com/office/word/2010/wordprocessingShape">
                    <wps:wsp>
                      <wps:cNvSpPr/>
                      <wps:spPr>
                        <a:xfrm>
                          <a:off x="0" y="0"/>
                          <a:ext cx="5749290" cy="1497026"/>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0AB1EAB" w14:textId="2DD3E8AD" w:rsidR="00DA0CB8" w:rsidRPr="00DA0CB8"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In our experiment, we gave 18-month-olds a task in which a rope that was attached to an out-of-reach transparent box could be pulled to reach a toy in the box.</w:t>
                            </w:r>
                          </w:p>
                          <w:p w14:paraId="7E6EB32C" w14:textId="52A41FA1" w:rsidR="00BE475F"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We next examined infants’ persistence on the same task that, unbeknownst to them, was actually impossible to solve (as the container was glued to the table); the only difference across conditions was the type of social input received before being presented with the task.</w:t>
                            </w:r>
                          </w:p>
                          <w:p w14:paraId="04597BBC" w14:textId="7E78E178" w:rsidR="005751E3" w:rsidRPr="00BE475F" w:rsidRDefault="005751E3" w:rsidP="008C673D">
                            <w:pPr>
                              <w:spacing w:line="276" w:lineRule="auto"/>
                              <w:jc w:val="both"/>
                              <w:rPr>
                                <w:rFonts w:ascii="Calibri" w:eastAsia="Aptos" w:hAnsi="Calibri" w:cs="Calibri"/>
                                <w:color w:val="000000" w:themeColor="text1"/>
                                <w:lang w:val="en-GB"/>
                              </w:rPr>
                            </w:pPr>
                            <w:r w:rsidRPr="00DA0CB8">
                              <w:rPr>
                                <w:rFonts w:ascii="Calibri" w:eastAsia="Aptos" w:hAnsi="Calibri" w:cs="Calibri"/>
                                <w:color w:val="000000" w:themeColor="text1"/>
                              </w:rPr>
                              <w:t xml:space="preserve">Infants’ time spent trying across trials </w:t>
                            </w:r>
                            <w:r w:rsidRPr="00DA0CB8">
                              <w:rPr>
                                <w:rFonts w:ascii="Calibri" w:eastAsia="Aptos" w:hAnsi="Calibri" w:cs="Calibri"/>
                                <w:color w:val="000000" w:themeColor="text1"/>
                                <w:lang w:val="en-GB"/>
                              </w:rPr>
                              <w:t>[…]</w:t>
                            </w:r>
                          </w:p>
                          <w:p w14:paraId="59DBBC17" w14:textId="39A253BE" w:rsidR="005751E3" w:rsidRPr="008C673D" w:rsidRDefault="00BE475F" w:rsidP="00BE475F">
                            <w:pPr>
                              <w:jc w:val="right"/>
                              <w:rPr>
                                <w:sz w:val="16"/>
                                <w:szCs w:val="16"/>
                                <w:lang w:val="en-GB"/>
                              </w:rPr>
                            </w:pPr>
                            <w:hyperlink r:id="rId32" w:history="1">
                              <w:r w:rsidRPr="008C673D">
                                <w:rPr>
                                  <w:rStyle w:val="Hyperlink"/>
                                  <w:rFonts w:ascii="Calibri" w:hAnsi="Calibri" w:cs="Calibri"/>
                                  <w:color w:val="auto"/>
                                  <w:sz w:val="16"/>
                                  <w:szCs w:val="16"/>
                                  <w:lang w:val="en-GB"/>
                                </w:rPr>
                                <w:t>https://doi.org/10.1038/s41562-019-0814-0</w:t>
                              </w:r>
                            </w:hyperlink>
                            <w:r w:rsidRPr="008C673D">
                              <w:rPr>
                                <w:sz w:val="16"/>
                                <w:szCs w:val="16"/>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7E3226" id="Rectangle 22" o:spid="_x0000_s1042" style="position:absolute;margin-left:0;margin-top:26.5pt;width:452.7pt;height:147.15pt;z-index:251731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" fillcolor="white [3201]" strokecolor="black [3200]" strokeweight="1pt">
                <v:textbox>
                  <w:txbxContent>
                    <w:p w14:paraId="00AB1EAB" w14:textId="2DD3E8AD" w:rsidR="00DA0CB8" w:rsidRPr="00DA0CB8"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In our experiment, we gave 18-month-olds a task in which a rope that was attached to an out-of-reach transparent box could be pulled to reach a toy in the box.</w:t>
                      </w:r>
                    </w:p>
                    <w:p w14:paraId="7E6EB32C" w14:textId="52A41FA1" w:rsidR="00BE475F"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We next examined infants’ persistence on the same task that, unbeknownst to them, was actually impossible to solve (as the container was glued to the table); the only difference across conditions was the type of social input received before being presented with the task.</w:t>
                      </w:r>
                    </w:p>
                    <w:p w14:paraId="04597BBC" w14:textId="7E78E178" w:rsidR="005751E3" w:rsidRPr="00BE475F" w:rsidRDefault="005751E3" w:rsidP="008C673D">
                      <w:pPr>
                        <w:spacing w:line="276" w:lineRule="auto"/>
                        <w:jc w:val="both"/>
                        <w:rPr>
                          <w:rFonts w:ascii="Calibri" w:eastAsia="Aptos" w:hAnsi="Calibri" w:cs="Calibri"/>
                          <w:color w:val="000000" w:themeColor="text1"/>
                          <w:lang w:val="en-GB"/>
                        </w:rPr>
                      </w:pPr>
                      <w:r w:rsidRPr="00DA0CB8">
                        <w:rPr>
                          <w:rFonts w:ascii="Calibri" w:eastAsia="Aptos" w:hAnsi="Calibri" w:cs="Calibri"/>
                          <w:color w:val="000000" w:themeColor="text1"/>
                        </w:rPr>
                        <w:t xml:space="preserve">Infants’ time spent trying across trials </w:t>
                      </w:r>
                      <w:r w:rsidRPr="00DA0CB8">
                        <w:rPr>
                          <w:rFonts w:ascii="Calibri" w:eastAsia="Aptos" w:hAnsi="Calibri" w:cs="Calibri"/>
                          <w:color w:val="000000" w:themeColor="text1"/>
                          <w:lang w:val="en-GB"/>
                        </w:rPr>
                        <w:t>[…]</w:t>
                      </w:r>
                    </w:p>
                    <w:p w14:paraId="59DBBC17" w14:textId="39A253BE" w:rsidR="005751E3" w:rsidRPr="008C673D" w:rsidRDefault="00BE475F" w:rsidP="00BE475F">
                      <w:pPr>
                        <w:jc w:val="right"/>
                        <w:rPr>
                          <w:sz w:val="16"/>
                          <w:szCs w:val="16"/>
                          <w:lang w:val="en-GB"/>
                        </w:rPr>
                      </w:pPr>
                      <w:hyperlink r:id="rId33" w:history="1">
                        <w:r w:rsidRPr="008C673D">
                          <w:rPr>
                            <w:rStyle w:val="Hyperlink"/>
                            <w:rFonts w:ascii="Calibri" w:hAnsi="Calibri" w:cs="Calibri"/>
                            <w:color w:val="auto"/>
                            <w:sz w:val="16"/>
                            <w:szCs w:val="16"/>
                            <w:lang w:val="en-GB"/>
                          </w:rPr>
                          <w:t>https://doi.org/10.1038/s41562-019-0814-0</w:t>
                        </w:r>
                      </w:hyperlink>
                      <w:r w:rsidRPr="008C673D">
                        <w:rPr>
                          <w:sz w:val="16"/>
                          <w:szCs w:val="16"/>
                          <w:lang w:val="en-GB"/>
                        </w:rPr>
                        <w:t xml:space="preserve"> </w:t>
                      </w:r>
                    </w:p>
                  </w:txbxContent>
                </v:textbox>
                <w10:wrap type="topAndBottom" anchorx="margin"/>
              </v:rect>
            </w:pict>
          </mc:Fallback>
        </mc:AlternateContent>
      </w:r>
      <w:r w:rsidR="00C217D5" w:rsidRPr="00FC690C">
        <w:rPr>
          <w:rFonts w:ascii="Calibri" w:eastAsia="Aptos" w:hAnsi="Calibri" w:cs="Calibri"/>
          <w:color w:val="000000" w:themeColor="text1"/>
          <w:lang w:val="en-US"/>
          <w:rPrChange w:id="2020" w:author="Hussey, Ian (PSY)" w:date="2025-10-06T10:27:00Z" w16du:dateUtc="2025-10-06T08:27:00Z">
            <w:rPr>
              <w:rFonts w:ascii="Calibri" w:eastAsia="Aptos" w:hAnsi="Calibri" w:cs="Calibri"/>
              <w:color w:val="000000" w:themeColor="text1"/>
            </w:rPr>
          </w:rPrChange>
        </w:rPr>
        <w:t>Example 10</w:t>
      </w:r>
      <w:bookmarkEnd w:id="2018"/>
    </w:p>
    <w:p w14:paraId="5987E1A2" w14:textId="5C9F61E9" w:rsidR="004F6B9C" w:rsidRPr="00FC690C" w:rsidRDefault="004F6B9C" w:rsidP="00793026">
      <w:pPr>
        <w:spacing w:after="120" w:line="276" w:lineRule="auto"/>
        <w:rPr>
          <w:rFonts w:ascii="Calibri" w:eastAsia="Aptos" w:hAnsi="Calibri" w:cs="Calibri"/>
          <w:b/>
          <w:bCs/>
          <w:color w:val="A6A6A6" w:themeColor="background1" w:themeShade="A6"/>
          <w:u w:val="single"/>
          <w:lang w:val="en-US"/>
          <w:rPrChange w:id="2021" w:author="Hussey, Ian (PSY)" w:date="2025-10-06T10:27:00Z" w16du:dateUtc="2025-10-06T08:27:00Z">
            <w:rPr>
              <w:rFonts w:ascii="Calibri" w:eastAsia="Aptos" w:hAnsi="Calibri" w:cs="Calibri"/>
              <w:b/>
              <w:bCs/>
              <w:color w:val="A6A6A6" w:themeColor="background1" w:themeShade="A6"/>
              <w:u w:val="single"/>
            </w:rPr>
          </w:rPrChange>
        </w:rPr>
      </w:pPr>
    </w:p>
    <w:p w14:paraId="213EAF36" w14:textId="6DC92B1D" w:rsidR="005751E3" w:rsidRPr="00FC690C" w:rsidRDefault="006974C7" w:rsidP="00793026">
      <w:pPr>
        <w:spacing w:after="120" w:line="276" w:lineRule="auto"/>
        <w:rPr>
          <w:rFonts w:ascii="Calibri" w:eastAsia="Aptos" w:hAnsi="Calibri" w:cs="Calibri"/>
          <w:b/>
          <w:bCs/>
          <w:color w:val="A6A6A6" w:themeColor="background1" w:themeShade="A6"/>
          <w:u w:val="single"/>
          <w:lang w:val="en-US"/>
          <w:rPrChange w:id="2022" w:author="Hussey, Ian (PSY)" w:date="2025-10-06T10:27:00Z" w16du:dateUtc="2025-10-06T08:27:00Z">
            <w:rPr>
              <w:rFonts w:ascii="Calibri" w:eastAsia="Aptos" w:hAnsi="Calibri" w:cs="Calibri"/>
              <w:b/>
              <w:bCs/>
              <w:color w:val="A6A6A6" w:themeColor="background1" w:themeShade="A6"/>
              <w:u w:val="single"/>
            </w:rPr>
          </w:rPrChange>
        </w:rPr>
      </w:pPr>
      <w:r w:rsidRPr="00FC690C">
        <w:rPr>
          <w:rFonts w:ascii="Calibri" w:eastAsia="Aptos" w:hAnsi="Calibri" w:cs="Calibri"/>
          <w:b/>
          <w:bCs/>
          <w:color w:val="A6A6A6" w:themeColor="background1" w:themeShade="A6"/>
          <w:u w:val="single"/>
          <w:lang w:val="en-US"/>
          <w:rPrChange w:id="2023" w:author="Hussey, Ian (PSY)" w:date="2025-10-06T10:27:00Z" w16du:dateUtc="2025-10-06T08:27:00Z">
            <w:rPr>
              <w:rFonts w:ascii="Calibri" w:eastAsia="Aptos" w:hAnsi="Calibri" w:cs="Calibri"/>
              <w:b/>
              <w:bCs/>
              <w:color w:val="A6A6A6" w:themeColor="background1" w:themeShade="A6"/>
              <w:u w:val="single"/>
            </w:rPr>
          </w:rPrChange>
        </w:rPr>
        <w:t>Solution:</w:t>
      </w:r>
    </w:p>
    <w:p w14:paraId="6550347A" w14:textId="6B7BAD51" w:rsidR="001E205B" w:rsidRPr="00FC690C" w:rsidRDefault="006974C7" w:rsidP="00793026">
      <w:pPr>
        <w:spacing w:after="120" w:line="276" w:lineRule="auto"/>
        <w:jc w:val="both"/>
        <w:rPr>
          <w:rFonts w:ascii="Calibri" w:eastAsia="Aptos" w:hAnsi="Calibri" w:cs="Calibri"/>
          <w:color w:val="A6A6A6" w:themeColor="background1" w:themeShade="A6"/>
          <w:lang w:val="en-US"/>
          <w:rPrChange w:id="2024"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25" w:author="Hussey, Ian (PSY)" w:date="2025-10-06T10:27:00Z" w16du:dateUtc="2025-10-06T08:27:00Z">
            <w:rPr>
              <w:rFonts w:ascii="Calibri" w:eastAsia="Aptos" w:hAnsi="Calibri" w:cs="Calibri"/>
              <w:color w:val="A6A6A6" w:themeColor="background1" w:themeShade="A6"/>
            </w:rPr>
          </w:rPrChange>
        </w:rPr>
        <w:t>First dimension: How is it being measured</w:t>
      </w:r>
      <w:r w:rsidR="00D076E6" w:rsidRPr="00FC690C">
        <w:rPr>
          <w:rFonts w:ascii="Calibri" w:eastAsia="Aptos" w:hAnsi="Calibri" w:cs="Calibri"/>
          <w:color w:val="A6A6A6" w:themeColor="background1" w:themeShade="A6"/>
          <w:lang w:val="en-US"/>
          <w:rPrChange w:id="2026" w:author="Hussey, Ian (PSY)" w:date="2025-10-06T10:27:00Z" w16du:dateUtc="2025-10-06T08:27:00Z">
            <w:rPr>
              <w:rFonts w:ascii="Calibri" w:eastAsia="Aptos" w:hAnsi="Calibri" w:cs="Calibri"/>
              <w:color w:val="A6A6A6" w:themeColor="background1" w:themeShade="A6"/>
            </w:rPr>
          </w:rPrChange>
        </w:rPr>
        <w:t>?</w:t>
      </w:r>
      <w:r w:rsidR="001E205B" w:rsidRPr="00FC690C">
        <w:rPr>
          <w:rFonts w:ascii="Calibri" w:eastAsia="Aptos" w:hAnsi="Calibri" w:cs="Calibri"/>
          <w:color w:val="A6A6A6" w:themeColor="background1" w:themeShade="A6"/>
          <w:lang w:val="en-US"/>
          <w:rPrChange w:id="2027" w:author="Hussey, Ian (PSY)" w:date="2025-10-06T10:27:00Z" w16du:dateUtc="2025-10-06T08:27:00Z">
            <w:rPr>
              <w:rFonts w:ascii="Calibri" w:eastAsia="Aptos" w:hAnsi="Calibri" w:cs="Calibri"/>
              <w:color w:val="A6A6A6" w:themeColor="background1" w:themeShade="A6"/>
            </w:rPr>
          </w:rPrChange>
        </w:rPr>
        <w:t xml:space="preserve"> </w:t>
      </w:r>
      <w:r w:rsidR="00316E61" w:rsidRPr="00FC690C">
        <w:rPr>
          <w:rFonts w:ascii="Calibri" w:eastAsia="Aptos" w:hAnsi="Calibri" w:cs="Calibri"/>
          <w:color w:val="A6A6A6" w:themeColor="background1" w:themeShade="A6"/>
          <w:lang w:val="en-US"/>
          <w:rPrChange w:id="2028" w:author="Hussey, Ian (PSY)" w:date="2025-10-06T10:27:00Z" w16du:dateUtc="2025-10-06T08:27:00Z">
            <w:rPr>
              <w:rFonts w:ascii="Calibri" w:eastAsia="Aptos" w:hAnsi="Calibri" w:cs="Calibri"/>
              <w:color w:val="A6A6A6" w:themeColor="background1" w:themeShade="A6"/>
            </w:rPr>
          </w:rPrChange>
        </w:rPr>
        <w:t>The duration of infants' persistence on a task was measured. We would therefore categorize it as a behavioral measure.</w:t>
      </w:r>
    </w:p>
    <w:p w14:paraId="6C7BE1C2" w14:textId="209585F3" w:rsidR="00EE6860" w:rsidRPr="00FC690C" w:rsidRDefault="00EE6860" w:rsidP="00793026">
      <w:pPr>
        <w:spacing w:after="120" w:line="276" w:lineRule="auto"/>
        <w:jc w:val="both"/>
        <w:rPr>
          <w:rFonts w:ascii="Calibri" w:eastAsia="Aptos" w:hAnsi="Calibri" w:cs="Calibri"/>
          <w:color w:val="A6A6A6" w:themeColor="background1" w:themeShade="A6"/>
          <w:lang w:val="en-US"/>
          <w:rPrChange w:id="2029"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30" w:author="Hussey, Ian (PSY)" w:date="2025-10-06T10:27:00Z" w16du:dateUtc="2025-10-06T08:27:00Z">
            <w:rPr>
              <w:rFonts w:ascii="Calibri" w:eastAsia="Aptos" w:hAnsi="Calibri" w:cs="Calibri"/>
              <w:color w:val="A6A6A6" w:themeColor="background1" w:themeShade="A6"/>
            </w:rPr>
          </w:rPrChange>
        </w:rPr>
        <w:t xml:space="preserve">Second </w:t>
      </w:r>
      <w:r w:rsidR="00316E61" w:rsidRPr="00FC690C">
        <w:rPr>
          <w:rFonts w:ascii="Calibri" w:eastAsia="Aptos" w:hAnsi="Calibri" w:cs="Calibri"/>
          <w:color w:val="A6A6A6" w:themeColor="background1" w:themeShade="A6"/>
          <w:lang w:val="en-US"/>
          <w:rPrChange w:id="2031" w:author="Hussey, Ian (PSY)" w:date="2025-10-06T10:27:00Z" w16du:dateUtc="2025-10-06T08:27:00Z">
            <w:rPr>
              <w:rFonts w:ascii="Calibri" w:eastAsia="Aptos" w:hAnsi="Calibri" w:cs="Calibri"/>
              <w:color w:val="A6A6A6" w:themeColor="background1" w:themeShade="A6"/>
            </w:rPr>
          </w:rPrChange>
        </w:rPr>
        <w:t>d</w:t>
      </w:r>
      <w:r w:rsidRPr="00FC690C">
        <w:rPr>
          <w:rFonts w:ascii="Calibri" w:eastAsia="Aptos" w:hAnsi="Calibri" w:cs="Calibri"/>
          <w:color w:val="A6A6A6" w:themeColor="background1" w:themeShade="A6"/>
          <w:lang w:val="en-US"/>
          <w:rPrChange w:id="2032" w:author="Hussey, Ian (PSY)" w:date="2025-10-06T10:27:00Z" w16du:dateUtc="2025-10-06T08:27:00Z">
            <w:rPr>
              <w:rFonts w:ascii="Calibri" w:eastAsia="Aptos" w:hAnsi="Calibri" w:cs="Calibri"/>
              <w:color w:val="A6A6A6" w:themeColor="background1" w:themeShade="A6"/>
            </w:rPr>
          </w:rPrChange>
        </w:rPr>
        <w:t>imension: What is being measured</w:t>
      </w:r>
      <w:r w:rsidR="00316E61" w:rsidRPr="00FC690C">
        <w:rPr>
          <w:rFonts w:ascii="Calibri" w:eastAsia="Aptos" w:hAnsi="Calibri" w:cs="Calibri"/>
          <w:color w:val="A6A6A6" w:themeColor="background1" w:themeShade="A6"/>
          <w:lang w:val="en-US"/>
          <w:rPrChange w:id="2033" w:author="Hussey, Ian (PSY)" w:date="2025-10-06T10:27:00Z" w16du:dateUtc="2025-10-06T08:27:00Z">
            <w:rPr>
              <w:rFonts w:ascii="Calibri" w:eastAsia="Aptos" w:hAnsi="Calibri" w:cs="Calibri"/>
              <w:color w:val="A6A6A6" w:themeColor="background1" w:themeShade="A6"/>
            </w:rPr>
          </w:rPrChange>
        </w:rPr>
        <w:t>?</w:t>
      </w:r>
      <w:r w:rsidRPr="00FC690C">
        <w:rPr>
          <w:rFonts w:ascii="Calibri" w:eastAsia="Aptos" w:hAnsi="Calibri" w:cs="Calibri"/>
          <w:color w:val="A6A6A6" w:themeColor="background1" w:themeShade="A6"/>
          <w:lang w:val="en-US"/>
          <w:rPrChange w:id="2034" w:author="Hussey, Ian (PSY)" w:date="2025-10-06T10:27:00Z" w16du:dateUtc="2025-10-06T08:27:00Z">
            <w:rPr>
              <w:rFonts w:ascii="Calibri" w:eastAsia="Aptos" w:hAnsi="Calibri" w:cs="Calibri"/>
              <w:color w:val="A6A6A6" w:themeColor="background1" w:themeShade="A6"/>
            </w:rPr>
          </w:rPrChange>
        </w:rPr>
        <w:t xml:space="preserve"> </w:t>
      </w:r>
      <w:r w:rsidR="00E87ACA" w:rsidRPr="00FC690C">
        <w:rPr>
          <w:rFonts w:ascii="Calibri" w:eastAsia="Aptos" w:hAnsi="Calibri" w:cs="Calibri"/>
          <w:color w:val="A6A6A6" w:themeColor="background1" w:themeShade="A6"/>
          <w:lang w:val="en-US"/>
          <w:rPrChange w:id="2035" w:author="Hussey, Ian (PSY)" w:date="2025-10-06T10:27:00Z" w16du:dateUtc="2025-10-06T08:27:00Z">
            <w:rPr>
              <w:rFonts w:ascii="Calibri" w:eastAsia="Aptos" w:hAnsi="Calibri" w:cs="Calibri"/>
              <w:color w:val="A6A6A6" w:themeColor="background1" w:themeShade="A6"/>
            </w:rPr>
          </w:rPrChange>
        </w:rPr>
        <w:t>The construct of interest is persistence, which reflects a type of behavior.</w:t>
      </w:r>
    </w:p>
    <w:p w14:paraId="044080C9" w14:textId="33E05258" w:rsidR="004F6B9C" w:rsidRPr="00FC690C" w:rsidRDefault="009D4AD2" w:rsidP="00E52608">
      <w:pPr>
        <w:spacing w:after="120" w:line="276" w:lineRule="auto"/>
        <w:jc w:val="both"/>
        <w:rPr>
          <w:rFonts w:ascii="Calibri" w:eastAsia="Aptos" w:hAnsi="Calibri" w:cs="Calibri"/>
          <w:b/>
          <w:bCs/>
          <w:color w:val="A6A6A6" w:themeColor="background1" w:themeShade="A6"/>
          <w:lang w:val="en-US"/>
          <w:rPrChange w:id="2036" w:author="Hussey, Ian (PSY)" w:date="2025-10-06T10:27:00Z" w16du:dateUtc="2025-10-06T08:27:00Z">
            <w:rPr>
              <w:rFonts w:ascii="Calibri" w:eastAsia="Aptos" w:hAnsi="Calibri" w:cs="Calibri"/>
              <w:b/>
              <w:bCs/>
              <w:color w:val="A6A6A6" w:themeColor="background1" w:themeShade="A6"/>
            </w:rPr>
          </w:rPrChange>
        </w:rPr>
      </w:pPr>
      <w:r w:rsidRPr="00FC690C">
        <w:rPr>
          <w:rFonts w:ascii="Calibri" w:eastAsia="Aptos" w:hAnsi="Calibri" w:cs="Calibri"/>
          <w:color w:val="A6A6A6" w:themeColor="background1" w:themeShade="A6"/>
          <w:lang w:val="en-US"/>
          <w:rPrChange w:id="2037" w:author="Hussey, Ian (PSY)" w:date="2025-10-06T10:27:00Z" w16du:dateUtc="2025-10-06T08:27:00Z">
            <w:rPr>
              <w:rFonts w:ascii="Calibri" w:eastAsia="Aptos" w:hAnsi="Calibri" w:cs="Calibri"/>
              <w:color w:val="A6A6A6" w:themeColor="background1" w:themeShade="A6"/>
            </w:rPr>
          </w:rPrChange>
        </w:rPr>
        <w:t xml:space="preserve">Examining the relevant cell (where the row and column intersect), we would categorize it as </w:t>
      </w:r>
      <w:r w:rsidR="0022082F" w:rsidRPr="00FC690C">
        <w:rPr>
          <w:rFonts w:ascii="Calibri" w:eastAsia="Aptos" w:hAnsi="Calibri" w:cs="Calibri"/>
          <w:b/>
          <w:bCs/>
          <w:color w:val="A6A6A6" w:themeColor="background1" w:themeShade="A6"/>
          <w:lang w:val="en-US"/>
          <w:rPrChange w:id="2038" w:author="Hussey, Ian (PSY)" w:date="2025-10-06T10:27:00Z" w16du:dateUtc="2025-10-06T08:27:00Z">
            <w:rPr>
              <w:rFonts w:ascii="Calibri" w:eastAsia="Aptos" w:hAnsi="Calibri" w:cs="Calibri"/>
              <w:b/>
              <w:bCs/>
              <w:color w:val="A6A6A6" w:themeColor="background1" w:themeShade="A6"/>
            </w:rPr>
          </w:rPrChange>
        </w:rPr>
        <w:t>b</w:t>
      </w:r>
      <w:r w:rsidR="00EE2FD0" w:rsidRPr="00FC690C">
        <w:rPr>
          <w:rFonts w:ascii="Calibri" w:eastAsia="Aptos" w:hAnsi="Calibri" w:cs="Calibri"/>
          <w:b/>
          <w:bCs/>
          <w:color w:val="A6A6A6" w:themeColor="background1" w:themeShade="A6"/>
          <w:lang w:val="en-US"/>
          <w:rPrChange w:id="2039" w:author="Hussey, Ian (PSY)" w:date="2025-10-06T10:27:00Z" w16du:dateUtc="2025-10-06T08:27:00Z">
            <w:rPr>
              <w:rFonts w:ascii="Calibri" w:eastAsia="Aptos" w:hAnsi="Calibri" w:cs="Calibri"/>
              <w:b/>
              <w:bCs/>
              <w:color w:val="A6A6A6" w:themeColor="background1" w:themeShade="A6"/>
            </w:rPr>
          </w:rPrChange>
        </w:rPr>
        <w:t>ehavioral measure of behavior.</w:t>
      </w:r>
    </w:p>
    <w:bookmarkStart w:id="2040" w:name="_Toc210640652"/>
    <w:p w14:paraId="7CCB3220" w14:textId="02297894" w:rsidR="005751E3" w:rsidRPr="00FC690C" w:rsidRDefault="004F6B9C" w:rsidP="00B8760F">
      <w:pPr>
        <w:pStyle w:val="Heading2"/>
        <w:rPr>
          <w:rFonts w:ascii="Calibri" w:eastAsia="Aptos" w:hAnsi="Calibri" w:cs="Calibri"/>
          <w:color w:val="auto"/>
          <w:lang w:val="en-US"/>
          <w:rPrChange w:id="2041" w:author="Hussey, Ian (PSY)" w:date="2025-10-06T10:27:00Z" w16du:dateUtc="2025-10-06T08:27:00Z">
            <w:rPr>
              <w:rFonts w:ascii="Calibri" w:eastAsia="Aptos" w:hAnsi="Calibri" w:cs="Calibri"/>
              <w:color w:val="auto"/>
            </w:rPr>
          </w:rPrChange>
        </w:rPr>
      </w:pPr>
      <w:r w:rsidRPr="00FC690C">
        <w:rPr>
          <w:noProof/>
          <w:lang w:val="en-US"/>
          <w:rPrChange w:id="2042" w:author="Hussey, Ian (PSY)" w:date="2025-10-06T10:27:00Z" w16du:dateUtc="2025-10-06T08:27:00Z">
            <w:rPr>
              <w:noProof/>
            </w:rPr>
          </w:rPrChange>
        </w:rPr>
        <w:lastRenderedPageBreak/>
        <mc:AlternateContent>
          <mc:Choice Requires="wps">
            <w:drawing>
              <wp:anchor distT="0" distB="0" distL="114300" distR="114300" simplePos="0" relativeHeight="251732480" behindDoc="0" locked="0" layoutInCell="1" allowOverlap="1" wp14:anchorId="0E859A06" wp14:editId="0C0379C5">
                <wp:simplePos x="0" y="0"/>
                <wp:positionH relativeFrom="margin">
                  <wp:align>left</wp:align>
                </wp:positionH>
                <wp:positionV relativeFrom="paragraph">
                  <wp:posOffset>344401</wp:posOffset>
                </wp:positionV>
                <wp:extent cx="5744845" cy="1882775"/>
                <wp:effectExtent l="0" t="0" r="27305" b="22225"/>
                <wp:wrapTopAndBottom/>
                <wp:docPr id="1030344711" name="Rectangle 23"/>
                <wp:cNvGraphicFramePr/>
                <a:graphic xmlns:a="http://schemas.openxmlformats.org/drawingml/2006/main">
                  <a:graphicData uri="http://schemas.microsoft.com/office/word/2010/wordprocessingShape">
                    <wps:wsp>
                      <wps:cNvSpPr/>
                      <wps:spPr>
                        <a:xfrm>
                          <a:off x="0" y="0"/>
                          <a:ext cx="5744845" cy="188277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4FE8EEF6" w14:textId="790DFB9B" w:rsidR="00FA6510" w:rsidRDefault="00FA6510" w:rsidP="008C673D">
                            <w:pPr>
                              <w:jc w:val="both"/>
                              <w:rPr>
                                <w:rFonts w:ascii="Calibri" w:hAnsi="Calibri" w:cs="Calibri"/>
                              </w:rPr>
                            </w:pPr>
                            <w:r w:rsidRPr="00FA6510">
                              <w:rPr>
                                <w:rFonts w:ascii="Calibri" w:hAnsi="Calibri" w:cs="Calibri"/>
                              </w:rPr>
                              <w:t>All adult–infant dyads participated in two 5-min conditions. In the together condition, the adult experimenter engaged directly with the child by playing with a consistent set of toys, singing nursery rhymes, and reading Goodnight Moon</w:t>
                            </w:r>
                            <w:r>
                              <w:rPr>
                                <w:rFonts w:ascii="Calibri" w:hAnsi="Calibri" w:cs="Calibri"/>
                              </w:rPr>
                              <w:t>.</w:t>
                            </w:r>
                          </w:p>
                          <w:p w14:paraId="786D5C46" w14:textId="66FA475F" w:rsidR="00545C8C" w:rsidRDefault="00545C8C" w:rsidP="008C673D">
                            <w:pPr>
                              <w:jc w:val="both"/>
                              <w:rPr>
                                <w:rFonts w:ascii="Calibri" w:hAnsi="Calibri" w:cs="Calibri"/>
                              </w:rPr>
                            </w:pPr>
                            <w:r w:rsidRPr="00545C8C">
                              <w:rPr>
                                <w:rFonts w:ascii="Calibri" w:hAnsi="Calibri" w:cs="Calibri"/>
                              </w:rPr>
                              <w:t>During the together condition, we continuously recorded video and audio of the dyadic interaction.</w:t>
                            </w:r>
                          </w:p>
                          <w:p w14:paraId="3099671A" w14:textId="6062F8A0" w:rsidR="00A171DD" w:rsidRPr="00B53A72" w:rsidRDefault="00A171DD" w:rsidP="008C673D">
                            <w:pPr>
                              <w:jc w:val="both"/>
                              <w:rPr>
                                <w:rFonts w:ascii="Calibri" w:hAnsi="Calibri" w:cs="Calibri"/>
                              </w:rPr>
                            </w:pPr>
                            <w:r w:rsidRPr="00B53A72">
                              <w:rPr>
                                <w:rFonts w:ascii="Calibri" w:hAnsi="Calibri" w:cs="Calibri"/>
                              </w:rPr>
                              <w:t>[…] a research assistant coded every 500 ms whether or not there was mutual gaze (joint eye contact) between the adult and infant, whether or not the infant was smiling, and whether or not the infant and adult were engaged in joint attention to an external object, such as a toy or book.</w:t>
                            </w:r>
                          </w:p>
                          <w:p w14:paraId="01803891" w14:textId="09B8158E" w:rsidR="00A171DD" w:rsidRPr="00B75C0A" w:rsidRDefault="00B75C0A" w:rsidP="00B75C0A">
                            <w:pPr>
                              <w:jc w:val="right"/>
                              <w:rPr>
                                <w:rFonts w:ascii="Calibri" w:hAnsi="Calibri" w:cs="Calibri"/>
                                <w:sz w:val="18"/>
                                <w:szCs w:val="18"/>
                              </w:rPr>
                            </w:pPr>
                            <w:r w:rsidRPr="00B75C0A">
                              <w:rPr>
                                <w:rFonts w:ascii="Calibri" w:hAnsi="Calibri" w:cs="Calibri"/>
                                <w:sz w:val="18"/>
                                <w:szCs w:val="18"/>
                              </w:rPr>
                              <w:t xml:space="preserve">DOI: 10.1177/0956797619878698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59A06" id="Rectangle 23" o:spid="_x0000_s1043" style="position:absolute;margin-left:0;margin-top:27.1pt;width:452.35pt;height:148.25pt;z-index:2517324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" fillcolor="white [3201]" strokecolor="black [3200]" strokeweight="1pt">
                <v:textbox>
                  <w:txbxContent>
                    <w:p w14:paraId="4FE8EEF6" w14:textId="790DFB9B" w:rsidR="00FA6510" w:rsidRDefault="00FA6510" w:rsidP="008C673D">
                      <w:pPr>
                        <w:jc w:val="both"/>
                        <w:rPr>
                          <w:rFonts w:ascii="Calibri" w:hAnsi="Calibri" w:cs="Calibri"/>
                        </w:rPr>
                      </w:pPr>
                      <w:r w:rsidRPr="00FA6510">
                        <w:rPr>
                          <w:rFonts w:ascii="Calibri" w:hAnsi="Calibri" w:cs="Calibri"/>
                        </w:rPr>
                        <w:t>All adult–infant dyads participated in two 5-min conditions. In the together condition, the adult experimenter engaged directly with the child by playing with a consistent set of toys, singing nursery rhymes, and reading Goodnight Moon</w:t>
                      </w:r>
                      <w:r>
                        <w:rPr>
                          <w:rFonts w:ascii="Calibri" w:hAnsi="Calibri" w:cs="Calibri"/>
                        </w:rPr>
                        <w:t>.</w:t>
                      </w:r>
                    </w:p>
                    <w:p w14:paraId="786D5C46" w14:textId="66FA475F" w:rsidR="00545C8C" w:rsidRDefault="00545C8C" w:rsidP="008C673D">
                      <w:pPr>
                        <w:jc w:val="both"/>
                        <w:rPr>
                          <w:rFonts w:ascii="Calibri" w:hAnsi="Calibri" w:cs="Calibri"/>
                        </w:rPr>
                      </w:pPr>
                      <w:r w:rsidRPr="00545C8C">
                        <w:rPr>
                          <w:rFonts w:ascii="Calibri" w:hAnsi="Calibri" w:cs="Calibri"/>
                        </w:rPr>
                        <w:t>During the together condition, we continuously recorded video and audio of the dyadic interaction.</w:t>
                      </w:r>
                    </w:p>
                    <w:p w14:paraId="3099671A" w14:textId="6062F8A0" w:rsidR="00A171DD" w:rsidRPr="00B53A72" w:rsidRDefault="00A171DD" w:rsidP="008C673D">
                      <w:pPr>
                        <w:jc w:val="both"/>
                        <w:rPr>
                          <w:rFonts w:ascii="Calibri" w:hAnsi="Calibri" w:cs="Calibri"/>
                        </w:rPr>
                      </w:pPr>
                      <w:r w:rsidRPr="00B53A72">
                        <w:rPr>
                          <w:rFonts w:ascii="Calibri" w:hAnsi="Calibri" w:cs="Calibri"/>
                        </w:rPr>
                        <w:t xml:space="preserve">[…] a research assistant coded every 500 </w:t>
                      </w:r>
                      <w:r w:rsidRPr="00B53A72">
                        <w:rPr>
                          <w:rFonts w:ascii="Calibri" w:hAnsi="Calibri" w:cs="Calibri"/>
                        </w:rPr>
                        <w:t xml:space="preserve">ms </w:t>
                      </w:r>
                      <w:proofErr w:type="gramStart"/>
                      <w:r w:rsidRPr="00B53A72">
                        <w:rPr>
                          <w:rFonts w:ascii="Calibri" w:hAnsi="Calibri" w:cs="Calibri"/>
                        </w:rPr>
                        <w:t>whether or not</w:t>
                      </w:r>
                      <w:proofErr w:type="gramEnd"/>
                      <w:r w:rsidRPr="00B53A72">
                        <w:rPr>
                          <w:rFonts w:ascii="Calibri" w:hAnsi="Calibri" w:cs="Calibri"/>
                        </w:rPr>
                        <w:t xml:space="preserve"> there was mutual gaze (joint eye contact) between the adult and infant, </w:t>
                      </w:r>
                      <w:proofErr w:type="gramStart"/>
                      <w:r w:rsidRPr="00B53A72">
                        <w:rPr>
                          <w:rFonts w:ascii="Calibri" w:hAnsi="Calibri" w:cs="Calibri"/>
                        </w:rPr>
                        <w:t>whether or not</w:t>
                      </w:r>
                      <w:proofErr w:type="gramEnd"/>
                      <w:r w:rsidRPr="00B53A72">
                        <w:rPr>
                          <w:rFonts w:ascii="Calibri" w:hAnsi="Calibri" w:cs="Calibri"/>
                        </w:rPr>
                        <w:t xml:space="preserve"> the infant was smiling, and </w:t>
                      </w:r>
                      <w:proofErr w:type="gramStart"/>
                      <w:r w:rsidRPr="00B53A72">
                        <w:rPr>
                          <w:rFonts w:ascii="Calibri" w:hAnsi="Calibri" w:cs="Calibri"/>
                        </w:rPr>
                        <w:t>whether or not</w:t>
                      </w:r>
                      <w:proofErr w:type="gramEnd"/>
                      <w:r w:rsidRPr="00B53A72">
                        <w:rPr>
                          <w:rFonts w:ascii="Calibri" w:hAnsi="Calibri" w:cs="Calibri"/>
                        </w:rPr>
                        <w:t xml:space="preserve"> the infant and adult were engaged in joint attention to an external object, such as a toy or book.</w:t>
                      </w:r>
                    </w:p>
                    <w:p w14:paraId="01803891" w14:textId="09B8158E" w:rsidR="00A171DD" w:rsidRPr="00B75C0A" w:rsidRDefault="00B75C0A" w:rsidP="00B75C0A">
                      <w:pPr>
                        <w:jc w:val="right"/>
                        <w:rPr>
                          <w:rFonts w:ascii="Calibri" w:hAnsi="Calibri" w:cs="Calibri"/>
                          <w:sz w:val="18"/>
                          <w:szCs w:val="18"/>
                        </w:rPr>
                      </w:pPr>
                      <w:r w:rsidRPr="00B75C0A">
                        <w:rPr>
                          <w:rFonts w:ascii="Calibri" w:hAnsi="Calibri" w:cs="Calibri"/>
                          <w:sz w:val="18"/>
                          <w:szCs w:val="18"/>
                        </w:rPr>
                        <w:t xml:space="preserve">DOI: 10.1177/0956797619878698 </w:t>
                      </w:r>
                    </w:p>
                  </w:txbxContent>
                </v:textbox>
                <w10:wrap type="topAndBottom" anchorx="margin"/>
              </v:rect>
            </w:pict>
          </mc:Fallback>
        </mc:AlternateContent>
      </w:r>
      <w:r w:rsidR="00B8760F" w:rsidRPr="00FC690C">
        <w:rPr>
          <w:rFonts w:ascii="Calibri" w:eastAsia="Aptos" w:hAnsi="Calibri" w:cs="Calibri"/>
          <w:color w:val="auto"/>
          <w:lang w:val="en-US"/>
          <w:rPrChange w:id="2043" w:author="Hussey, Ian (PSY)" w:date="2025-10-06T10:27:00Z" w16du:dateUtc="2025-10-06T08:27:00Z">
            <w:rPr>
              <w:rFonts w:ascii="Calibri" w:eastAsia="Aptos" w:hAnsi="Calibri" w:cs="Calibri"/>
              <w:color w:val="auto"/>
            </w:rPr>
          </w:rPrChange>
        </w:rPr>
        <w:t>Example 11</w:t>
      </w:r>
      <w:bookmarkEnd w:id="2040"/>
    </w:p>
    <w:p w14:paraId="1F94F481" w14:textId="77777777" w:rsidR="004F6B9C" w:rsidRPr="00FC690C" w:rsidRDefault="004F6B9C" w:rsidP="00793026">
      <w:pPr>
        <w:spacing w:after="120" w:line="276" w:lineRule="auto"/>
        <w:jc w:val="both"/>
        <w:rPr>
          <w:rFonts w:ascii="Calibri" w:eastAsia="Aptos" w:hAnsi="Calibri" w:cs="Calibri"/>
          <w:b/>
          <w:bCs/>
          <w:color w:val="A6A6A6" w:themeColor="background1" w:themeShade="A6"/>
          <w:u w:val="single"/>
          <w:lang w:val="en-US"/>
          <w:rPrChange w:id="2044" w:author="Hussey, Ian (PSY)" w:date="2025-10-06T10:27:00Z" w16du:dateUtc="2025-10-06T08:27:00Z">
            <w:rPr>
              <w:rFonts w:ascii="Calibri" w:eastAsia="Aptos" w:hAnsi="Calibri" w:cs="Calibri"/>
              <w:b/>
              <w:bCs/>
              <w:color w:val="A6A6A6" w:themeColor="background1" w:themeShade="A6"/>
              <w:u w:val="single"/>
            </w:rPr>
          </w:rPrChange>
        </w:rPr>
      </w:pPr>
    </w:p>
    <w:p w14:paraId="568B267A" w14:textId="40F8B06C" w:rsidR="00545C8C" w:rsidRPr="00FC690C" w:rsidRDefault="00B8386E" w:rsidP="00793026">
      <w:pPr>
        <w:spacing w:after="120" w:line="276" w:lineRule="auto"/>
        <w:jc w:val="both"/>
        <w:rPr>
          <w:rFonts w:ascii="Calibri" w:eastAsia="Aptos" w:hAnsi="Calibri" w:cs="Calibri"/>
          <w:b/>
          <w:bCs/>
          <w:color w:val="A6A6A6" w:themeColor="background1" w:themeShade="A6"/>
          <w:u w:val="single"/>
          <w:lang w:val="en-US"/>
          <w:rPrChange w:id="2045" w:author="Hussey, Ian (PSY)" w:date="2025-10-06T10:27:00Z" w16du:dateUtc="2025-10-06T08:27:00Z">
            <w:rPr>
              <w:rFonts w:ascii="Calibri" w:eastAsia="Aptos" w:hAnsi="Calibri" w:cs="Calibri"/>
              <w:b/>
              <w:bCs/>
              <w:color w:val="A6A6A6" w:themeColor="background1" w:themeShade="A6"/>
              <w:u w:val="single"/>
            </w:rPr>
          </w:rPrChange>
        </w:rPr>
      </w:pPr>
      <w:r w:rsidRPr="00FC690C">
        <w:rPr>
          <w:rFonts w:ascii="Calibri" w:eastAsia="Aptos" w:hAnsi="Calibri" w:cs="Calibri"/>
          <w:b/>
          <w:bCs/>
          <w:color w:val="A6A6A6" w:themeColor="background1" w:themeShade="A6"/>
          <w:u w:val="single"/>
          <w:lang w:val="en-US"/>
          <w:rPrChange w:id="2046" w:author="Hussey, Ian (PSY)" w:date="2025-10-06T10:27:00Z" w16du:dateUtc="2025-10-06T08:27:00Z">
            <w:rPr>
              <w:rFonts w:ascii="Calibri" w:eastAsia="Aptos" w:hAnsi="Calibri" w:cs="Calibri"/>
              <w:b/>
              <w:bCs/>
              <w:color w:val="A6A6A6" w:themeColor="background1" w:themeShade="A6"/>
              <w:u w:val="single"/>
            </w:rPr>
          </w:rPrChange>
        </w:rPr>
        <w:t>Solution:</w:t>
      </w:r>
    </w:p>
    <w:p w14:paraId="02536BE7" w14:textId="71615558" w:rsidR="007676D7" w:rsidRPr="00FC690C" w:rsidRDefault="00B8386E" w:rsidP="00ED0C06">
      <w:pPr>
        <w:spacing w:after="120" w:line="276" w:lineRule="auto"/>
        <w:jc w:val="both"/>
        <w:rPr>
          <w:rFonts w:ascii="Calibri" w:eastAsia="Aptos" w:hAnsi="Calibri" w:cs="Calibri"/>
          <w:color w:val="A6A6A6" w:themeColor="background1" w:themeShade="A6"/>
          <w:lang w:val="en-US"/>
          <w:rPrChange w:id="2047"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48" w:author="Hussey, Ian (PSY)" w:date="2025-10-06T10:27:00Z" w16du:dateUtc="2025-10-06T08:27:00Z">
            <w:rPr>
              <w:rFonts w:ascii="Calibri" w:eastAsia="Aptos" w:hAnsi="Calibri" w:cs="Calibri"/>
              <w:color w:val="A6A6A6" w:themeColor="background1" w:themeShade="A6"/>
            </w:rPr>
          </w:rPrChange>
        </w:rPr>
        <w:t>First dimension: How is it being measured</w:t>
      </w:r>
      <w:r w:rsidR="005E2103" w:rsidRPr="00FC690C">
        <w:rPr>
          <w:rFonts w:ascii="Calibri" w:eastAsia="Aptos" w:hAnsi="Calibri" w:cs="Calibri"/>
          <w:color w:val="A6A6A6" w:themeColor="background1" w:themeShade="A6"/>
          <w:lang w:val="en-US"/>
          <w:rPrChange w:id="2049" w:author="Hussey, Ian (PSY)" w:date="2025-10-06T10:27:00Z" w16du:dateUtc="2025-10-06T08:27:00Z">
            <w:rPr>
              <w:rFonts w:ascii="Calibri" w:eastAsia="Aptos" w:hAnsi="Calibri" w:cs="Calibri"/>
              <w:color w:val="A6A6A6" w:themeColor="background1" w:themeShade="A6"/>
            </w:rPr>
          </w:rPrChange>
        </w:rPr>
        <w:t>?</w:t>
      </w:r>
      <w:r w:rsidR="00E273DE" w:rsidRPr="00FC690C">
        <w:rPr>
          <w:rFonts w:ascii="Calibri" w:eastAsia="Aptos" w:hAnsi="Calibri" w:cs="Calibri"/>
          <w:color w:val="A6A6A6" w:themeColor="background1" w:themeShade="A6"/>
          <w:lang w:val="en-US"/>
          <w:rPrChange w:id="2050" w:author="Hussey, Ian (PSY)" w:date="2025-10-06T10:27:00Z" w16du:dateUtc="2025-10-06T08:27:00Z">
            <w:rPr>
              <w:rFonts w:ascii="Calibri" w:eastAsia="Aptos" w:hAnsi="Calibri" w:cs="Calibri"/>
              <w:color w:val="A6A6A6" w:themeColor="background1" w:themeShade="A6"/>
            </w:rPr>
          </w:rPrChange>
        </w:rPr>
        <w:t xml:space="preserve"> </w:t>
      </w:r>
      <w:r w:rsidR="007F2EEC" w:rsidRPr="00FC690C">
        <w:rPr>
          <w:rFonts w:ascii="Calibri" w:eastAsia="Aptos" w:hAnsi="Calibri" w:cs="Calibri"/>
          <w:color w:val="A6A6A6" w:themeColor="background1" w:themeShade="A6"/>
          <w:lang w:val="en-US"/>
          <w:rPrChange w:id="2051" w:author="Hussey, Ian (PSY)" w:date="2025-10-06T10:27:00Z" w16du:dateUtc="2025-10-06T08:27:00Z">
            <w:rPr>
              <w:rFonts w:ascii="Calibri" w:eastAsia="Aptos" w:hAnsi="Calibri" w:cs="Calibri"/>
              <w:color w:val="A6A6A6" w:themeColor="background1" w:themeShade="A6"/>
            </w:rPr>
          </w:rPrChange>
        </w:rPr>
        <w:t>They measure the f</w:t>
      </w:r>
      <w:r w:rsidR="00E273DE" w:rsidRPr="00FC690C">
        <w:rPr>
          <w:rFonts w:ascii="Calibri" w:eastAsia="Aptos" w:hAnsi="Calibri" w:cs="Calibri"/>
          <w:color w:val="A6A6A6" w:themeColor="background1" w:themeShade="A6"/>
          <w:lang w:val="en-US"/>
          <w:rPrChange w:id="2052" w:author="Hussey, Ian (PSY)" w:date="2025-10-06T10:27:00Z" w16du:dateUtc="2025-10-06T08:27:00Z">
            <w:rPr>
              <w:rFonts w:ascii="Calibri" w:eastAsia="Aptos" w:hAnsi="Calibri" w:cs="Calibri"/>
              <w:color w:val="A6A6A6" w:themeColor="background1" w:themeShade="A6"/>
            </w:rPr>
          </w:rPrChange>
        </w:rPr>
        <w:t xml:space="preserve">requency of mutual gaze, </w:t>
      </w:r>
      <w:r w:rsidR="00021DE7" w:rsidRPr="00FC690C">
        <w:rPr>
          <w:rFonts w:ascii="Calibri" w:eastAsia="Aptos" w:hAnsi="Calibri" w:cs="Calibri"/>
          <w:color w:val="A6A6A6" w:themeColor="background1" w:themeShade="A6"/>
          <w:lang w:val="en-US"/>
          <w:rPrChange w:id="2053" w:author="Hussey, Ian (PSY)" w:date="2025-10-06T10:27:00Z" w16du:dateUtc="2025-10-06T08:27:00Z">
            <w:rPr>
              <w:rFonts w:ascii="Calibri" w:eastAsia="Aptos" w:hAnsi="Calibri" w:cs="Calibri"/>
              <w:color w:val="A6A6A6" w:themeColor="background1" w:themeShade="A6"/>
            </w:rPr>
          </w:rPrChange>
        </w:rPr>
        <w:t>smiling</w:t>
      </w:r>
      <w:r w:rsidR="007F2EEC" w:rsidRPr="00FC690C">
        <w:rPr>
          <w:rFonts w:ascii="Calibri" w:eastAsia="Aptos" w:hAnsi="Calibri" w:cs="Calibri"/>
          <w:color w:val="A6A6A6" w:themeColor="background1" w:themeShade="A6"/>
          <w:lang w:val="en-US"/>
          <w:rPrChange w:id="2054" w:author="Hussey, Ian (PSY)" w:date="2025-10-06T10:27:00Z" w16du:dateUtc="2025-10-06T08:27:00Z">
            <w:rPr>
              <w:rFonts w:ascii="Calibri" w:eastAsia="Aptos" w:hAnsi="Calibri" w:cs="Calibri"/>
              <w:color w:val="A6A6A6" w:themeColor="background1" w:themeShade="A6"/>
            </w:rPr>
          </w:rPrChange>
        </w:rPr>
        <w:t xml:space="preserve"> and</w:t>
      </w:r>
      <w:r w:rsidR="00021DE7" w:rsidRPr="00FC690C">
        <w:rPr>
          <w:rFonts w:ascii="Calibri" w:eastAsia="Aptos" w:hAnsi="Calibri" w:cs="Calibri"/>
          <w:color w:val="A6A6A6" w:themeColor="background1" w:themeShade="A6"/>
          <w:lang w:val="en-US"/>
          <w:rPrChange w:id="2055" w:author="Hussey, Ian (PSY)" w:date="2025-10-06T10:27:00Z" w16du:dateUtc="2025-10-06T08:27:00Z">
            <w:rPr>
              <w:rFonts w:ascii="Calibri" w:eastAsia="Aptos" w:hAnsi="Calibri" w:cs="Calibri"/>
              <w:color w:val="A6A6A6" w:themeColor="background1" w:themeShade="A6"/>
            </w:rPr>
          </w:rPrChange>
        </w:rPr>
        <w:t xml:space="preserve"> engagement in joint attention to an external object</w:t>
      </w:r>
      <w:r w:rsidR="00617432" w:rsidRPr="00FC690C">
        <w:rPr>
          <w:rFonts w:ascii="Calibri" w:eastAsia="Aptos" w:hAnsi="Calibri" w:cs="Calibri"/>
          <w:color w:val="A6A6A6" w:themeColor="background1" w:themeShade="A6"/>
          <w:lang w:val="en-US"/>
          <w:rPrChange w:id="2056" w:author="Hussey, Ian (PSY)" w:date="2025-10-06T10:27:00Z" w16du:dateUtc="2025-10-06T08:27:00Z">
            <w:rPr>
              <w:rFonts w:ascii="Calibri" w:eastAsia="Aptos" w:hAnsi="Calibri" w:cs="Calibri"/>
              <w:color w:val="A6A6A6" w:themeColor="background1" w:themeShade="A6"/>
            </w:rPr>
          </w:rPrChange>
        </w:rPr>
        <w:t>.</w:t>
      </w:r>
      <w:r w:rsidR="005E2103" w:rsidRPr="00FC690C">
        <w:rPr>
          <w:rFonts w:ascii="Calibri" w:eastAsia="Aptos" w:hAnsi="Calibri" w:cs="Calibri"/>
          <w:color w:val="A6A6A6" w:themeColor="background1" w:themeShade="A6"/>
          <w:lang w:val="en-US"/>
          <w:rPrChange w:id="2057" w:author="Hussey, Ian (PSY)" w:date="2025-10-06T10:27:00Z" w16du:dateUtc="2025-10-06T08:27:00Z">
            <w:rPr>
              <w:rFonts w:ascii="Calibri" w:eastAsia="Aptos" w:hAnsi="Calibri" w:cs="Calibri"/>
              <w:color w:val="A6A6A6" w:themeColor="background1" w:themeShade="A6"/>
            </w:rPr>
          </w:rPrChange>
        </w:rPr>
        <w:t xml:space="preserve"> The frequency of overt behavior is a behavioral measure.</w:t>
      </w:r>
    </w:p>
    <w:p w14:paraId="6E06A6CD" w14:textId="322873BD" w:rsidR="000C3A58" w:rsidRPr="00FC690C" w:rsidRDefault="007676D7" w:rsidP="000C3A58">
      <w:pPr>
        <w:spacing w:after="120" w:line="276" w:lineRule="auto"/>
        <w:jc w:val="both"/>
        <w:rPr>
          <w:rFonts w:ascii="Calibri" w:eastAsia="Aptos" w:hAnsi="Calibri" w:cs="Calibri"/>
          <w:color w:val="A6A6A6" w:themeColor="background1" w:themeShade="A6"/>
          <w:lang w:val="en-US"/>
          <w:rPrChange w:id="2058"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59" w:author="Hussey, Ian (PSY)" w:date="2025-10-06T10:27:00Z" w16du:dateUtc="2025-10-06T08:27:00Z">
            <w:rPr>
              <w:rFonts w:ascii="Calibri" w:eastAsia="Aptos" w:hAnsi="Calibri" w:cs="Calibri"/>
              <w:color w:val="A6A6A6" w:themeColor="background1" w:themeShade="A6"/>
            </w:rPr>
          </w:rPrChange>
        </w:rPr>
        <w:t>Second dimension: What is being measured</w:t>
      </w:r>
      <w:r w:rsidR="005E2103" w:rsidRPr="00FC690C">
        <w:rPr>
          <w:rFonts w:ascii="Calibri" w:eastAsia="Aptos" w:hAnsi="Calibri" w:cs="Calibri"/>
          <w:color w:val="A6A6A6" w:themeColor="background1" w:themeShade="A6"/>
          <w:lang w:val="en-US"/>
          <w:rPrChange w:id="2060" w:author="Hussey, Ian (PSY)" w:date="2025-10-06T10:27:00Z" w16du:dateUtc="2025-10-06T08:27:00Z">
            <w:rPr>
              <w:rFonts w:ascii="Calibri" w:eastAsia="Aptos" w:hAnsi="Calibri" w:cs="Calibri"/>
              <w:color w:val="A6A6A6" w:themeColor="background1" w:themeShade="A6"/>
            </w:rPr>
          </w:rPrChange>
        </w:rPr>
        <w:t>?</w:t>
      </w:r>
      <w:r w:rsidRPr="00FC690C">
        <w:rPr>
          <w:rFonts w:ascii="Calibri" w:eastAsia="Aptos" w:hAnsi="Calibri" w:cs="Calibri"/>
          <w:color w:val="A6A6A6" w:themeColor="background1" w:themeShade="A6"/>
          <w:lang w:val="en-US"/>
          <w:rPrChange w:id="2061" w:author="Hussey, Ian (PSY)" w:date="2025-10-06T10:27:00Z" w16du:dateUtc="2025-10-06T08:27:00Z">
            <w:rPr>
              <w:rFonts w:ascii="Calibri" w:eastAsia="Aptos" w:hAnsi="Calibri" w:cs="Calibri"/>
              <w:color w:val="A6A6A6" w:themeColor="background1" w:themeShade="A6"/>
            </w:rPr>
          </w:rPrChange>
        </w:rPr>
        <w:t xml:space="preserve"> </w:t>
      </w:r>
      <w:r w:rsidR="000A08EA" w:rsidRPr="00FC690C">
        <w:rPr>
          <w:rFonts w:ascii="Calibri" w:eastAsia="Aptos" w:hAnsi="Calibri" w:cs="Calibri"/>
          <w:color w:val="A6A6A6" w:themeColor="background1" w:themeShade="A6"/>
          <w:lang w:val="en-US"/>
          <w:rPrChange w:id="2062" w:author="Hussey, Ian (PSY)" w:date="2025-10-06T10:27:00Z" w16du:dateUtc="2025-10-06T08:27:00Z">
            <w:rPr>
              <w:rFonts w:ascii="Calibri" w:eastAsia="Aptos" w:hAnsi="Calibri" w:cs="Calibri"/>
              <w:color w:val="A6A6A6" w:themeColor="background1" w:themeShade="A6"/>
            </w:rPr>
          </w:rPrChange>
        </w:rPr>
        <w:t>It measures behavior (e.g. mutual gaze</w:t>
      </w:r>
      <w:r w:rsidR="004F6B9C" w:rsidRPr="00FC690C">
        <w:rPr>
          <w:rFonts w:ascii="Calibri" w:eastAsia="Aptos" w:hAnsi="Calibri" w:cs="Calibri"/>
          <w:color w:val="A6A6A6" w:themeColor="background1" w:themeShade="A6"/>
          <w:lang w:val="en-US"/>
          <w:rPrChange w:id="2063" w:author="Hussey, Ian (PSY)" w:date="2025-10-06T10:27:00Z" w16du:dateUtc="2025-10-06T08:27:00Z">
            <w:rPr>
              <w:rFonts w:ascii="Calibri" w:eastAsia="Aptos" w:hAnsi="Calibri" w:cs="Calibri"/>
              <w:color w:val="A6A6A6" w:themeColor="background1" w:themeShade="A6"/>
            </w:rPr>
          </w:rPrChange>
        </w:rPr>
        <w:t>);</w:t>
      </w:r>
      <w:r w:rsidR="000A08EA" w:rsidRPr="00FC690C">
        <w:rPr>
          <w:rFonts w:ascii="Calibri" w:eastAsia="Aptos" w:hAnsi="Calibri" w:cs="Calibri"/>
          <w:color w:val="A6A6A6" w:themeColor="background1" w:themeShade="A6"/>
          <w:lang w:val="en-US"/>
          <w:rPrChange w:id="2064" w:author="Hussey, Ian (PSY)" w:date="2025-10-06T10:27:00Z" w16du:dateUtc="2025-10-06T08:27:00Z">
            <w:rPr>
              <w:rFonts w:ascii="Calibri" w:eastAsia="Aptos" w:hAnsi="Calibri" w:cs="Calibri"/>
              <w:color w:val="A6A6A6" w:themeColor="background1" w:themeShade="A6"/>
            </w:rPr>
          </w:rPrChange>
        </w:rPr>
        <w:t xml:space="preserve"> </w:t>
      </w:r>
      <w:proofErr w:type="gramStart"/>
      <w:r w:rsidR="000A08EA" w:rsidRPr="00FC690C">
        <w:rPr>
          <w:rFonts w:ascii="Calibri" w:eastAsia="Aptos" w:hAnsi="Calibri" w:cs="Calibri"/>
          <w:color w:val="A6A6A6" w:themeColor="background1" w:themeShade="A6"/>
          <w:lang w:val="en-US"/>
          <w:rPrChange w:id="2065" w:author="Hussey, Ian (PSY)" w:date="2025-10-06T10:27:00Z" w16du:dateUtc="2025-10-06T08:27:00Z">
            <w:rPr>
              <w:rFonts w:ascii="Calibri" w:eastAsia="Aptos" w:hAnsi="Calibri" w:cs="Calibri"/>
              <w:color w:val="A6A6A6" w:themeColor="background1" w:themeShade="A6"/>
            </w:rPr>
          </w:rPrChange>
        </w:rPr>
        <w:t>therefore</w:t>
      </w:r>
      <w:proofErr w:type="gramEnd"/>
      <w:r w:rsidR="000A08EA" w:rsidRPr="00FC690C">
        <w:rPr>
          <w:rFonts w:ascii="Calibri" w:eastAsia="Aptos" w:hAnsi="Calibri" w:cs="Calibri"/>
          <w:color w:val="A6A6A6" w:themeColor="background1" w:themeShade="A6"/>
          <w:lang w:val="en-US"/>
          <w:rPrChange w:id="2066" w:author="Hussey, Ian (PSY)" w:date="2025-10-06T10:27:00Z" w16du:dateUtc="2025-10-06T08:27:00Z">
            <w:rPr>
              <w:rFonts w:ascii="Calibri" w:eastAsia="Aptos" w:hAnsi="Calibri" w:cs="Calibri"/>
              <w:color w:val="A6A6A6" w:themeColor="background1" w:themeShade="A6"/>
            </w:rPr>
          </w:rPrChange>
        </w:rPr>
        <w:t xml:space="preserve"> we categorize it as such.</w:t>
      </w:r>
    </w:p>
    <w:p w14:paraId="2009CF2D" w14:textId="721947FA" w:rsidR="30B23281" w:rsidRPr="00FC690C" w:rsidRDefault="30B23281" w:rsidP="000C3A58">
      <w:pPr>
        <w:spacing w:after="120" w:line="276" w:lineRule="auto"/>
        <w:jc w:val="both"/>
        <w:rPr>
          <w:rFonts w:ascii="Calibri" w:eastAsia="Aptos" w:hAnsi="Calibri" w:cs="Calibri"/>
          <w:color w:val="A6A6A6" w:themeColor="background1" w:themeShade="A6"/>
          <w:lang w:val="en-US"/>
          <w:rPrChange w:id="2067"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68" w:author="Hussey, Ian (PSY)" w:date="2025-10-06T10:27:00Z" w16du:dateUtc="2025-10-06T08:27:00Z">
            <w:rPr>
              <w:rFonts w:ascii="Calibri" w:eastAsia="Aptos" w:hAnsi="Calibri" w:cs="Calibri"/>
              <w:color w:val="A6A6A6" w:themeColor="background1" w:themeShade="A6"/>
            </w:rPr>
          </w:rPrChange>
        </w:rPr>
        <w:t xml:space="preserve">Examining the relevant cell (where the row and column intersect), we would categorize it as a </w:t>
      </w:r>
      <w:r w:rsidRPr="00FC690C">
        <w:rPr>
          <w:rFonts w:ascii="Calibri" w:eastAsia="Aptos" w:hAnsi="Calibri" w:cs="Calibri"/>
          <w:b/>
          <w:bCs/>
          <w:color w:val="A6A6A6" w:themeColor="background1" w:themeShade="A6"/>
          <w:lang w:val="en-US"/>
          <w:rPrChange w:id="2069" w:author="Hussey, Ian (PSY)" w:date="2025-10-06T10:27:00Z" w16du:dateUtc="2025-10-06T08:27:00Z">
            <w:rPr>
              <w:rFonts w:ascii="Calibri" w:eastAsia="Aptos" w:hAnsi="Calibri" w:cs="Calibri"/>
              <w:b/>
              <w:bCs/>
              <w:color w:val="A6A6A6" w:themeColor="background1" w:themeShade="A6"/>
            </w:rPr>
          </w:rPrChange>
        </w:rPr>
        <w:t>behavioral measure</w:t>
      </w:r>
      <w:r w:rsidR="004F6B9C" w:rsidRPr="00FC690C">
        <w:rPr>
          <w:rFonts w:ascii="Calibri" w:eastAsia="Aptos" w:hAnsi="Calibri" w:cs="Calibri"/>
          <w:b/>
          <w:bCs/>
          <w:color w:val="A6A6A6" w:themeColor="background1" w:themeShade="A6"/>
          <w:lang w:val="en-US"/>
          <w:rPrChange w:id="2070" w:author="Hussey, Ian (PSY)" w:date="2025-10-06T10:27:00Z" w16du:dateUtc="2025-10-06T08:27:00Z">
            <w:rPr>
              <w:rFonts w:ascii="Calibri" w:eastAsia="Aptos" w:hAnsi="Calibri" w:cs="Calibri"/>
              <w:b/>
              <w:bCs/>
              <w:color w:val="A6A6A6" w:themeColor="background1" w:themeShade="A6"/>
            </w:rPr>
          </w:rPrChange>
        </w:rPr>
        <w:t xml:space="preserve"> of behavior.</w:t>
      </w:r>
    </w:p>
    <w:p w14:paraId="7AC79D28" w14:textId="77777777" w:rsidR="00FD55AA" w:rsidRPr="00FC690C" w:rsidDel="00EA2AA3" w:rsidRDefault="00FD55AA" w:rsidP="000C3A58">
      <w:pPr>
        <w:spacing w:after="120" w:line="276" w:lineRule="auto"/>
        <w:jc w:val="both"/>
        <w:rPr>
          <w:del w:id="2071" w:author="Hussey, Ian (PSY)" w:date="2025-10-06T11:24:00Z" w16du:dateUtc="2025-10-06T09:24:00Z"/>
          <w:rFonts w:ascii="Calibri" w:eastAsia="Aptos" w:hAnsi="Calibri" w:cs="Calibri"/>
          <w:color w:val="A6A6A6" w:themeColor="background1" w:themeShade="A6"/>
          <w:lang w:val="en-US"/>
          <w:rPrChange w:id="2072" w:author="Hussey, Ian (PSY)" w:date="2025-10-06T10:27:00Z" w16du:dateUtc="2025-10-06T08:27:00Z">
            <w:rPr>
              <w:del w:id="2073" w:author="Hussey, Ian (PSY)" w:date="2025-10-06T11:24:00Z" w16du:dateUtc="2025-10-06T09:24:00Z"/>
              <w:rFonts w:ascii="Calibri" w:eastAsia="Aptos" w:hAnsi="Calibri" w:cs="Calibri"/>
              <w:color w:val="A6A6A6" w:themeColor="background1" w:themeShade="A6"/>
            </w:rPr>
          </w:rPrChange>
        </w:rPr>
      </w:pPr>
    </w:p>
    <w:p w14:paraId="280DEF96" w14:textId="77777777" w:rsidR="00FD55AA" w:rsidRPr="00FC690C" w:rsidDel="00EA2AA3" w:rsidRDefault="00FD55AA" w:rsidP="000C3A58">
      <w:pPr>
        <w:spacing w:after="120" w:line="276" w:lineRule="auto"/>
        <w:jc w:val="both"/>
        <w:rPr>
          <w:del w:id="2074" w:author="Hussey, Ian (PSY)" w:date="2025-10-06T11:24:00Z" w16du:dateUtc="2025-10-06T09:24:00Z"/>
          <w:rFonts w:ascii="Calibri" w:eastAsia="Aptos" w:hAnsi="Calibri" w:cs="Calibri"/>
          <w:color w:val="A6A6A6" w:themeColor="background1" w:themeShade="A6"/>
          <w:lang w:val="en-US"/>
          <w:rPrChange w:id="2075" w:author="Hussey, Ian (PSY)" w:date="2025-10-06T10:27:00Z" w16du:dateUtc="2025-10-06T08:27:00Z">
            <w:rPr>
              <w:del w:id="2076" w:author="Hussey, Ian (PSY)" w:date="2025-10-06T11:24:00Z" w16du:dateUtc="2025-10-06T09:24:00Z"/>
              <w:rFonts w:ascii="Calibri" w:eastAsia="Aptos" w:hAnsi="Calibri" w:cs="Calibri"/>
              <w:color w:val="A6A6A6" w:themeColor="background1" w:themeShade="A6"/>
            </w:rPr>
          </w:rPrChange>
        </w:rPr>
      </w:pPr>
    </w:p>
    <w:p w14:paraId="6B41F2F5" w14:textId="77777777" w:rsidR="00FD55AA" w:rsidRPr="00FC690C" w:rsidRDefault="00FD55AA" w:rsidP="000C3A58">
      <w:pPr>
        <w:spacing w:after="120" w:line="276" w:lineRule="auto"/>
        <w:jc w:val="both"/>
        <w:rPr>
          <w:rFonts w:ascii="Calibri" w:eastAsia="Aptos" w:hAnsi="Calibri" w:cs="Calibri"/>
          <w:color w:val="A6A6A6" w:themeColor="background1" w:themeShade="A6"/>
          <w:lang w:val="en-US"/>
          <w:rPrChange w:id="2077" w:author="Hussey, Ian (PSY)" w:date="2025-10-06T10:27:00Z" w16du:dateUtc="2025-10-06T08:27:00Z">
            <w:rPr>
              <w:rFonts w:ascii="Calibri" w:eastAsia="Aptos" w:hAnsi="Calibri" w:cs="Calibri"/>
              <w:color w:val="A6A6A6" w:themeColor="background1" w:themeShade="A6"/>
            </w:rPr>
          </w:rPrChange>
        </w:rPr>
      </w:pPr>
    </w:p>
    <w:bookmarkStart w:id="2078" w:name="_Toc210640653"/>
    <w:p w14:paraId="335B0A99" w14:textId="725C04E4" w:rsidR="00271E0F" w:rsidRPr="00FC690C" w:rsidRDefault="004F6B9C" w:rsidP="00CD76D9">
      <w:pPr>
        <w:pStyle w:val="Heading2"/>
        <w:tabs>
          <w:tab w:val="left" w:pos="2185"/>
        </w:tabs>
        <w:rPr>
          <w:rFonts w:ascii="Calibri" w:eastAsia="Aptos" w:hAnsi="Calibri" w:cs="Calibri"/>
          <w:color w:val="auto"/>
          <w:lang w:val="en-US"/>
          <w:rPrChange w:id="2079" w:author="Hussey, Ian (PSY)" w:date="2025-10-06T10:27:00Z" w16du:dateUtc="2025-10-06T08:27:00Z">
            <w:rPr>
              <w:rFonts w:ascii="Calibri" w:eastAsia="Aptos" w:hAnsi="Calibri" w:cs="Calibri"/>
              <w:color w:val="auto"/>
            </w:rPr>
          </w:rPrChange>
        </w:rPr>
      </w:pPr>
      <w:r w:rsidRPr="00FC690C">
        <w:rPr>
          <w:noProof/>
          <w:lang w:val="en-US"/>
          <w:rPrChange w:id="2080" w:author="Hussey, Ian (PSY)" w:date="2025-10-06T10:27:00Z" w16du:dateUtc="2025-10-06T08:27:00Z">
            <w:rPr>
              <w:noProof/>
            </w:rPr>
          </w:rPrChange>
        </w:rPr>
        <mc:AlternateContent>
          <mc:Choice Requires="wps">
            <w:drawing>
              <wp:anchor distT="0" distB="0" distL="114300" distR="114300" simplePos="0" relativeHeight="251733504" behindDoc="0" locked="0" layoutInCell="1" allowOverlap="1" wp14:anchorId="29226DEC" wp14:editId="4F34857B">
                <wp:simplePos x="0" y="0"/>
                <wp:positionH relativeFrom="margin">
                  <wp:align>left</wp:align>
                </wp:positionH>
                <wp:positionV relativeFrom="paragraph">
                  <wp:posOffset>367665</wp:posOffset>
                </wp:positionV>
                <wp:extent cx="5829300" cy="1141095"/>
                <wp:effectExtent l="0" t="0" r="19050" b="20955"/>
                <wp:wrapTopAndBottom/>
                <wp:docPr id="297257244" name="Rectangle 24"/>
                <wp:cNvGraphicFramePr/>
                <a:graphic xmlns:a="http://schemas.openxmlformats.org/drawingml/2006/main">
                  <a:graphicData uri="http://schemas.microsoft.com/office/word/2010/wordprocessingShape">
                    <wps:wsp>
                      <wps:cNvSpPr/>
                      <wps:spPr>
                        <a:xfrm>
                          <a:off x="0" y="0"/>
                          <a:ext cx="5829300" cy="114109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C2F30CF" w14:textId="41E3F2C2" w:rsidR="00271E0F" w:rsidRPr="00DB4380" w:rsidRDefault="00271E0F" w:rsidP="006C513D">
                            <w:pPr>
                              <w:jc w:val="both"/>
                              <w:rPr>
                                <w:rFonts w:asciiTheme="majorHAnsi" w:hAnsiTheme="majorHAnsi" w:cstheme="majorHAnsi"/>
                                <w:color w:val="000000" w:themeColor="text1"/>
                              </w:rPr>
                            </w:pPr>
                            <w:r w:rsidRPr="006C513D">
                              <w:rPr>
                                <w:rFonts w:ascii="Calibri" w:hAnsi="Calibri" w:cs="Calibri"/>
                                <w:color w:val="000000" w:themeColor="text1"/>
                              </w:rPr>
                              <w:t>The primary aim of this study was to examine how adolescent</w:t>
                            </w:r>
                            <w:r w:rsidR="00DB4380" w:rsidRPr="006C513D">
                              <w:rPr>
                                <w:rFonts w:ascii="Calibri" w:hAnsi="Calibri" w:cs="Calibri"/>
                                <w:color w:val="000000" w:themeColor="text1"/>
                              </w:rPr>
                              <w:t xml:space="preserve"> </w:t>
                            </w:r>
                            <w:r w:rsidRPr="006C513D">
                              <w:rPr>
                                <w:rFonts w:ascii="Calibri" w:hAnsi="Calibri" w:cs="Calibri"/>
                                <w:color w:val="000000" w:themeColor="text1"/>
                              </w:rPr>
                              <w:t>self-identified perfectionists describe their sense of connection</w:t>
                            </w:r>
                            <w:r w:rsidR="00DB4380" w:rsidRPr="006C513D">
                              <w:rPr>
                                <w:rFonts w:ascii="Calibri" w:hAnsi="Calibri" w:cs="Calibri"/>
                                <w:color w:val="000000" w:themeColor="text1"/>
                              </w:rPr>
                              <w:t xml:space="preserve"> </w:t>
                            </w:r>
                            <w:r w:rsidRPr="006C513D">
                              <w:rPr>
                                <w:rFonts w:ascii="Calibri" w:hAnsi="Calibri" w:cs="Calibri"/>
                                <w:color w:val="000000" w:themeColor="text1"/>
                              </w:rPr>
                              <w:t>with others online, compared to in-person, through an inductive,</w:t>
                            </w:r>
                            <w:r w:rsidR="00DB4380" w:rsidRPr="006C513D">
                              <w:rPr>
                                <w:rFonts w:ascii="Calibri" w:hAnsi="Calibri" w:cs="Calibri"/>
                                <w:color w:val="000000" w:themeColor="text1"/>
                              </w:rPr>
                              <w:t xml:space="preserve"> </w:t>
                            </w:r>
                            <w:r w:rsidRPr="006C513D">
                              <w:rPr>
                                <w:rFonts w:ascii="Calibri" w:hAnsi="Calibri" w:cs="Calibri"/>
                                <w:color w:val="000000" w:themeColor="text1"/>
                              </w:rPr>
                              <w:t>qualitative approach that involved contrasting themes expressed by</w:t>
                            </w:r>
                            <w:r w:rsidR="00DB4380" w:rsidRPr="006C513D">
                              <w:rPr>
                                <w:rFonts w:ascii="Calibri" w:hAnsi="Calibri" w:cs="Calibri"/>
                                <w:color w:val="000000" w:themeColor="text1"/>
                              </w:rPr>
                              <w:t xml:space="preserve"> </w:t>
                            </w:r>
                            <w:r w:rsidRPr="006C513D">
                              <w:rPr>
                                <w:rFonts w:ascii="Calibri" w:hAnsi="Calibri" w:cs="Calibri"/>
                                <w:color w:val="000000" w:themeColor="text1"/>
                              </w:rPr>
                              <w:t xml:space="preserve">self-identified perfectionists with those expressed by a </w:t>
                            </w:r>
                            <w:r w:rsidR="00B86D6D" w:rsidRPr="006C513D">
                              <w:rPr>
                                <w:rFonts w:ascii="Calibri" w:hAnsi="Calibri" w:cs="Calibri"/>
                                <w:color w:val="000000" w:themeColor="text1"/>
                              </w:rPr>
                              <w:t>non-perfectionistic</w:t>
                            </w:r>
                            <w:r w:rsidRPr="006C513D">
                              <w:rPr>
                                <w:rFonts w:ascii="Calibri" w:hAnsi="Calibri" w:cs="Calibri"/>
                                <w:color w:val="000000" w:themeColor="text1"/>
                              </w:rPr>
                              <w:t xml:space="preserve"> comparison group during semistructured interviews</w:t>
                            </w:r>
                            <w:r w:rsidRPr="00DB4380">
                              <w:rPr>
                                <w:rFonts w:asciiTheme="majorHAnsi" w:hAnsiTheme="majorHAnsi" w:cstheme="majorHAnsi"/>
                                <w:color w:val="000000" w:themeColor="text1"/>
                              </w:rPr>
                              <w:t xml:space="preserve">. </w:t>
                            </w:r>
                          </w:p>
                          <w:p w14:paraId="7F85801F" w14:textId="319CD4A4" w:rsidR="00271E0F" w:rsidRPr="00B013B0" w:rsidRDefault="00B013B0" w:rsidP="00B013B0">
                            <w:pPr>
                              <w:jc w:val="right"/>
                              <w:rPr>
                                <w:rFonts w:ascii="Calibri" w:hAnsi="Calibri" w:cs="Calibri"/>
                                <w:color w:val="000000" w:themeColor="text1"/>
                                <w:sz w:val="18"/>
                                <w:szCs w:val="18"/>
                              </w:rPr>
                            </w:pPr>
                            <w:hyperlink r:id="rId34" w:history="1">
                              <w:r w:rsidRPr="00B86D6D">
                                <w:rPr>
                                  <w:rStyle w:val="Hyperlink"/>
                                  <w:rFonts w:ascii="Calibri" w:hAnsi="Calibri" w:cs="Calibri"/>
                                  <w:color w:val="000000" w:themeColor="text1"/>
                                  <w:sz w:val="18"/>
                                  <w:szCs w:val="18"/>
                                </w:rPr>
                                <w:t>https://doi.org/10.1037/dev0001741</w:t>
                              </w:r>
                            </w:hyperlink>
                            <w:r w:rsidRPr="00B013B0">
                              <w:rPr>
                                <w:rFonts w:ascii="Calibri" w:hAnsi="Calibri" w:cs="Calibri"/>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226DEC" id="Rectangle 24" o:spid="_x0000_s1044" style="position:absolute;margin-left:0;margin-top:28.95pt;width:459pt;height:89.85pt;z-index:2517335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" fillcolor="white [3201]" strokecolor="black [3200]" strokeweight="1pt">
                <v:textbox>
                  <w:txbxContent>
                    <w:p w14:paraId="3C2F30CF" w14:textId="41E3F2C2" w:rsidR="00271E0F" w:rsidRPr="00DB4380" w:rsidRDefault="00271E0F" w:rsidP="006C513D">
                      <w:pPr>
                        <w:jc w:val="both"/>
                        <w:rPr>
                          <w:rFonts w:asciiTheme="majorHAnsi" w:hAnsiTheme="majorHAnsi" w:cstheme="majorHAnsi"/>
                          <w:color w:val="000000" w:themeColor="text1"/>
                        </w:rPr>
                      </w:pPr>
                      <w:r w:rsidRPr="006C513D">
                        <w:rPr>
                          <w:rFonts w:ascii="Calibri" w:hAnsi="Calibri" w:cs="Calibri"/>
                          <w:color w:val="000000" w:themeColor="text1"/>
                        </w:rPr>
                        <w:t>The primary aim of this study was to examine how adolescent</w:t>
                      </w:r>
                      <w:r w:rsidR="00DB4380" w:rsidRPr="006C513D">
                        <w:rPr>
                          <w:rFonts w:ascii="Calibri" w:hAnsi="Calibri" w:cs="Calibri"/>
                          <w:color w:val="000000" w:themeColor="text1"/>
                        </w:rPr>
                        <w:t xml:space="preserve"> </w:t>
                      </w:r>
                      <w:r w:rsidRPr="006C513D">
                        <w:rPr>
                          <w:rFonts w:ascii="Calibri" w:hAnsi="Calibri" w:cs="Calibri"/>
                          <w:color w:val="000000" w:themeColor="text1"/>
                        </w:rPr>
                        <w:t>self-identified perfectionists describe their sense of connection</w:t>
                      </w:r>
                      <w:r w:rsidR="00DB4380" w:rsidRPr="006C513D">
                        <w:rPr>
                          <w:rFonts w:ascii="Calibri" w:hAnsi="Calibri" w:cs="Calibri"/>
                          <w:color w:val="000000" w:themeColor="text1"/>
                        </w:rPr>
                        <w:t xml:space="preserve"> </w:t>
                      </w:r>
                      <w:r w:rsidRPr="006C513D">
                        <w:rPr>
                          <w:rFonts w:ascii="Calibri" w:hAnsi="Calibri" w:cs="Calibri"/>
                          <w:color w:val="000000" w:themeColor="text1"/>
                        </w:rPr>
                        <w:t>with others online, compared to in-person, through an inductive,</w:t>
                      </w:r>
                      <w:r w:rsidR="00DB4380" w:rsidRPr="006C513D">
                        <w:rPr>
                          <w:rFonts w:ascii="Calibri" w:hAnsi="Calibri" w:cs="Calibri"/>
                          <w:color w:val="000000" w:themeColor="text1"/>
                        </w:rPr>
                        <w:t xml:space="preserve"> </w:t>
                      </w:r>
                      <w:r w:rsidRPr="006C513D">
                        <w:rPr>
                          <w:rFonts w:ascii="Calibri" w:hAnsi="Calibri" w:cs="Calibri"/>
                          <w:color w:val="000000" w:themeColor="text1"/>
                        </w:rPr>
                        <w:t>qualitative approach that involved contrasting themes expressed by</w:t>
                      </w:r>
                      <w:r w:rsidR="00DB4380" w:rsidRPr="006C513D">
                        <w:rPr>
                          <w:rFonts w:ascii="Calibri" w:hAnsi="Calibri" w:cs="Calibri"/>
                          <w:color w:val="000000" w:themeColor="text1"/>
                        </w:rPr>
                        <w:t xml:space="preserve"> </w:t>
                      </w:r>
                      <w:r w:rsidRPr="006C513D">
                        <w:rPr>
                          <w:rFonts w:ascii="Calibri" w:hAnsi="Calibri" w:cs="Calibri"/>
                          <w:color w:val="000000" w:themeColor="text1"/>
                        </w:rPr>
                        <w:t xml:space="preserve">self-identified perfectionists with those expressed by a </w:t>
                      </w:r>
                      <w:r w:rsidR="00B86D6D" w:rsidRPr="006C513D">
                        <w:rPr>
                          <w:rFonts w:ascii="Calibri" w:hAnsi="Calibri" w:cs="Calibri"/>
                          <w:color w:val="000000" w:themeColor="text1"/>
                        </w:rPr>
                        <w:t>non-perfectionistic</w:t>
                      </w:r>
                      <w:r w:rsidRPr="006C513D">
                        <w:rPr>
                          <w:rFonts w:ascii="Calibri" w:hAnsi="Calibri" w:cs="Calibri"/>
                          <w:color w:val="000000" w:themeColor="text1"/>
                        </w:rPr>
                        <w:t xml:space="preserve"> comparison group during semistructured interviews</w:t>
                      </w:r>
                      <w:r w:rsidRPr="00DB4380">
                        <w:rPr>
                          <w:rFonts w:asciiTheme="majorHAnsi" w:hAnsiTheme="majorHAnsi" w:cstheme="majorHAnsi"/>
                          <w:color w:val="000000" w:themeColor="text1"/>
                        </w:rPr>
                        <w:t xml:space="preserve">. </w:t>
                      </w:r>
                    </w:p>
                    <w:p w14:paraId="7F85801F" w14:textId="319CD4A4" w:rsidR="00271E0F" w:rsidRPr="00B013B0" w:rsidRDefault="00B013B0" w:rsidP="00B013B0">
                      <w:pPr>
                        <w:jc w:val="right"/>
                        <w:rPr>
                          <w:rFonts w:ascii="Calibri" w:hAnsi="Calibri" w:cs="Calibri"/>
                          <w:color w:val="000000" w:themeColor="text1"/>
                          <w:sz w:val="18"/>
                          <w:szCs w:val="18"/>
                        </w:rPr>
                      </w:pPr>
                      <w:hyperlink r:id="rId35" w:history="1">
                        <w:r w:rsidRPr="00B86D6D">
                          <w:rPr>
                            <w:rStyle w:val="Hyperlink"/>
                            <w:rFonts w:ascii="Calibri" w:hAnsi="Calibri" w:cs="Calibri"/>
                            <w:color w:val="000000" w:themeColor="text1"/>
                            <w:sz w:val="18"/>
                            <w:szCs w:val="18"/>
                          </w:rPr>
                          <w:t>https://doi.org/10.1037/dev0001741</w:t>
                        </w:r>
                      </w:hyperlink>
                      <w:r w:rsidRPr="00B013B0">
                        <w:rPr>
                          <w:rFonts w:ascii="Calibri" w:hAnsi="Calibri" w:cs="Calibri"/>
                          <w:color w:val="000000" w:themeColor="text1"/>
                          <w:sz w:val="18"/>
                          <w:szCs w:val="18"/>
                        </w:rPr>
                        <w:t xml:space="preserve"> </w:t>
                      </w:r>
                    </w:p>
                  </w:txbxContent>
                </v:textbox>
                <w10:wrap type="topAndBottom" anchorx="margin"/>
              </v:rect>
            </w:pict>
          </mc:Fallback>
        </mc:AlternateContent>
      </w:r>
      <w:r w:rsidR="004C067D" w:rsidRPr="00FC690C">
        <w:rPr>
          <w:rFonts w:ascii="Calibri" w:eastAsia="Aptos" w:hAnsi="Calibri" w:cs="Calibri"/>
          <w:color w:val="auto"/>
          <w:lang w:val="en-US"/>
          <w:rPrChange w:id="2081" w:author="Hussey, Ian (PSY)" w:date="2025-10-06T10:27:00Z" w16du:dateUtc="2025-10-06T08:27:00Z">
            <w:rPr>
              <w:rFonts w:ascii="Calibri" w:eastAsia="Aptos" w:hAnsi="Calibri" w:cs="Calibri"/>
              <w:color w:val="auto"/>
            </w:rPr>
          </w:rPrChange>
        </w:rPr>
        <w:t>Example 12</w:t>
      </w:r>
      <w:bookmarkEnd w:id="2078"/>
      <w:r w:rsidR="0067146B" w:rsidRPr="00FC690C">
        <w:rPr>
          <w:rFonts w:ascii="Calibri" w:eastAsia="Aptos" w:hAnsi="Calibri" w:cs="Calibri"/>
          <w:color w:val="auto"/>
          <w:lang w:val="en-US"/>
          <w:rPrChange w:id="2082" w:author="Hussey, Ian (PSY)" w:date="2025-10-06T10:27:00Z" w16du:dateUtc="2025-10-06T08:27:00Z">
            <w:rPr>
              <w:rFonts w:ascii="Calibri" w:eastAsia="Aptos" w:hAnsi="Calibri" w:cs="Calibri"/>
              <w:color w:val="auto"/>
            </w:rPr>
          </w:rPrChange>
        </w:rPr>
        <w:tab/>
      </w:r>
    </w:p>
    <w:p w14:paraId="106B3133" w14:textId="6A3AF1D2" w:rsidR="00B6180D" w:rsidRPr="00FC690C" w:rsidRDefault="00B6180D" w:rsidP="47764D3A">
      <w:pPr>
        <w:spacing w:after="120" w:line="276" w:lineRule="auto"/>
        <w:jc w:val="both"/>
        <w:rPr>
          <w:rFonts w:ascii="Calibri" w:eastAsia="Aptos" w:hAnsi="Calibri" w:cs="Calibri"/>
          <w:color w:val="A6A6A6" w:themeColor="background1" w:themeShade="A6"/>
          <w:lang w:val="en-US"/>
          <w:rPrChange w:id="2083" w:author="Hussey, Ian (PSY)" w:date="2025-10-06T10:27:00Z" w16du:dateUtc="2025-10-06T08:27:00Z">
            <w:rPr>
              <w:rFonts w:ascii="Calibri" w:eastAsia="Aptos" w:hAnsi="Calibri" w:cs="Calibri"/>
              <w:color w:val="A6A6A6" w:themeColor="background1" w:themeShade="A6"/>
            </w:rPr>
          </w:rPrChange>
        </w:rPr>
      </w:pPr>
    </w:p>
    <w:p w14:paraId="458BC585" w14:textId="4BC645A9" w:rsidR="00271E0F" w:rsidRPr="00FC690C" w:rsidRDefault="00025078" w:rsidP="00793026">
      <w:pPr>
        <w:spacing w:after="120" w:line="276" w:lineRule="auto"/>
        <w:jc w:val="both"/>
        <w:rPr>
          <w:rFonts w:ascii="Calibri" w:eastAsia="Aptos" w:hAnsi="Calibri" w:cs="Calibri"/>
          <w:b/>
          <w:bCs/>
          <w:color w:val="A6A6A6" w:themeColor="background1" w:themeShade="A6"/>
          <w:u w:val="single"/>
          <w:lang w:val="en-US"/>
          <w:rPrChange w:id="2084" w:author="Hussey, Ian (PSY)" w:date="2025-10-06T10:27:00Z" w16du:dateUtc="2025-10-06T08:27:00Z">
            <w:rPr>
              <w:rFonts w:ascii="Calibri" w:eastAsia="Aptos" w:hAnsi="Calibri" w:cs="Calibri"/>
              <w:b/>
              <w:bCs/>
              <w:color w:val="A6A6A6" w:themeColor="background1" w:themeShade="A6"/>
              <w:u w:val="single"/>
            </w:rPr>
          </w:rPrChange>
        </w:rPr>
      </w:pPr>
      <w:r w:rsidRPr="00FC690C">
        <w:rPr>
          <w:rFonts w:ascii="Calibri" w:eastAsia="Aptos" w:hAnsi="Calibri" w:cs="Calibri"/>
          <w:b/>
          <w:bCs/>
          <w:color w:val="A6A6A6" w:themeColor="background1" w:themeShade="A6"/>
          <w:u w:val="single"/>
          <w:lang w:val="en-US"/>
          <w:rPrChange w:id="2085" w:author="Hussey, Ian (PSY)" w:date="2025-10-06T10:27:00Z" w16du:dateUtc="2025-10-06T08:27:00Z">
            <w:rPr>
              <w:rFonts w:ascii="Calibri" w:eastAsia="Aptos" w:hAnsi="Calibri" w:cs="Calibri"/>
              <w:b/>
              <w:bCs/>
              <w:color w:val="A6A6A6" w:themeColor="background1" w:themeShade="A6"/>
              <w:u w:val="single"/>
            </w:rPr>
          </w:rPrChange>
        </w:rPr>
        <w:t>Solution:</w:t>
      </w:r>
    </w:p>
    <w:p w14:paraId="35AB1D47" w14:textId="6378CA77" w:rsidR="004F6B9C" w:rsidRPr="00FC690C" w:rsidRDefault="00743144" w:rsidP="004F6B9C">
      <w:pPr>
        <w:jc w:val="both"/>
        <w:rPr>
          <w:rFonts w:ascii="Calibri" w:eastAsia="Aptos" w:hAnsi="Calibri" w:cs="Calibri"/>
          <w:color w:val="A6A6A6" w:themeColor="background1" w:themeShade="A6"/>
          <w:lang w:val="en-US"/>
          <w:rPrChange w:id="2086"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087" w:author="Hussey, Ian (PSY)" w:date="2025-10-06T10:27:00Z" w16du:dateUtc="2025-10-06T08:27:00Z">
            <w:rPr>
              <w:rFonts w:ascii="Calibri" w:eastAsia="Aptos" w:hAnsi="Calibri" w:cs="Calibri"/>
              <w:color w:val="A6A6A6" w:themeColor="background1" w:themeShade="A6"/>
            </w:rPr>
          </w:rPrChange>
        </w:rPr>
        <w:t xml:space="preserve">This </w:t>
      </w:r>
      <w:r w:rsidR="00F2474A" w:rsidRPr="00FC690C">
        <w:rPr>
          <w:rFonts w:ascii="Calibri" w:eastAsia="Aptos" w:hAnsi="Calibri" w:cs="Calibri"/>
          <w:color w:val="A6A6A6" w:themeColor="background1" w:themeShade="A6"/>
          <w:lang w:val="en-US"/>
          <w:rPrChange w:id="2088" w:author="Hussey, Ian (PSY)" w:date="2025-10-06T10:27:00Z" w16du:dateUtc="2025-10-06T08:27:00Z">
            <w:rPr>
              <w:rFonts w:ascii="Calibri" w:eastAsia="Aptos" w:hAnsi="Calibri" w:cs="Calibri"/>
              <w:color w:val="A6A6A6" w:themeColor="background1" w:themeShade="A6"/>
            </w:rPr>
          </w:rPrChange>
        </w:rPr>
        <w:t>study is a qualitative study and therefore to be excluded. If you encounter a qualitative study, just skip it and continue with the next study, until you have categorized 15 studies from that journal.</w:t>
      </w:r>
    </w:p>
    <w:p w14:paraId="17336EBE" w14:textId="039CDC55" w:rsidR="00662926" w:rsidRPr="00FC690C" w:rsidRDefault="008C673D" w:rsidP="00FD55AA">
      <w:pPr>
        <w:pStyle w:val="Heading2"/>
        <w:rPr>
          <w:rFonts w:ascii="Calibri" w:hAnsi="Calibri" w:cs="Calibri"/>
          <w:color w:val="auto"/>
          <w:lang w:val="en-US"/>
          <w:rPrChange w:id="2089" w:author="Hussey, Ian (PSY)" w:date="2025-10-06T10:27:00Z" w16du:dateUtc="2025-10-06T08:27:00Z">
            <w:rPr>
              <w:rFonts w:ascii="Calibri" w:hAnsi="Calibri" w:cs="Calibri"/>
              <w:color w:val="auto"/>
            </w:rPr>
          </w:rPrChange>
        </w:rPr>
      </w:pPr>
      <w:bookmarkStart w:id="2090" w:name="_Toc210640654"/>
      <w:r w:rsidRPr="00FC690C">
        <w:rPr>
          <w:rFonts w:ascii="Calibri" w:hAnsi="Calibri" w:cs="Calibri"/>
          <w:color w:val="auto"/>
          <w:lang w:val="en-US"/>
          <w:rPrChange w:id="2091" w:author="Hussey, Ian (PSY)" w:date="2025-10-06T10:27:00Z" w16du:dateUtc="2025-10-06T08:27:00Z">
            <w:rPr>
              <w:rFonts w:ascii="Calibri" w:hAnsi="Calibri" w:cs="Calibri"/>
              <w:color w:val="auto"/>
            </w:rPr>
          </w:rPrChange>
        </w:rPr>
        <w:lastRenderedPageBreak/>
        <w:t>Example 13</w:t>
      </w:r>
      <w:bookmarkEnd w:id="2090"/>
    </w:p>
    <w:p w14:paraId="0DE2BD03" w14:textId="33BD4D72" w:rsidR="00B6180D" w:rsidRPr="00FC690C" w:rsidDel="00EA2AA3" w:rsidRDefault="001A68B9" w:rsidP="47764D3A">
      <w:pPr>
        <w:spacing w:after="120" w:line="276" w:lineRule="auto"/>
        <w:jc w:val="both"/>
        <w:rPr>
          <w:del w:id="2092" w:author="Hussey, Ian (PSY)" w:date="2025-10-06T11:25:00Z" w16du:dateUtc="2025-10-06T09:25:00Z"/>
          <w:rFonts w:ascii="Calibri" w:hAnsi="Calibri" w:cs="Calibri"/>
          <w:color w:val="A6A6A6" w:themeColor="background1" w:themeShade="A6"/>
          <w:lang w:val="en-US"/>
          <w:rPrChange w:id="2093" w:author="Hussey, Ian (PSY)" w:date="2025-10-06T10:27:00Z" w16du:dateUtc="2025-10-06T08:27:00Z">
            <w:rPr>
              <w:del w:id="2094" w:author="Hussey, Ian (PSY)" w:date="2025-10-06T11:25:00Z" w16du:dateUtc="2025-10-06T09:25:00Z"/>
              <w:rFonts w:ascii="Calibri" w:hAnsi="Calibri" w:cs="Calibri"/>
              <w:color w:val="A6A6A6" w:themeColor="background1" w:themeShade="A6"/>
            </w:rPr>
          </w:rPrChange>
        </w:rPr>
      </w:pPr>
      <w:r w:rsidRPr="00FC690C">
        <w:rPr>
          <w:noProof/>
          <w:lang w:val="en-US"/>
          <w:rPrChange w:id="2095" w:author="Hussey, Ian (PSY)" w:date="2025-10-06T10:27:00Z" w16du:dateUtc="2025-10-06T08:27:00Z">
            <w:rPr>
              <w:noProof/>
            </w:rPr>
          </w:rPrChange>
        </w:rPr>
        <mc:AlternateContent>
          <mc:Choice Requires="wps">
            <w:drawing>
              <wp:anchor distT="0" distB="0" distL="114300" distR="114300" simplePos="0" relativeHeight="251734528" behindDoc="0" locked="0" layoutInCell="1" allowOverlap="1" wp14:anchorId="0EA8E726" wp14:editId="1B89B3B8">
                <wp:simplePos x="0" y="0"/>
                <wp:positionH relativeFrom="margin">
                  <wp:align>left</wp:align>
                </wp:positionH>
                <wp:positionV relativeFrom="paragraph">
                  <wp:posOffset>174625</wp:posOffset>
                </wp:positionV>
                <wp:extent cx="5835015" cy="953135"/>
                <wp:effectExtent l="0" t="0" r="13335" b="18415"/>
                <wp:wrapTopAndBottom/>
                <wp:docPr id="1059263860" name="Rectangle 25"/>
                <wp:cNvGraphicFramePr/>
                <a:graphic xmlns:a="http://schemas.openxmlformats.org/drawingml/2006/main">
                  <a:graphicData uri="http://schemas.microsoft.com/office/word/2010/wordprocessingShape">
                    <wps:wsp>
                      <wps:cNvSpPr/>
                      <wps:spPr>
                        <a:xfrm>
                          <a:off x="0" y="0"/>
                          <a:ext cx="5835015" cy="95313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409251C" w14:textId="77777777" w:rsidR="00614245" w:rsidRPr="006C513D" w:rsidRDefault="00663EAA" w:rsidP="006C513D">
                            <w:pPr>
                              <w:jc w:val="both"/>
                              <w:rPr>
                                <w:rFonts w:ascii="Calibri" w:hAnsi="Calibri" w:cs="Calibri"/>
                              </w:rPr>
                            </w:pPr>
                            <w:r w:rsidRPr="006C513D">
                              <w:rPr>
                                <w:rFonts w:ascii="Calibri" w:hAnsi="Calibri" w:cs="Calibri"/>
                                <w:color w:val="000000" w:themeColor="text1"/>
                                <w:shd w:val="clear" w:color="auto" w:fill="FFFFFF"/>
                              </w:rPr>
                              <w:t>Youth puberty levels were measured using the self-report Pubertal Development Scale (PDS; Petersen et al., 1988). PDS items were scored on a scale of 1 to 4 where a higher score corresponded to being further along in puberty.</w:t>
                            </w:r>
                            <w:r w:rsidR="00614245" w:rsidRPr="006C513D">
                              <w:rPr>
                                <w:rFonts w:ascii="Calibri" w:hAnsi="Calibri" w:cs="Calibri"/>
                              </w:rPr>
                              <w:t xml:space="preserve"> </w:t>
                            </w:r>
                          </w:p>
                          <w:p w14:paraId="4266AC4E" w14:textId="6E50CC81" w:rsidR="00663EAA" w:rsidRPr="00614245" w:rsidRDefault="00614245" w:rsidP="00614245">
                            <w:pPr>
                              <w:jc w:val="right"/>
                              <w:rPr>
                                <w:rFonts w:asciiTheme="majorHAnsi" w:hAnsiTheme="majorHAnsi" w:cstheme="majorHAnsi"/>
                                <w:color w:val="000000" w:themeColor="text1"/>
                                <w:sz w:val="18"/>
                                <w:szCs w:val="18"/>
                              </w:rPr>
                            </w:pPr>
                            <w:hyperlink r:id="rId36" w:history="1">
                              <w:r w:rsidRPr="00614245">
                                <w:rPr>
                                  <w:rStyle w:val="Hyperlink"/>
                                  <w:rFonts w:asciiTheme="majorHAnsi" w:hAnsiTheme="majorHAnsi" w:cstheme="majorHAnsi"/>
                                  <w:color w:val="000000" w:themeColor="text1"/>
                                  <w:sz w:val="18"/>
                                  <w:szCs w:val="18"/>
                                  <w:shd w:val="clear" w:color="auto" w:fill="FFFFFF"/>
                                </w:rPr>
                                <w:t>https://doi.org/10.1111/cdev.14057</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A8E726" id="Rectangle 25" o:spid="_x0000_s1045" style="position:absolute;left:0;text-align:left;margin-left:0;margin-top:13.75pt;width:459.45pt;height:75.05pt;z-index:251734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" fillcolor="white [3201]" strokecolor="black [3200]" strokeweight="1pt">
                <v:textbox>
                  <w:txbxContent>
                    <w:p w14:paraId="3409251C" w14:textId="77777777" w:rsidR="00614245" w:rsidRPr="006C513D" w:rsidRDefault="00663EAA" w:rsidP="006C513D">
                      <w:pPr>
                        <w:jc w:val="both"/>
                        <w:rPr>
                          <w:rFonts w:ascii="Calibri" w:hAnsi="Calibri" w:cs="Calibri"/>
                        </w:rPr>
                      </w:pPr>
                      <w:r w:rsidRPr="006C513D">
                        <w:rPr>
                          <w:rFonts w:ascii="Calibri" w:hAnsi="Calibri" w:cs="Calibri"/>
                          <w:color w:val="000000" w:themeColor="text1"/>
                          <w:shd w:val="clear" w:color="auto" w:fill="FFFFFF"/>
                        </w:rPr>
                        <w:t>Youth puberty levels were measured using the self-report Pubertal Development Scale (PDS; Petersen et al., 1988). PDS items were scored on a scale of 1 to 4 where a higher score corresponded to being further along in puberty.</w:t>
                      </w:r>
                      <w:r w:rsidR="00614245" w:rsidRPr="006C513D">
                        <w:rPr>
                          <w:rFonts w:ascii="Calibri" w:hAnsi="Calibri" w:cs="Calibri"/>
                        </w:rPr>
                        <w:t xml:space="preserve"> </w:t>
                      </w:r>
                    </w:p>
                    <w:p w14:paraId="4266AC4E" w14:textId="6E50CC81" w:rsidR="00663EAA" w:rsidRPr="00614245" w:rsidRDefault="00614245" w:rsidP="00614245">
                      <w:pPr>
                        <w:jc w:val="right"/>
                        <w:rPr>
                          <w:rFonts w:asciiTheme="majorHAnsi" w:hAnsiTheme="majorHAnsi" w:cstheme="majorHAnsi"/>
                          <w:color w:val="000000" w:themeColor="text1"/>
                          <w:sz w:val="18"/>
                          <w:szCs w:val="18"/>
                        </w:rPr>
                      </w:pPr>
                      <w:hyperlink r:id="rId37" w:history="1">
                        <w:r w:rsidRPr="00614245">
                          <w:rPr>
                            <w:rStyle w:val="Hyperlink"/>
                            <w:rFonts w:asciiTheme="majorHAnsi" w:hAnsiTheme="majorHAnsi" w:cstheme="majorHAnsi"/>
                            <w:color w:val="000000" w:themeColor="text1"/>
                            <w:sz w:val="18"/>
                            <w:szCs w:val="18"/>
                            <w:shd w:val="clear" w:color="auto" w:fill="FFFFFF"/>
                          </w:rPr>
                          <w:t>https://doi.org/10.1111/cdev.14057</w:t>
                        </w:r>
                      </w:hyperlink>
                    </w:p>
                  </w:txbxContent>
                </v:textbox>
                <w10:wrap type="topAndBottom" anchorx="margin"/>
              </v:rect>
            </w:pict>
          </mc:Fallback>
        </mc:AlternateContent>
      </w:r>
    </w:p>
    <w:p w14:paraId="49F5825B" w14:textId="77777777" w:rsidR="001A68B9" w:rsidDel="00EA2AA3" w:rsidRDefault="001A68B9" w:rsidP="002472F9">
      <w:pPr>
        <w:spacing w:after="120" w:line="276" w:lineRule="auto"/>
        <w:jc w:val="both"/>
        <w:rPr>
          <w:del w:id="2096" w:author="Hussey, Ian (PSY)" w:date="2025-10-06T11:25:00Z" w16du:dateUtc="2025-10-06T09:25:00Z"/>
          <w:rFonts w:ascii="Calibri" w:eastAsia="Aptos" w:hAnsi="Calibri" w:cs="Calibri"/>
          <w:b/>
          <w:bCs/>
          <w:color w:val="A6A6A6" w:themeColor="background1" w:themeShade="A6"/>
          <w:u w:val="single"/>
          <w:lang w:val="en-US"/>
        </w:rPr>
      </w:pPr>
    </w:p>
    <w:p w14:paraId="059A546D" w14:textId="77777777" w:rsidR="00EA2AA3" w:rsidRPr="00FC690C" w:rsidRDefault="00EA2AA3" w:rsidP="002472F9">
      <w:pPr>
        <w:spacing w:after="120" w:line="276" w:lineRule="auto"/>
        <w:jc w:val="both"/>
        <w:rPr>
          <w:ins w:id="2097" w:author="Hussey, Ian (PSY)" w:date="2025-10-06T11:25:00Z" w16du:dateUtc="2025-10-06T09:25:00Z"/>
          <w:rFonts w:ascii="Calibri" w:eastAsia="Aptos" w:hAnsi="Calibri" w:cs="Calibri"/>
          <w:b/>
          <w:bCs/>
          <w:color w:val="A6A6A6" w:themeColor="background1" w:themeShade="A6"/>
          <w:u w:val="single"/>
          <w:lang w:val="en-US"/>
          <w:rPrChange w:id="2098" w:author="Hussey, Ian (PSY)" w:date="2025-10-06T10:27:00Z" w16du:dateUtc="2025-10-06T08:27:00Z">
            <w:rPr>
              <w:ins w:id="2099" w:author="Hussey, Ian (PSY)" w:date="2025-10-06T11:25:00Z" w16du:dateUtc="2025-10-06T09:25:00Z"/>
              <w:rFonts w:ascii="Calibri" w:eastAsia="Aptos" w:hAnsi="Calibri" w:cs="Calibri"/>
              <w:b/>
              <w:bCs/>
              <w:color w:val="A6A6A6" w:themeColor="background1" w:themeShade="A6"/>
              <w:u w:val="single"/>
            </w:rPr>
          </w:rPrChange>
        </w:rPr>
      </w:pPr>
    </w:p>
    <w:p w14:paraId="303C6231" w14:textId="0CC057D0" w:rsidR="00B86D6D" w:rsidRPr="00FC690C" w:rsidRDefault="00B86D6D" w:rsidP="002472F9">
      <w:pPr>
        <w:spacing w:after="120" w:line="276" w:lineRule="auto"/>
        <w:jc w:val="both"/>
        <w:rPr>
          <w:rFonts w:ascii="Calibri" w:eastAsia="Aptos" w:hAnsi="Calibri" w:cs="Calibri"/>
          <w:b/>
          <w:bCs/>
          <w:color w:val="A6A6A6" w:themeColor="background1" w:themeShade="A6"/>
          <w:u w:val="single"/>
          <w:lang w:val="en-US"/>
          <w:rPrChange w:id="2100" w:author="Hussey, Ian (PSY)" w:date="2025-10-06T10:27:00Z" w16du:dateUtc="2025-10-06T08:27:00Z">
            <w:rPr>
              <w:rFonts w:ascii="Calibri" w:eastAsia="Aptos" w:hAnsi="Calibri" w:cs="Calibri"/>
              <w:b/>
              <w:bCs/>
              <w:color w:val="A6A6A6" w:themeColor="background1" w:themeShade="A6"/>
              <w:u w:val="single"/>
            </w:rPr>
          </w:rPrChange>
        </w:rPr>
      </w:pPr>
      <w:r w:rsidRPr="00FC690C">
        <w:rPr>
          <w:rFonts w:ascii="Calibri" w:eastAsia="Aptos" w:hAnsi="Calibri" w:cs="Calibri"/>
          <w:b/>
          <w:bCs/>
          <w:color w:val="A6A6A6" w:themeColor="background1" w:themeShade="A6"/>
          <w:u w:val="single"/>
          <w:lang w:val="en-US"/>
          <w:rPrChange w:id="2101" w:author="Hussey, Ian (PSY)" w:date="2025-10-06T10:27:00Z" w16du:dateUtc="2025-10-06T08:27:00Z">
            <w:rPr>
              <w:rFonts w:ascii="Calibri" w:eastAsia="Aptos" w:hAnsi="Calibri" w:cs="Calibri"/>
              <w:b/>
              <w:bCs/>
              <w:color w:val="A6A6A6" w:themeColor="background1" w:themeShade="A6"/>
              <w:u w:val="single"/>
            </w:rPr>
          </w:rPrChange>
        </w:rPr>
        <w:t>Solution:</w:t>
      </w:r>
    </w:p>
    <w:p w14:paraId="113A9FB6" w14:textId="09CD9548" w:rsidR="00C45A60" w:rsidRPr="00FC690C" w:rsidRDefault="00203AE7" w:rsidP="002472F9">
      <w:pPr>
        <w:spacing w:after="120" w:line="276" w:lineRule="auto"/>
        <w:jc w:val="both"/>
        <w:rPr>
          <w:rFonts w:ascii="Calibri" w:eastAsia="Aptos" w:hAnsi="Calibri" w:cs="Calibri"/>
          <w:color w:val="A6A6A6" w:themeColor="background1" w:themeShade="A6"/>
          <w:lang w:val="en-US"/>
          <w:rPrChange w:id="2102"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103" w:author="Hussey, Ian (PSY)" w:date="2025-10-06T10:27:00Z" w16du:dateUtc="2025-10-06T08:27:00Z">
            <w:rPr>
              <w:rFonts w:ascii="Calibri" w:eastAsia="Aptos" w:hAnsi="Calibri" w:cs="Calibri"/>
              <w:color w:val="A6A6A6" w:themeColor="background1" w:themeShade="A6"/>
            </w:rPr>
          </w:rPrChange>
        </w:rPr>
        <w:t>First dimension: How is it being measured</w:t>
      </w:r>
      <w:r w:rsidR="00633C0B" w:rsidRPr="00FC690C">
        <w:rPr>
          <w:rFonts w:ascii="Calibri" w:eastAsia="Aptos" w:hAnsi="Calibri" w:cs="Calibri"/>
          <w:color w:val="A6A6A6" w:themeColor="background1" w:themeShade="A6"/>
          <w:lang w:val="en-US"/>
          <w:rPrChange w:id="2104" w:author="Hussey, Ian (PSY)" w:date="2025-10-06T10:27:00Z" w16du:dateUtc="2025-10-06T08:27:00Z">
            <w:rPr>
              <w:rFonts w:ascii="Calibri" w:eastAsia="Aptos" w:hAnsi="Calibri" w:cs="Calibri"/>
              <w:color w:val="A6A6A6" w:themeColor="background1" w:themeShade="A6"/>
            </w:rPr>
          </w:rPrChange>
        </w:rPr>
        <w:t>?</w:t>
      </w:r>
      <w:r w:rsidR="00BE22AB" w:rsidRPr="00FC690C">
        <w:rPr>
          <w:rFonts w:ascii="Calibri" w:eastAsia="Aptos" w:hAnsi="Calibri" w:cs="Calibri"/>
          <w:color w:val="A6A6A6" w:themeColor="background1" w:themeShade="A6"/>
          <w:lang w:val="en-US"/>
          <w:rPrChange w:id="2105" w:author="Hussey, Ian (PSY)" w:date="2025-10-06T10:27:00Z" w16du:dateUtc="2025-10-06T08:27:00Z">
            <w:rPr>
              <w:rFonts w:ascii="Calibri" w:eastAsia="Aptos" w:hAnsi="Calibri" w:cs="Calibri"/>
              <w:color w:val="A6A6A6" w:themeColor="background1" w:themeShade="A6"/>
            </w:rPr>
          </w:rPrChange>
        </w:rPr>
        <w:t xml:space="preserve"> </w:t>
      </w:r>
      <w:r w:rsidR="00C45A60" w:rsidRPr="00FC690C">
        <w:rPr>
          <w:rFonts w:ascii="Calibri" w:eastAsia="Aptos" w:hAnsi="Calibri" w:cs="Calibri"/>
          <w:color w:val="A6A6A6" w:themeColor="background1" w:themeShade="A6"/>
          <w:lang w:val="en-US"/>
          <w:rPrChange w:id="2106" w:author="Hussey, Ian (PSY)" w:date="2025-10-06T10:27:00Z" w16du:dateUtc="2025-10-06T08:27:00Z">
            <w:rPr>
              <w:rFonts w:ascii="Calibri" w:eastAsia="Aptos" w:hAnsi="Calibri" w:cs="Calibri"/>
              <w:color w:val="A6A6A6" w:themeColor="background1" w:themeShade="A6"/>
            </w:rPr>
          </w:rPrChange>
        </w:rPr>
        <w:t>As it already states in the text, it is a self-report, so we would categorize it as such.</w:t>
      </w:r>
    </w:p>
    <w:p w14:paraId="2F2F17D2" w14:textId="7BF0E810" w:rsidR="003B274C" w:rsidRPr="00FC690C" w:rsidRDefault="002159B0" w:rsidP="003B274C">
      <w:pPr>
        <w:spacing w:after="120" w:line="276" w:lineRule="auto"/>
        <w:jc w:val="both"/>
        <w:rPr>
          <w:rFonts w:ascii="Calibri" w:eastAsia="Aptos" w:hAnsi="Calibri" w:cs="Calibri"/>
          <w:color w:val="A6A6A6" w:themeColor="background1" w:themeShade="A6"/>
          <w:lang w:val="en-US"/>
          <w:rPrChange w:id="2107"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108" w:author="Hussey, Ian (PSY)" w:date="2025-10-06T10:27:00Z" w16du:dateUtc="2025-10-06T08:27:00Z">
            <w:rPr>
              <w:rFonts w:ascii="Calibri" w:eastAsia="Aptos" w:hAnsi="Calibri" w:cs="Calibri"/>
              <w:color w:val="A6A6A6" w:themeColor="background1" w:themeShade="A6"/>
            </w:rPr>
          </w:rPrChange>
        </w:rPr>
        <w:t xml:space="preserve">Second dimension: What is </w:t>
      </w:r>
      <w:r w:rsidR="001B3A23" w:rsidRPr="00FC690C">
        <w:rPr>
          <w:rFonts w:ascii="Calibri" w:eastAsia="Aptos" w:hAnsi="Calibri" w:cs="Calibri"/>
          <w:color w:val="A6A6A6" w:themeColor="background1" w:themeShade="A6"/>
          <w:lang w:val="en-US"/>
          <w:rPrChange w:id="2109" w:author="Hussey, Ian (PSY)" w:date="2025-10-06T10:27:00Z" w16du:dateUtc="2025-10-06T08:27:00Z">
            <w:rPr>
              <w:rFonts w:ascii="Calibri" w:eastAsia="Aptos" w:hAnsi="Calibri" w:cs="Calibri"/>
              <w:color w:val="A6A6A6" w:themeColor="background1" w:themeShade="A6"/>
            </w:rPr>
          </w:rPrChange>
        </w:rPr>
        <w:t>being measured</w:t>
      </w:r>
      <w:r w:rsidR="00C45A60" w:rsidRPr="00FC690C">
        <w:rPr>
          <w:rFonts w:ascii="Calibri" w:eastAsia="Aptos" w:hAnsi="Calibri" w:cs="Calibri"/>
          <w:color w:val="A6A6A6" w:themeColor="background1" w:themeShade="A6"/>
          <w:lang w:val="en-US"/>
          <w:rPrChange w:id="2110" w:author="Hussey, Ian (PSY)" w:date="2025-10-06T10:27:00Z" w16du:dateUtc="2025-10-06T08:27:00Z">
            <w:rPr>
              <w:rFonts w:ascii="Calibri" w:eastAsia="Aptos" w:hAnsi="Calibri" w:cs="Calibri"/>
              <w:color w:val="A6A6A6" w:themeColor="background1" w:themeShade="A6"/>
            </w:rPr>
          </w:rPrChange>
        </w:rPr>
        <w:t>?</w:t>
      </w:r>
      <w:r w:rsidR="00FF01EA" w:rsidRPr="00FC690C">
        <w:rPr>
          <w:rFonts w:ascii="Calibri" w:eastAsia="Aptos" w:hAnsi="Calibri" w:cs="Calibri"/>
          <w:color w:val="A6A6A6" w:themeColor="background1" w:themeShade="A6"/>
          <w:lang w:val="en-US"/>
          <w:rPrChange w:id="2111" w:author="Hussey, Ian (PSY)" w:date="2025-10-06T10:27:00Z" w16du:dateUtc="2025-10-06T08:27:00Z">
            <w:rPr>
              <w:rFonts w:ascii="Calibri" w:eastAsia="Aptos" w:hAnsi="Calibri" w:cs="Calibri"/>
              <w:color w:val="A6A6A6" w:themeColor="background1" w:themeShade="A6"/>
            </w:rPr>
          </w:rPrChange>
        </w:rPr>
        <w:t xml:space="preserve"> </w:t>
      </w:r>
      <w:r w:rsidR="003B274C" w:rsidRPr="00FC690C">
        <w:rPr>
          <w:rFonts w:ascii="Calibri" w:eastAsia="Aptos" w:hAnsi="Calibri" w:cs="Calibri"/>
          <w:color w:val="A6A6A6" w:themeColor="background1" w:themeShade="A6"/>
          <w:lang w:val="en-US"/>
          <w:rPrChange w:id="2112" w:author="Hussey, Ian (PSY)" w:date="2025-10-06T10:27:00Z" w16du:dateUtc="2025-10-06T08:27:00Z">
            <w:rPr>
              <w:rFonts w:ascii="Calibri" w:eastAsia="Aptos" w:hAnsi="Calibri" w:cs="Calibri"/>
              <w:color w:val="A6A6A6" w:themeColor="background1" w:themeShade="A6"/>
            </w:rPr>
          </w:rPrChange>
        </w:rPr>
        <w:t xml:space="preserve">The questionnaire is not listed in the supplementary material, but in the APA </w:t>
      </w:r>
      <w:proofErr w:type="spellStart"/>
      <w:r w:rsidR="003B274C" w:rsidRPr="00FC690C">
        <w:rPr>
          <w:rFonts w:ascii="Calibri" w:eastAsia="Aptos" w:hAnsi="Calibri" w:cs="Calibri"/>
          <w:color w:val="A6A6A6" w:themeColor="background1" w:themeShade="A6"/>
          <w:lang w:val="en-US"/>
          <w:rPrChange w:id="2113" w:author="Hussey, Ian (PSY)" w:date="2025-10-06T10:27:00Z" w16du:dateUtc="2025-10-06T08:27:00Z">
            <w:rPr>
              <w:rFonts w:ascii="Calibri" w:eastAsia="Aptos" w:hAnsi="Calibri" w:cs="Calibri"/>
              <w:color w:val="A6A6A6" w:themeColor="background1" w:themeShade="A6"/>
            </w:rPr>
          </w:rPrChange>
        </w:rPr>
        <w:t>PsycTests</w:t>
      </w:r>
      <w:proofErr w:type="spellEnd"/>
      <w:r w:rsidR="003B274C" w:rsidRPr="00FC690C">
        <w:rPr>
          <w:rFonts w:ascii="Calibri" w:eastAsia="Aptos" w:hAnsi="Calibri" w:cs="Calibri"/>
          <w:color w:val="A6A6A6" w:themeColor="background1" w:themeShade="A6"/>
          <w:lang w:val="en-US"/>
          <w:rPrChange w:id="2114" w:author="Hussey, Ian (PSY)" w:date="2025-10-06T10:27:00Z" w16du:dateUtc="2025-10-06T08:27:00Z">
            <w:rPr>
              <w:rFonts w:ascii="Calibri" w:eastAsia="Aptos" w:hAnsi="Calibri" w:cs="Calibri"/>
              <w:color w:val="A6A6A6" w:themeColor="background1" w:themeShade="A6"/>
            </w:rPr>
          </w:rPrChange>
        </w:rPr>
        <w:t xml:space="preserve"> database. As it asks questions such as 'Have you noticed any skin changes, especially pimples?' and 'Have you begun to menstruate (started to have your period)?', we would categorize it as neuro/bio/physiology.</w:t>
      </w:r>
    </w:p>
    <w:p w14:paraId="1D70CC66" w14:textId="39580186" w:rsidR="004F6B9C" w:rsidRDefault="5E9612E8" w:rsidP="001A68B9">
      <w:pPr>
        <w:spacing w:after="120" w:line="276" w:lineRule="auto"/>
        <w:jc w:val="both"/>
        <w:rPr>
          <w:ins w:id="2115" w:author="Hussey, Ian (PSY)" w:date="2025-10-06T11:25:00Z" w16du:dateUtc="2025-10-06T09:25:00Z"/>
          <w:rFonts w:ascii="Calibri" w:eastAsia="Aptos" w:hAnsi="Calibri" w:cs="Calibri"/>
          <w:b/>
          <w:bCs/>
          <w:color w:val="A6A6A6" w:themeColor="background1" w:themeShade="A6"/>
          <w:lang w:val="en-US"/>
        </w:rPr>
      </w:pPr>
      <w:r w:rsidRPr="00FC690C">
        <w:rPr>
          <w:rFonts w:ascii="Calibri" w:eastAsia="Aptos" w:hAnsi="Calibri" w:cs="Calibri"/>
          <w:color w:val="A6A6A6" w:themeColor="background1" w:themeShade="A6"/>
          <w:lang w:val="en-US"/>
          <w:rPrChange w:id="2116" w:author="Hussey, Ian (PSY)" w:date="2025-10-06T10:27:00Z" w16du:dateUtc="2025-10-06T08:27:00Z">
            <w:rPr>
              <w:rFonts w:ascii="Calibri" w:eastAsia="Aptos" w:hAnsi="Calibri" w:cs="Calibri"/>
              <w:color w:val="A6A6A6" w:themeColor="background1" w:themeShade="A6"/>
            </w:rPr>
          </w:rPrChange>
        </w:rPr>
        <w:t xml:space="preserve">Examining the relevant cell (where the row and column intersect), we would categorize it as </w:t>
      </w:r>
      <w:r w:rsidRPr="00FC690C">
        <w:rPr>
          <w:rFonts w:ascii="Calibri" w:eastAsia="Aptos" w:hAnsi="Calibri" w:cs="Calibri"/>
          <w:b/>
          <w:bCs/>
          <w:color w:val="A6A6A6" w:themeColor="background1" w:themeShade="A6"/>
          <w:lang w:val="en-US"/>
          <w:rPrChange w:id="2117" w:author="Hussey, Ian (PSY)" w:date="2025-10-06T10:27:00Z" w16du:dateUtc="2025-10-06T08:27:00Z">
            <w:rPr>
              <w:rFonts w:ascii="Calibri" w:eastAsia="Aptos" w:hAnsi="Calibri" w:cs="Calibri"/>
              <w:b/>
              <w:bCs/>
              <w:color w:val="A6A6A6" w:themeColor="background1" w:themeShade="A6"/>
            </w:rPr>
          </w:rPrChange>
        </w:rPr>
        <w:t>self-report of physiology.</w:t>
      </w:r>
    </w:p>
    <w:p w14:paraId="1A5057E5" w14:textId="77777777" w:rsidR="00EA2AA3" w:rsidRPr="00FC690C" w:rsidRDefault="00EA2AA3" w:rsidP="001A68B9">
      <w:pPr>
        <w:spacing w:after="120" w:line="276" w:lineRule="auto"/>
        <w:jc w:val="both"/>
        <w:rPr>
          <w:rFonts w:ascii="Calibri" w:eastAsia="Aptos" w:hAnsi="Calibri" w:cs="Calibri"/>
          <w:b/>
          <w:bCs/>
          <w:color w:val="A6A6A6" w:themeColor="background1" w:themeShade="A6"/>
          <w:lang w:val="en-US"/>
          <w:rPrChange w:id="2118" w:author="Hussey, Ian (PSY)" w:date="2025-10-06T10:27:00Z" w16du:dateUtc="2025-10-06T08:27:00Z">
            <w:rPr>
              <w:rFonts w:ascii="Calibri" w:eastAsia="Aptos" w:hAnsi="Calibri" w:cs="Calibri"/>
              <w:b/>
              <w:bCs/>
              <w:color w:val="A6A6A6" w:themeColor="background1" w:themeShade="A6"/>
            </w:rPr>
          </w:rPrChange>
        </w:rPr>
      </w:pPr>
    </w:p>
    <w:bookmarkStart w:id="2119" w:name="_Toc210640655"/>
    <w:p w14:paraId="7FD8DC5B" w14:textId="0A4D33EA" w:rsidR="002472F9" w:rsidRPr="00FC690C" w:rsidRDefault="004F6B9C" w:rsidP="001A68B9">
      <w:pPr>
        <w:pStyle w:val="Heading2"/>
        <w:spacing w:after="120"/>
        <w:rPr>
          <w:rFonts w:ascii="Calibri" w:eastAsia="Aptos" w:hAnsi="Calibri" w:cs="Calibri"/>
          <w:color w:val="000000" w:themeColor="text1"/>
          <w:lang w:val="en-US"/>
          <w:rPrChange w:id="2120" w:author="Hussey, Ian (PSY)" w:date="2025-10-06T10:27:00Z" w16du:dateUtc="2025-10-06T08:27:00Z">
            <w:rPr>
              <w:rFonts w:ascii="Calibri" w:eastAsia="Aptos" w:hAnsi="Calibri" w:cs="Calibri"/>
              <w:color w:val="000000" w:themeColor="text1"/>
            </w:rPr>
          </w:rPrChange>
        </w:rPr>
      </w:pPr>
      <w:r w:rsidRPr="00FC690C">
        <w:rPr>
          <w:rFonts w:ascii="Calibri" w:hAnsi="Calibri" w:cs="Calibri"/>
          <w:noProof/>
          <w:lang w:val="en-US"/>
          <w:rPrChange w:id="2121" w:author="Hussey, Ian (PSY)" w:date="2025-10-06T10:27:00Z" w16du:dateUtc="2025-10-06T08:27:00Z">
            <w:rPr>
              <w:rFonts w:ascii="Calibri" w:hAnsi="Calibri" w:cs="Calibri"/>
              <w:noProof/>
            </w:rPr>
          </w:rPrChange>
        </w:rPr>
        <mc:AlternateContent>
          <mc:Choice Requires="wps">
            <w:drawing>
              <wp:anchor distT="0" distB="0" distL="114300" distR="114300" simplePos="0" relativeHeight="251728384" behindDoc="0" locked="0" layoutInCell="1" allowOverlap="1" wp14:anchorId="0B2C3B7B" wp14:editId="472AA9EC">
                <wp:simplePos x="0" y="0"/>
                <wp:positionH relativeFrom="margin">
                  <wp:align>left</wp:align>
                </wp:positionH>
                <wp:positionV relativeFrom="paragraph">
                  <wp:posOffset>321657</wp:posOffset>
                </wp:positionV>
                <wp:extent cx="5850890" cy="865505"/>
                <wp:effectExtent l="0" t="0" r="16510" b="10795"/>
                <wp:wrapTopAndBottom/>
                <wp:docPr id="1540525066" name="Rectangle 26"/>
                <wp:cNvGraphicFramePr/>
                <a:graphic xmlns:a="http://schemas.openxmlformats.org/drawingml/2006/main">
                  <a:graphicData uri="http://schemas.microsoft.com/office/word/2010/wordprocessingShape">
                    <wps:wsp>
                      <wps:cNvSpPr/>
                      <wps:spPr>
                        <a:xfrm>
                          <a:off x="0" y="0"/>
                          <a:ext cx="5850890" cy="86584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58C1C97" w14:textId="5CCA0321" w:rsidR="00F66BC7" w:rsidRDefault="00F66BC7" w:rsidP="006C513D">
                            <w:pPr>
                              <w:jc w:val="both"/>
                              <w:rPr>
                                <w:rFonts w:ascii="Calibri" w:hAnsi="Calibri" w:cs="Calibri"/>
                                <w:color w:val="1F1F1F"/>
                              </w:rPr>
                            </w:pPr>
                            <w:r w:rsidRPr="00F66BC7">
                              <w:rPr>
                                <w:rFonts w:ascii="Calibri" w:hAnsi="Calibri" w:cs="Calibri"/>
                                <w:color w:val="1F1F1F"/>
                              </w:rPr>
                              <w:t>The Facebook field studies operationalize online engagement in two ways: i) as any click on a post (per Facebook’s definition of</w:t>
                            </w:r>
                            <w:r>
                              <w:rPr>
                                <w:rFonts w:ascii="Calibri" w:hAnsi="Calibri" w:cs="Calibri"/>
                                <w:color w:val="1F1F1F"/>
                              </w:rPr>
                              <w:t xml:space="preserve"> </w:t>
                            </w:r>
                            <w:r w:rsidRPr="00F66BC7">
                              <w:rPr>
                                <w:rFonts w:ascii="Calibri" w:hAnsi="Calibri" w:cs="Calibri"/>
                                <w:color w:val="1F1F1F"/>
                              </w:rPr>
                              <w:t>engagement</w:t>
                            </w:r>
                            <w:r w:rsidR="006C513D">
                              <w:rPr>
                                <w:rFonts w:ascii="Calibri" w:hAnsi="Calibri" w:cs="Calibri"/>
                                <w:color w:val="1F1F1F"/>
                              </w:rPr>
                              <w:t xml:space="preserve">) </w:t>
                            </w:r>
                            <w:r w:rsidRPr="00F66BC7">
                              <w:rPr>
                                <w:rFonts w:ascii="Calibri" w:hAnsi="Calibri" w:cs="Calibri"/>
                                <w:color w:val="1F1F1F"/>
                              </w:rPr>
                              <w:t>and ii) as writing a comment in response to a post. </w:t>
                            </w:r>
                          </w:p>
                          <w:p w14:paraId="69909AA7" w14:textId="3EA5CF78" w:rsidR="006C513D" w:rsidRPr="006C513D" w:rsidRDefault="006C513D" w:rsidP="006C513D">
                            <w:pPr>
                              <w:jc w:val="right"/>
                              <w:rPr>
                                <w:rFonts w:ascii="Calibri" w:hAnsi="Calibri" w:cs="Calibri"/>
                                <w:color w:val="000000" w:themeColor="text1"/>
                                <w:sz w:val="18"/>
                                <w:szCs w:val="18"/>
                              </w:rPr>
                            </w:pPr>
                            <w:hyperlink r:id="rId38" w:tgtFrame="_blank" w:tooltip="Persistent link using digital object identifier" w:history="1">
                              <w:r w:rsidRPr="006C513D">
                                <w:rPr>
                                  <w:rStyle w:val="Hyperlink"/>
                                  <w:rFonts w:ascii="Calibri" w:hAnsi="Calibri" w:cs="Calibri"/>
                                  <w:color w:val="000000" w:themeColor="text1"/>
                                  <w:sz w:val="18"/>
                                  <w:szCs w:val="18"/>
                                </w:rPr>
                                <w:t>https://doi.org/10.1016/j.obhdp.2024.104366</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C3B7B" id="Rectangle 26" o:spid="_x0000_s1046" style="position:absolute;margin-left:0;margin-top:25.35pt;width:460.7pt;height:68.15pt;z-index:251728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" fillcolor="white [3201]" strokecolor="black [3200]" strokeweight="1pt">
                <v:textbox>
                  <w:txbxContent>
                    <w:p w14:paraId="558C1C97" w14:textId="5CCA0321" w:rsidR="00F66BC7" w:rsidRDefault="00F66BC7" w:rsidP="006C513D">
                      <w:pPr>
                        <w:jc w:val="both"/>
                        <w:rPr>
                          <w:rFonts w:ascii="Calibri" w:hAnsi="Calibri" w:cs="Calibri"/>
                          <w:color w:val="1F1F1F"/>
                        </w:rPr>
                      </w:pPr>
                      <w:r w:rsidRPr="00F66BC7">
                        <w:rPr>
                          <w:rFonts w:ascii="Calibri" w:hAnsi="Calibri" w:cs="Calibri"/>
                          <w:color w:val="1F1F1F"/>
                        </w:rPr>
                        <w:t>The Facebook field studies operationalize online engagement in two ways: i) as any click on a post (per Facebook’s definition of</w:t>
                      </w:r>
                      <w:r>
                        <w:rPr>
                          <w:rFonts w:ascii="Calibri" w:hAnsi="Calibri" w:cs="Calibri"/>
                          <w:color w:val="1F1F1F"/>
                        </w:rPr>
                        <w:t xml:space="preserve"> </w:t>
                      </w:r>
                      <w:r w:rsidRPr="00F66BC7">
                        <w:rPr>
                          <w:rFonts w:ascii="Calibri" w:hAnsi="Calibri" w:cs="Calibri"/>
                          <w:color w:val="1F1F1F"/>
                        </w:rPr>
                        <w:t>engagement</w:t>
                      </w:r>
                      <w:r w:rsidR="006C513D">
                        <w:rPr>
                          <w:rFonts w:ascii="Calibri" w:hAnsi="Calibri" w:cs="Calibri"/>
                          <w:color w:val="1F1F1F"/>
                        </w:rPr>
                        <w:t xml:space="preserve">) </w:t>
                      </w:r>
                      <w:r w:rsidRPr="00F66BC7">
                        <w:rPr>
                          <w:rFonts w:ascii="Calibri" w:hAnsi="Calibri" w:cs="Calibri"/>
                          <w:color w:val="1F1F1F"/>
                        </w:rPr>
                        <w:t>and ii) as writing a comment in response to a post. </w:t>
                      </w:r>
                    </w:p>
                    <w:p w14:paraId="69909AA7" w14:textId="3EA5CF78" w:rsidR="006C513D" w:rsidRPr="006C513D" w:rsidRDefault="006C513D" w:rsidP="006C513D">
                      <w:pPr>
                        <w:jc w:val="right"/>
                        <w:rPr>
                          <w:rFonts w:ascii="Calibri" w:hAnsi="Calibri" w:cs="Calibri"/>
                          <w:color w:val="000000" w:themeColor="text1"/>
                          <w:sz w:val="18"/>
                          <w:szCs w:val="18"/>
                        </w:rPr>
                      </w:pPr>
                      <w:hyperlink r:id="rId39" w:tgtFrame="_blank" w:tooltip="Persistent link using digital object identifier" w:history="1">
                        <w:r w:rsidRPr="006C513D">
                          <w:rPr>
                            <w:rStyle w:val="Hyperlink"/>
                            <w:rFonts w:ascii="Calibri" w:hAnsi="Calibri" w:cs="Calibri"/>
                            <w:color w:val="000000" w:themeColor="text1"/>
                            <w:sz w:val="18"/>
                            <w:szCs w:val="18"/>
                          </w:rPr>
                          <w:t>https://doi.org/10.1016/j.obhdp.2024.104366</w:t>
                        </w:r>
                      </w:hyperlink>
                    </w:p>
                  </w:txbxContent>
                </v:textbox>
                <w10:wrap type="topAndBottom" anchorx="margin"/>
              </v:rect>
            </w:pict>
          </mc:Fallback>
        </mc:AlternateContent>
      </w:r>
      <w:r w:rsidR="002472F9" w:rsidRPr="00FC690C">
        <w:rPr>
          <w:rFonts w:ascii="Calibri" w:eastAsia="Aptos" w:hAnsi="Calibri" w:cs="Calibri"/>
          <w:color w:val="000000" w:themeColor="text1"/>
          <w:lang w:val="en-US"/>
          <w:rPrChange w:id="2122" w:author="Hussey, Ian (PSY)" w:date="2025-10-06T10:27:00Z" w16du:dateUtc="2025-10-06T08:27:00Z">
            <w:rPr>
              <w:rFonts w:ascii="Calibri" w:eastAsia="Aptos" w:hAnsi="Calibri" w:cs="Calibri"/>
              <w:color w:val="000000" w:themeColor="text1"/>
            </w:rPr>
          </w:rPrChange>
        </w:rPr>
        <w:t>Example 14</w:t>
      </w:r>
      <w:bookmarkEnd w:id="2119"/>
    </w:p>
    <w:p w14:paraId="1EC7DA2A" w14:textId="20A58E34" w:rsidR="00111DE8" w:rsidRPr="00FC690C" w:rsidRDefault="00111DE8" w:rsidP="00111DE8">
      <w:pPr>
        <w:rPr>
          <w:rFonts w:ascii="Calibri" w:hAnsi="Calibri" w:cs="Calibri"/>
          <w:lang w:val="en-US"/>
          <w:rPrChange w:id="2123" w:author="Hussey, Ian (PSY)" w:date="2025-10-06T10:27:00Z" w16du:dateUtc="2025-10-06T08:27:00Z">
            <w:rPr>
              <w:rFonts w:ascii="Calibri" w:hAnsi="Calibri" w:cs="Calibri"/>
            </w:rPr>
          </w:rPrChange>
        </w:rPr>
      </w:pPr>
    </w:p>
    <w:p w14:paraId="5872A001" w14:textId="7415A7C1" w:rsidR="00111DE8" w:rsidRPr="00FC690C" w:rsidRDefault="00111DE8" w:rsidP="00CE3BE6">
      <w:pPr>
        <w:jc w:val="both"/>
        <w:rPr>
          <w:rFonts w:ascii="Calibri" w:eastAsia="Aptos" w:hAnsi="Calibri" w:cs="Calibri"/>
          <w:b/>
          <w:bCs/>
          <w:color w:val="A6A6A6" w:themeColor="background1" w:themeShade="A6"/>
          <w:u w:val="single"/>
          <w:lang w:val="en-US"/>
          <w:rPrChange w:id="2124" w:author="Hussey, Ian (PSY)" w:date="2025-10-06T10:27:00Z" w16du:dateUtc="2025-10-06T08:27:00Z">
            <w:rPr>
              <w:rFonts w:ascii="Calibri" w:eastAsia="Aptos" w:hAnsi="Calibri" w:cs="Calibri"/>
              <w:b/>
              <w:bCs/>
              <w:color w:val="A6A6A6" w:themeColor="background1" w:themeShade="A6"/>
              <w:u w:val="single"/>
            </w:rPr>
          </w:rPrChange>
        </w:rPr>
      </w:pPr>
      <w:r w:rsidRPr="00FC690C">
        <w:rPr>
          <w:rFonts w:ascii="Calibri" w:eastAsia="Aptos" w:hAnsi="Calibri" w:cs="Calibri"/>
          <w:b/>
          <w:bCs/>
          <w:color w:val="A6A6A6" w:themeColor="background1" w:themeShade="A6"/>
          <w:u w:val="single"/>
          <w:lang w:val="en-US"/>
          <w:rPrChange w:id="2125" w:author="Hussey, Ian (PSY)" w:date="2025-10-06T10:27:00Z" w16du:dateUtc="2025-10-06T08:27:00Z">
            <w:rPr>
              <w:rFonts w:ascii="Calibri" w:eastAsia="Aptos" w:hAnsi="Calibri" w:cs="Calibri"/>
              <w:b/>
              <w:bCs/>
              <w:color w:val="A6A6A6" w:themeColor="background1" w:themeShade="A6"/>
              <w:u w:val="single"/>
            </w:rPr>
          </w:rPrChange>
        </w:rPr>
        <w:t>Solution:</w:t>
      </w:r>
    </w:p>
    <w:p w14:paraId="0CAEB594" w14:textId="08ADD801" w:rsidR="00B14EF6" w:rsidRPr="00FC690C" w:rsidRDefault="00111DE8" w:rsidP="00CE3BE6">
      <w:pPr>
        <w:jc w:val="both"/>
        <w:rPr>
          <w:rFonts w:ascii="Calibri" w:eastAsia="Aptos" w:hAnsi="Calibri" w:cs="Calibri"/>
          <w:color w:val="A6A6A6" w:themeColor="background1" w:themeShade="A6"/>
          <w:lang w:val="en-US"/>
          <w:rPrChange w:id="2126" w:author="Hussey, Ian (PSY)" w:date="2025-10-06T10:27:00Z" w16du:dateUtc="2025-10-06T08:27:00Z">
            <w:rPr>
              <w:rFonts w:ascii="Calibri" w:eastAsia="Aptos" w:hAnsi="Calibri" w:cs="Calibri"/>
              <w:color w:val="A6A6A6" w:themeColor="background1" w:themeShade="A6"/>
            </w:rPr>
          </w:rPrChange>
        </w:rPr>
      </w:pPr>
      <w:r w:rsidRPr="00FC690C">
        <w:rPr>
          <w:rFonts w:ascii="Calibri" w:eastAsia="Aptos" w:hAnsi="Calibri" w:cs="Calibri"/>
          <w:color w:val="A6A6A6" w:themeColor="background1" w:themeShade="A6"/>
          <w:lang w:val="en-US"/>
          <w:rPrChange w:id="2127" w:author="Hussey, Ian (PSY)" w:date="2025-10-06T10:27:00Z" w16du:dateUtc="2025-10-06T08:27:00Z">
            <w:rPr>
              <w:rFonts w:ascii="Calibri" w:eastAsia="Aptos" w:hAnsi="Calibri" w:cs="Calibri"/>
              <w:color w:val="A6A6A6" w:themeColor="background1" w:themeShade="A6"/>
            </w:rPr>
          </w:rPrChange>
        </w:rPr>
        <w:t>First dimension: How is it being measured</w:t>
      </w:r>
      <w:r w:rsidR="00065BEC" w:rsidRPr="00FC690C">
        <w:rPr>
          <w:rFonts w:ascii="Calibri" w:eastAsia="Aptos" w:hAnsi="Calibri" w:cs="Calibri"/>
          <w:color w:val="A6A6A6" w:themeColor="background1" w:themeShade="A6"/>
          <w:lang w:val="en-US"/>
          <w:rPrChange w:id="2128" w:author="Hussey, Ian (PSY)" w:date="2025-10-06T10:27:00Z" w16du:dateUtc="2025-10-06T08:27:00Z">
            <w:rPr>
              <w:rFonts w:ascii="Calibri" w:eastAsia="Aptos" w:hAnsi="Calibri" w:cs="Calibri"/>
              <w:color w:val="A6A6A6" w:themeColor="background1" w:themeShade="A6"/>
            </w:rPr>
          </w:rPrChange>
        </w:rPr>
        <w:t>?</w:t>
      </w:r>
      <w:r w:rsidR="006E5F32" w:rsidRPr="00FC690C">
        <w:rPr>
          <w:rFonts w:ascii="Calibri" w:eastAsia="Aptos" w:hAnsi="Calibri" w:cs="Calibri"/>
          <w:color w:val="A6A6A6" w:themeColor="background1" w:themeShade="A6"/>
          <w:lang w:val="en-US"/>
          <w:rPrChange w:id="2129" w:author="Hussey, Ian (PSY)" w:date="2025-10-06T10:27:00Z" w16du:dateUtc="2025-10-06T08:27:00Z">
            <w:rPr>
              <w:rFonts w:ascii="Calibri" w:eastAsia="Aptos" w:hAnsi="Calibri" w:cs="Calibri"/>
              <w:color w:val="A6A6A6" w:themeColor="background1" w:themeShade="A6"/>
            </w:rPr>
          </w:rPrChange>
        </w:rPr>
        <w:t xml:space="preserve"> </w:t>
      </w:r>
      <w:r w:rsidR="00B14EF6" w:rsidRPr="00FC690C">
        <w:rPr>
          <w:rFonts w:ascii="Calibri" w:eastAsia="Aptos" w:hAnsi="Calibri" w:cs="Calibri"/>
          <w:color w:val="A6A6A6" w:themeColor="background1" w:themeShade="A6"/>
          <w:lang w:val="en-US"/>
          <w:rPrChange w:id="2130" w:author="Hussey, Ian (PSY)" w:date="2025-10-06T10:27:00Z" w16du:dateUtc="2025-10-06T08:27:00Z">
            <w:rPr>
              <w:rFonts w:ascii="Calibri" w:eastAsia="Aptos" w:hAnsi="Calibri" w:cs="Calibri"/>
              <w:color w:val="A6A6A6" w:themeColor="background1" w:themeShade="A6"/>
            </w:rPr>
          </w:rPrChange>
        </w:rPr>
        <w:t>They are counting the number of clicks and comments made by participants, i.e. the frequency of overt behavior. Therefore, we choose the category behavioral measure</w:t>
      </w:r>
      <w:r w:rsidR="00065BEC" w:rsidRPr="00FC690C">
        <w:rPr>
          <w:rFonts w:ascii="Calibri" w:eastAsia="Aptos" w:hAnsi="Calibri" w:cs="Calibri"/>
          <w:color w:val="A6A6A6" w:themeColor="background1" w:themeShade="A6"/>
          <w:lang w:val="en-US"/>
          <w:rPrChange w:id="2131" w:author="Hussey, Ian (PSY)" w:date="2025-10-06T10:27:00Z" w16du:dateUtc="2025-10-06T08:27:00Z">
            <w:rPr>
              <w:rFonts w:ascii="Calibri" w:eastAsia="Aptos" w:hAnsi="Calibri" w:cs="Calibri"/>
              <w:color w:val="A6A6A6" w:themeColor="background1" w:themeShade="A6"/>
            </w:rPr>
          </w:rPrChange>
        </w:rPr>
        <w:t>.</w:t>
      </w:r>
    </w:p>
    <w:p w14:paraId="494B3507" w14:textId="62859582" w:rsidR="001B307B" w:rsidRPr="00FC690C" w:rsidRDefault="5E9612E8" w:rsidP="001B307B">
      <w:pPr>
        <w:jc w:val="both"/>
        <w:rPr>
          <w:rFonts w:ascii="Calibri" w:eastAsia="Aptos" w:hAnsi="Calibri" w:cs="Calibri"/>
          <w:color w:val="A6A6A6" w:themeColor="background1" w:themeShade="A6"/>
          <w:lang w:val="en-US"/>
          <w:rPrChange w:id="2132" w:author="Hussey, Ian (PSY)" w:date="2025-10-06T10:27:00Z" w16du:dateUtc="2025-10-06T08:27:00Z">
            <w:rPr>
              <w:rFonts w:ascii="Calibri" w:eastAsia="Aptos" w:hAnsi="Calibri" w:cs="Calibri"/>
              <w:color w:val="A6A6A6" w:themeColor="background1" w:themeShade="A6"/>
              <w:lang w:val="en-GB"/>
            </w:rPr>
          </w:rPrChange>
        </w:rPr>
      </w:pPr>
      <w:r w:rsidRPr="00FC690C">
        <w:rPr>
          <w:rFonts w:ascii="Calibri" w:eastAsia="Aptos" w:hAnsi="Calibri" w:cs="Calibri"/>
          <w:color w:val="A6A6A6" w:themeColor="background1" w:themeShade="A6"/>
          <w:lang w:val="en-US"/>
          <w:rPrChange w:id="2133" w:author="Hussey, Ian (PSY)" w:date="2025-10-06T10:27:00Z" w16du:dateUtc="2025-10-06T08:27:00Z">
            <w:rPr>
              <w:rFonts w:ascii="Calibri" w:eastAsia="Aptos" w:hAnsi="Calibri" w:cs="Calibri"/>
              <w:color w:val="A6A6A6" w:themeColor="background1" w:themeShade="A6"/>
            </w:rPr>
          </w:rPrChange>
        </w:rPr>
        <w:t>Second dimension: What is being measured? It measures the amount that participants click or write comments. We would categorize it in the behavior column.</w:t>
      </w:r>
    </w:p>
    <w:p w14:paraId="5041AFF0" w14:textId="400164C1" w:rsidR="5E9612E8" w:rsidRPr="00FC690C" w:rsidRDefault="00EA2AA3" w:rsidP="5E9612E8">
      <w:pPr>
        <w:jc w:val="both"/>
        <w:rPr>
          <w:rFonts w:ascii="Calibri" w:eastAsia="Aptos" w:hAnsi="Calibri" w:cs="Calibri"/>
          <w:b/>
          <w:bCs/>
          <w:color w:val="A6A6A6" w:themeColor="background1" w:themeShade="A6"/>
          <w:lang w:val="en-US"/>
          <w:rPrChange w:id="2134" w:author="Hussey, Ian (PSY)" w:date="2025-10-06T10:27:00Z" w16du:dateUtc="2025-10-06T08:27:00Z">
            <w:rPr>
              <w:rFonts w:ascii="Calibri" w:eastAsia="Aptos" w:hAnsi="Calibri" w:cs="Calibri"/>
              <w:b/>
              <w:bCs/>
              <w:color w:val="A6A6A6" w:themeColor="background1" w:themeShade="A6"/>
            </w:rPr>
          </w:rPrChange>
        </w:rPr>
      </w:pPr>
      <w:del w:id="2135" w:author="Hussey, Ian (PSY)" w:date="2025-10-06T11:25:00Z" w16du:dateUtc="2025-10-06T09:25:00Z">
        <w:r w:rsidRPr="00FC690C" w:rsidDel="00EA2AA3">
          <w:rPr>
            <w:rFonts w:ascii="Calibri" w:hAnsi="Calibri" w:cs="Calibri"/>
            <w:noProof/>
            <w:lang w:val="en-US"/>
            <w:rPrChange w:id="2136" w:author="Hussey, Ian (PSY)" w:date="2025-10-06T10:27:00Z" w16du:dateUtc="2025-10-06T08:27:00Z">
              <w:rPr>
                <w:rFonts w:ascii="Calibri" w:hAnsi="Calibri" w:cs="Calibri"/>
                <w:noProof/>
              </w:rPr>
            </w:rPrChange>
          </w:rPr>
          <mc:AlternateContent>
            <mc:Choice Requires="wps">
              <w:drawing>
                <wp:anchor distT="0" distB="0" distL="114300" distR="114300" simplePos="0" relativeHeight="251729408" behindDoc="0" locked="0" layoutInCell="1" allowOverlap="1" wp14:anchorId="677EFC40" wp14:editId="1083257F">
                  <wp:simplePos x="0" y="0"/>
                  <wp:positionH relativeFrom="margin">
                    <wp:posOffset>-1905</wp:posOffset>
                  </wp:positionH>
                  <wp:positionV relativeFrom="paragraph">
                    <wp:posOffset>712470</wp:posOffset>
                  </wp:positionV>
                  <wp:extent cx="5850890" cy="1456055"/>
                  <wp:effectExtent l="0" t="0" r="16510" b="17145"/>
                  <wp:wrapTopAndBottom/>
                  <wp:docPr id="2071136530" name="Rectangle 26"/>
                  <wp:cNvGraphicFramePr/>
                  <a:graphic xmlns:a="http://schemas.openxmlformats.org/drawingml/2006/main">
                    <a:graphicData uri="http://schemas.microsoft.com/office/word/2010/wordprocessingShape">
                      <wps:wsp>
                        <wps:cNvSpPr/>
                        <wps:spPr>
                          <a:xfrm>
                            <a:off x="0" y="0"/>
                            <a:ext cx="5850890" cy="145605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0E9EE54" w14:textId="269D4546" w:rsidR="00CE3BE6" w:rsidRDefault="008E55CD" w:rsidP="004F6B9C">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0"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41"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0877E57D" w14:textId="31720CCB" w:rsidR="00ED11D7" w:rsidRPr="00ED11D7" w:rsidRDefault="00ED11D7" w:rsidP="00ED11D7">
                              <w:pPr>
                                <w:jc w:val="right"/>
                                <w:rPr>
                                  <w:rFonts w:asciiTheme="majorHAnsi" w:hAnsiTheme="majorHAnsi" w:cstheme="majorHAnsi"/>
                                  <w:color w:val="000000" w:themeColor="text1"/>
                                  <w:sz w:val="18"/>
                                  <w:szCs w:val="18"/>
                                </w:rPr>
                              </w:pPr>
                              <w:hyperlink r:id="rId42" w:history="1">
                                <w:r w:rsidRPr="00ED11D7">
                                  <w:rPr>
                                    <w:rStyle w:val="Hyperlink"/>
                                    <w:rFonts w:asciiTheme="majorHAnsi" w:hAnsiTheme="majorHAnsi" w:cstheme="majorHAnsi"/>
                                    <w:color w:val="000000" w:themeColor="text1"/>
                                    <w:sz w:val="18"/>
                                    <w:szCs w:val="18"/>
                                  </w:rPr>
                                  <w:t>https://doi.org/10.1177/01461672231169105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EFC40" id="_x0000_s1047" style="position:absolute;left:0;text-align:left;margin-left:-.15pt;margin-top:56.1pt;width:460.7pt;height:114.65pt;z-index:25172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" fillcolor="white [3201]" strokecolor="black [3200]" strokeweight="1pt">
                  <v:textbox>
                    <w:txbxContent>
                      <w:p w14:paraId="00E9EE54" w14:textId="269D4546" w:rsidR="00CE3BE6" w:rsidRDefault="008E55CD" w:rsidP="004F6B9C">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3"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44"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0877E57D" w14:textId="31720CCB" w:rsidR="00ED11D7" w:rsidRPr="00ED11D7" w:rsidRDefault="00ED11D7" w:rsidP="00ED11D7">
                        <w:pPr>
                          <w:jc w:val="right"/>
                          <w:rPr>
                            <w:rFonts w:asciiTheme="majorHAnsi" w:hAnsiTheme="majorHAnsi" w:cstheme="majorHAnsi"/>
                            <w:color w:val="000000" w:themeColor="text1"/>
                            <w:sz w:val="18"/>
                            <w:szCs w:val="18"/>
                          </w:rPr>
                        </w:pPr>
                        <w:hyperlink r:id="rId45" w:history="1">
                          <w:r w:rsidRPr="00ED11D7">
                            <w:rPr>
                              <w:rStyle w:val="Hyperlink"/>
                              <w:rFonts w:asciiTheme="majorHAnsi" w:hAnsiTheme="majorHAnsi" w:cstheme="majorHAnsi"/>
                              <w:color w:val="000000" w:themeColor="text1"/>
                              <w:sz w:val="18"/>
                              <w:szCs w:val="18"/>
                            </w:rPr>
                            <w:t>https://doi.org/10.1177/01461672231169105</w:t>
                          </w:r>
                        </w:hyperlink>
                      </w:p>
                    </w:txbxContent>
                  </v:textbox>
                  <w10:wrap type="topAndBottom" anchorx="margin"/>
                </v:rect>
              </w:pict>
            </mc:Fallback>
          </mc:AlternateContent>
        </w:r>
      </w:del>
      <w:r w:rsidR="5E9612E8" w:rsidRPr="00FC690C">
        <w:rPr>
          <w:rFonts w:ascii="Calibri" w:eastAsia="Aptos" w:hAnsi="Calibri" w:cs="Calibri"/>
          <w:color w:val="A6A6A6" w:themeColor="background1" w:themeShade="A6"/>
          <w:lang w:val="en-US"/>
          <w:rPrChange w:id="2137" w:author="Hussey, Ian (PSY)" w:date="2025-10-06T10:27:00Z" w16du:dateUtc="2025-10-06T08:27:00Z">
            <w:rPr>
              <w:rFonts w:ascii="Calibri" w:eastAsia="Aptos" w:hAnsi="Calibri" w:cs="Calibri"/>
              <w:color w:val="A6A6A6" w:themeColor="background1" w:themeShade="A6"/>
            </w:rPr>
          </w:rPrChange>
        </w:rPr>
        <w:t xml:space="preserve">Examining the relevant cell (where the row and column intersect), we would categorize it as </w:t>
      </w:r>
      <w:r w:rsidR="5E9612E8" w:rsidRPr="00FC690C">
        <w:rPr>
          <w:rFonts w:ascii="Calibri" w:eastAsia="Aptos" w:hAnsi="Calibri" w:cs="Calibri"/>
          <w:b/>
          <w:bCs/>
          <w:color w:val="A6A6A6" w:themeColor="background1" w:themeShade="A6"/>
          <w:lang w:val="en-US"/>
          <w:rPrChange w:id="2138" w:author="Hussey, Ian (PSY)" w:date="2025-10-06T10:27:00Z" w16du:dateUtc="2025-10-06T08:27:00Z">
            <w:rPr>
              <w:rFonts w:ascii="Calibri" w:eastAsia="Aptos" w:hAnsi="Calibri" w:cs="Calibri"/>
              <w:b/>
              <w:bCs/>
              <w:color w:val="A6A6A6" w:themeColor="background1" w:themeShade="A6"/>
            </w:rPr>
          </w:rPrChange>
        </w:rPr>
        <w:t>behavioral measure of behavior.</w:t>
      </w:r>
    </w:p>
    <w:p w14:paraId="2E3821A2" w14:textId="77777777" w:rsidR="00EA2AA3" w:rsidRDefault="00EA2AA3">
      <w:pPr>
        <w:spacing w:after="160" w:line="259" w:lineRule="auto"/>
        <w:rPr>
          <w:ins w:id="2139" w:author="Hussey, Ian (PSY)" w:date="2025-10-06T11:25:00Z" w16du:dateUtc="2025-10-06T09:25:00Z"/>
          <w:rFonts w:ascii="Calibri" w:eastAsia="Aptos" w:hAnsi="Calibri" w:cs="Calibri"/>
          <w:color w:val="000000" w:themeColor="text1"/>
          <w:sz w:val="28"/>
          <w:szCs w:val="28"/>
          <w:lang w:val="en-US"/>
        </w:rPr>
      </w:pPr>
      <w:bookmarkStart w:id="2140" w:name="_Toc210640656"/>
      <w:ins w:id="2141" w:author="Hussey, Ian (PSY)" w:date="2025-10-06T11:25:00Z" w16du:dateUtc="2025-10-06T09:25:00Z">
        <w:r>
          <w:rPr>
            <w:rFonts w:ascii="Calibri" w:eastAsia="Aptos" w:hAnsi="Calibri" w:cs="Calibri"/>
            <w:color w:val="000000" w:themeColor="text1"/>
            <w:lang w:val="en-US"/>
          </w:rPr>
          <w:br w:type="page"/>
        </w:r>
      </w:ins>
    </w:p>
    <w:p w14:paraId="22B0156C" w14:textId="473A9A24" w:rsidR="00111DE8" w:rsidRPr="00FC690C" w:rsidDel="00EA2AA3" w:rsidRDefault="00CE3BE6" w:rsidP="00CE3BE6">
      <w:pPr>
        <w:pStyle w:val="Heading2"/>
        <w:rPr>
          <w:del w:id="2142" w:author="Hussey, Ian (PSY)" w:date="2025-10-06T11:25:00Z" w16du:dateUtc="2025-10-06T09:25:00Z"/>
          <w:rFonts w:ascii="Calibri" w:eastAsia="Aptos" w:hAnsi="Calibri" w:cs="Calibri"/>
          <w:color w:val="000000" w:themeColor="text1"/>
          <w:lang w:val="en-US"/>
          <w:rPrChange w:id="2143" w:author="Hussey, Ian (PSY)" w:date="2025-10-06T10:27:00Z" w16du:dateUtc="2025-10-06T08:27:00Z">
            <w:rPr>
              <w:del w:id="2144" w:author="Hussey, Ian (PSY)" w:date="2025-10-06T11:25:00Z" w16du:dateUtc="2025-10-06T09:25:00Z"/>
              <w:rFonts w:ascii="Calibri" w:eastAsia="Aptos" w:hAnsi="Calibri" w:cs="Calibri"/>
              <w:color w:val="000000" w:themeColor="text1"/>
            </w:rPr>
          </w:rPrChange>
        </w:rPr>
      </w:pPr>
      <w:r w:rsidRPr="00FC690C">
        <w:rPr>
          <w:rFonts w:ascii="Calibri" w:eastAsia="Aptos" w:hAnsi="Calibri" w:cs="Calibri"/>
          <w:color w:val="000000" w:themeColor="text1"/>
          <w:lang w:val="en-US"/>
          <w:rPrChange w:id="2145" w:author="Hussey, Ian (PSY)" w:date="2025-10-06T10:27:00Z" w16du:dateUtc="2025-10-06T08:27:00Z">
            <w:rPr>
              <w:rFonts w:ascii="Calibri" w:eastAsia="Aptos" w:hAnsi="Calibri" w:cs="Calibri"/>
              <w:color w:val="000000" w:themeColor="text1"/>
            </w:rPr>
          </w:rPrChange>
        </w:rPr>
        <w:lastRenderedPageBreak/>
        <w:t>Example 15</w:t>
      </w:r>
      <w:bookmarkEnd w:id="2140"/>
    </w:p>
    <w:p w14:paraId="101525A1" w14:textId="77777777" w:rsidR="004F6B9C" w:rsidRDefault="004F6B9C">
      <w:pPr>
        <w:pStyle w:val="Heading2"/>
        <w:rPr>
          <w:ins w:id="2146" w:author="Hussey, Ian (PSY)" w:date="2025-10-06T11:25:00Z" w16du:dateUtc="2025-10-06T09:25:00Z"/>
          <w:lang w:val="en-US"/>
        </w:rPr>
        <w:pPrChange w:id="2147" w:author="Hussey, Ian (PSY)" w:date="2025-10-06T11:25:00Z" w16du:dateUtc="2025-10-06T09:25:00Z">
          <w:pPr/>
        </w:pPrChange>
      </w:pPr>
    </w:p>
    <w:p w14:paraId="715C5234" w14:textId="5CB26CA9" w:rsidR="00EA2AA3" w:rsidRDefault="00EA2AA3" w:rsidP="00CF71EE">
      <w:pPr>
        <w:rPr>
          <w:ins w:id="2148" w:author="Hussey, Ian (PSY)" w:date="2025-10-06T11:25:00Z" w16du:dateUtc="2025-10-06T09:25:00Z"/>
          <w:rFonts w:ascii="Calibri" w:hAnsi="Calibri" w:cs="Calibri"/>
          <w:lang w:val="en-US"/>
        </w:rPr>
      </w:pPr>
      <w:ins w:id="2149" w:author="Hussey, Ian (PSY)" w:date="2025-10-06T11:25:00Z" w16du:dateUtc="2025-10-06T09:25:00Z">
        <w:r w:rsidRPr="00FC690C">
          <w:rPr>
            <w:rFonts w:ascii="Calibri" w:hAnsi="Calibri" w:cs="Calibri"/>
            <w:noProof/>
            <w:lang w:val="en-US"/>
            <w:rPrChange w:id="2150" w:author="Hussey, Ian (PSY)" w:date="2025-10-06T10:27:00Z" w16du:dateUtc="2025-10-06T08:27:00Z">
              <w:rPr>
                <w:rFonts w:ascii="Calibri" w:hAnsi="Calibri" w:cs="Calibri"/>
                <w:noProof/>
              </w:rPr>
            </w:rPrChange>
          </w:rPr>
          <mc:AlternateContent>
            <mc:Choice Requires="wps">
              <w:drawing>
                <wp:anchor distT="0" distB="0" distL="114300" distR="114300" simplePos="0" relativeHeight="251736576" behindDoc="0" locked="0" layoutInCell="1" allowOverlap="1" wp14:anchorId="43FF71ED" wp14:editId="39C26578">
                  <wp:simplePos x="0" y="0"/>
                  <wp:positionH relativeFrom="margin">
                    <wp:posOffset>0</wp:posOffset>
                  </wp:positionH>
                  <wp:positionV relativeFrom="paragraph">
                    <wp:posOffset>185420</wp:posOffset>
                  </wp:positionV>
                  <wp:extent cx="5850890" cy="1456055"/>
                  <wp:effectExtent l="0" t="0" r="16510" b="17145"/>
                  <wp:wrapTopAndBottom/>
                  <wp:docPr id="2068733386" name="Rectangle 26"/>
                  <wp:cNvGraphicFramePr/>
                  <a:graphic xmlns:a="http://schemas.openxmlformats.org/drawingml/2006/main">
                    <a:graphicData uri="http://schemas.microsoft.com/office/word/2010/wordprocessingShape">
                      <wps:wsp>
                        <wps:cNvSpPr/>
                        <wps:spPr>
                          <a:xfrm>
                            <a:off x="0" y="0"/>
                            <a:ext cx="5850890" cy="145605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2A3E0ED" w14:textId="77777777" w:rsidR="00EA2AA3" w:rsidRDefault="00EA2AA3" w:rsidP="00EA2AA3">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6"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47"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13F8D22C" w14:textId="77777777" w:rsidR="00EA2AA3" w:rsidRPr="00ED11D7" w:rsidRDefault="00EA2AA3" w:rsidP="00EA2AA3">
                              <w:pPr>
                                <w:jc w:val="right"/>
                                <w:rPr>
                                  <w:rFonts w:asciiTheme="majorHAnsi" w:hAnsiTheme="majorHAnsi" w:cstheme="majorHAnsi"/>
                                  <w:color w:val="000000" w:themeColor="text1"/>
                                  <w:sz w:val="18"/>
                                  <w:szCs w:val="18"/>
                                </w:rPr>
                              </w:pPr>
                              <w:hyperlink r:id="rId48" w:history="1">
                                <w:r w:rsidRPr="00ED11D7">
                                  <w:rPr>
                                    <w:rStyle w:val="Hyperlink"/>
                                    <w:rFonts w:asciiTheme="majorHAnsi" w:hAnsiTheme="majorHAnsi" w:cstheme="majorHAnsi"/>
                                    <w:color w:val="000000" w:themeColor="text1"/>
                                    <w:sz w:val="18"/>
                                    <w:szCs w:val="18"/>
                                  </w:rPr>
                                  <w:t>https://doi.org/10.1177/01461672231169105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F71ED" id="_x0000_s1048" style="position:absolute;margin-left:0;margin-top:14.6pt;width:460.7pt;height:114.65pt;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" fillcolor="white [3201]" strokecolor="black [3200]" strokeweight="1pt">
                  <v:textbox>
                    <w:txbxContent>
                      <w:p w14:paraId="72A3E0ED" w14:textId="77777777" w:rsidR="00EA2AA3" w:rsidRDefault="00EA2AA3" w:rsidP="00EA2AA3">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9"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50"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13F8D22C" w14:textId="77777777" w:rsidR="00EA2AA3" w:rsidRPr="00ED11D7" w:rsidRDefault="00EA2AA3" w:rsidP="00EA2AA3">
                        <w:pPr>
                          <w:jc w:val="right"/>
                          <w:rPr>
                            <w:rFonts w:asciiTheme="majorHAnsi" w:hAnsiTheme="majorHAnsi" w:cstheme="majorHAnsi"/>
                            <w:color w:val="000000" w:themeColor="text1"/>
                            <w:sz w:val="18"/>
                            <w:szCs w:val="18"/>
                          </w:rPr>
                        </w:pPr>
                        <w:hyperlink r:id="rId51" w:history="1">
                          <w:r w:rsidRPr="00ED11D7">
                            <w:rPr>
                              <w:rStyle w:val="Hyperlink"/>
                              <w:rFonts w:asciiTheme="majorHAnsi" w:hAnsiTheme="majorHAnsi" w:cstheme="majorHAnsi"/>
                              <w:color w:val="000000" w:themeColor="text1"/>
                              <w:sz w:val="18"/>
                              <w:szCs w:val="18"/>
                            </w:rPr>
                            <w:t>https://doi.org/10.1177/01461672231169105</w:t>
                          </w:r>
                        </w:hyperlink>
                      </w:p>
                    </w:txbxContent>
                  </v:textbox>
                  <w10:wrap type="topAndBottom" anchorx="margin"/>
                </v:rect>
              </w:pict>
            </mc:Fallback>
          </mc:AlternateContent>
        </w:r>
      </w:ins>
    </w:p>
    <w:p w14:paraId="51D0D506" w14:textId="77777777" w:rsidR="00EA2AA3" w:rsidRPr="00FC690C" w:rsidRDefault="00EA2AA3" w:rsidP="00CF71EE">
      <w:pPr>
        <w:rPr>
          <w:rFonts w:ascii="Calibri" w:hAnsi="Calibri" w:cs="Calibri"/>
          <w:lang w:val="en-US"/>
          <w:rPrChange w:id="2151" w:author="Hussey, Ian (PSY)" w:date="2025-10-06T10:27:00Z" w16du:dateUtc="2025-10-06T08:27:00Z">
            <w:rPr>
              <w:rFonts w:ascii="Calibri" w:hAnsi="Calibri" w:cs="Calibri"/>
            </w:rPr>
          </w:rPrChange>
        </w:rPr>
      </w:pPr>
    </w:p>
    <w:p w14:paraId="438D40D8" w14:textId="3B539202" w:rsidR="00CF71EE" w:rsidRPr="00FC690C" w:rsidRDefault="00CF71EE" w:rsidP="00CF71EE">
      <w:pPr>
        <w:rPr>
          <w:rFonts w:ascii="Calibri" w:hAnsi="Calibri" w:cs="Calibri"/>
          <w:b/>
          <w:bCs/>
          <w:color w:val="A6A6A6" w:themeColor="background1" w:themeShade="A6"/>
          <w:u w:val="single"/>
          <w:lang w:val="en-US"/>
          <w:rPrChange w:id="2152" w:author="Hussey, Ian (PSY)" w:date="2025-10-06T10:27:00Z" w16du:dateUtc="2025-10-06T08:27:00Z">
            <w:rPr>
              <w:rFonts w:ascii="Calibri" w:hAnsi="Calibri" w:cs="Calibri"/>
              <w:b/>
              <w:bCs/>
              <w:color w:val="A6A6A6" w:themeColor="background1" w:themeShade="A6"/>
              <w:u w:val="single"/>
            </w:rPr>
          </w:rPrChange>
        </w:rPr>
      </w:pPr>
      <w:r w:rsidRPr="00FC690C">
        <w:rPr>
          <w:rFonts w:ascii="Calibri" w:hAnsi="Calibri" w:cs="Calibri"/>
          <w:b/>
          <w:bCs/>
          <w:color w:val="A6A6A6" w:themeColor="background1" w:themeShade="A6"/>
          <w:u w:val="single"/>
          <w:lang w:val="en-US"/>
          <w:rPrChange w:id="2153" w:author="Hussey, Ian (PSY)" w:date="2025-10-06T10:27:00Z" w16du:dateUtc="2025-10-06T08:27:00Z">
            <w:rPr>
              <w:rFonts w:ascii="Calibri" w:hAnsi="Calibri" w:cs="Calibri"/>
              <w:b/>
              <w:bCs/>
              <w:color w:val="A6A6A6" w:themeColor="background1" w:themeShade="A6"/>
              <w:u w:val="single"/>
            </w:rPr>
          </w:rPrChange>
        </w:rPr>
        <w:t>Solution:</w:t>
      </w:r>
    </w:p>
    <w:p w14:paraId="4C46B141" w14:textId="1914DEE5" w:rsidR="00867D8E" w:rsidRPr="00FC690C" w:rsidRDefault="00867D8E" w:rsidP="004F6B9C">
      <w:pPr>
        <w:jc w:val="both"/>
        <w:rPr>
          <w:rFonts w:ascii="Calibri" w:hAnsi="Calibri" w:cs="Calibri"/>
          <w:color w:val="A6A6A6" w:themeColor="background1" w:themeShade="A6"/>
          <w:lang w:val="en-US"/>
          <w:rPrChange w:id="2154"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2155" w:author="Hussey, Ian (PSY)" w:date="2025-10-06T10:27:00Z" w16du:dateUtc="2025-10-06T08:27:00Z">
            <w:rPr>
              <w:rFonts w:ascii="Calibri" w:hAnsi="Calibri" w:cs="Calibri"/>
              <w:color w:val="A6A6A6" w:themeColor="background1" w:themeShade="A6"/>
            </w:rPr>
          </w:rPrChange>
        </w:rPr>
        <w:t>First dimension: How is it being measured</w:t>
      </w:r>
      <w:r w:rsidR="00A6715C" w:rsidRPr="00FC690C">
        <w:rPr>
          <w:rFonts w:ascii="Calibri" w:hAnsi="Calibri" w:cs="Calibri"/>
          <w:color w:val="A6A6A6" w:themeColor="background1" w:themeShade="A6"/>
          <w:lang w:val="en-US"/>
          <w:rPrChange w:id="2156" w:author="Hussey, Ian (PSY)" w:date="2025-10-06T10:27:00Z" w16du:dateUtc="2025-10-06T08:27:00Z">
            <w:rPr>
              <w:rFonts w:ascii="Calibri" w:hAnsi="Calibri" w:cs="Calibri"/>
              <w:color w:val="A6A6A6" w:themeColor="background1" w:themeShade="A6"/>
            </w:rPr>
          </w:rPrChange>
        </w:rPr>
        <w:t>?</w:t>
      </w:r>
      <w:r w:rsidRPr="00FC690C">
        <w:rPr>
          <w:rFonts w:ascii="Calibri" w:hAnsi="Calibri" w:cs="Calibri"/>
          <w:color w:val="A6A6A6" w:themeColor="background1" w:themeShade="A6"/>
          <w:lang w:val="en-US"/>
          <w:rPrChange w:id="2157" w:author="Hussey, Ian (PSY)" w:date="2025-10-06T10:27:00Z" w16du:dateUtc="2025-10-06T08:27:00Z">
            <w:rPr>
              <w:rFonts w:ascii="Calibri" w:hAnsi="Calibri" w:cs="Calibri"/>
              <w:color w:val="A6A6A6" w:themeColor="background1" w:themeShade="A6"/>
            </w:rPr>
          </w:rPrChange>
        </w:rPr>
        <w:t xml:space="preserve"> Participants are asked to rate, on a scale, how likely they are to perform an action. This would therefore fall into the self-report</w:t>
      </w:r>
      <w:r w:rsidR="00065BEC" w:rsidRPr="00FC690C">
        <w:rPr>
          <w:rFonts w:ascii="Calibri" w:hAnsi="Calibri" w:cs="Calibri"/>
          <w:color w:val="A6A6A6" w:themeColor="background1" w:themeShade="A6"/>
          <w:lang w:val="en-US"/>
          <w:rPrChange w:id="2158" w:author="Hussey, Ian (PSY)" w:date="2025-10-06T10:27:00Z" w16du:dateUtc="2025-10-06T08:27:00Z">
            <w:rPr>
              <w:rFonts w:ascii="Calibri" w:hAnsi="Calibri" w:cs="Calibri"/>
              <w:color w:val="A6A6A6" w:themeColor="background1" w:themeShade="A6"/>
            </w:rPr>
          </w:rPrChange>
        </w:rPr>
        <w:t xml:space="preserve"> </w:t>
      </w:r>
      <w:r w:rsidRPr="00FC690C">
        <w:rPr>
          <w:rFonts w:ascii="Calibri" w:hAnsi="Calibri" w:cs="Calibri"/>
          <w:color w:val="A6A6A6" w:themeColor="background1" w:themeShade="A6"/>
          <w:lang w:val="en-US"/>
          <w:rPrChange w:id="2159" w:author="Hussey, Ian (PSY)" w:date="2025-10-06T10:27:00Z" w16du:dateUtc="2025-10-06T08:27:00Z">
            <w:rPr>
              <w:rFonts w:ascii="Calibri" w:hAnsi="Calibri" w:cs="Calibri"/>
              <w:color w:val="A6A6A6" w:themeColor="background1" w:themeShade="A6"/>
            </w:rPr>
          </w:rPrChange>
        </w:rPr>
        <w:t>category.</w:t>
      </w:r>
    </w:p>
    <w:p w14:paraId="4F0AF563" w14:textId="6CE72F41" w:rsidR="00867D8E" w:rsidRPr="00FC690C" w:rsidRDefault="00867D8E" w:rsidP="004F6B9C">
      <w:pPr>
        <w:jc w:val="both"/>
        <w:rPr>
          <w:rFonts w:ascii="Calibri" w:hAnsi="Calibri" w:cs="Calibri"/>
          <w:color w:val="A6A6A6" w:themeColor="background1" w:themeShade="A6"/>
          <w:lang w:val="en-US"/>
          <w:rPrChange w:id="2160" w:author="Hussey, Ian (PSY)" w:date="2025-10-06T10:27:00Z" w16du:dateUtc="2025-10-06T08:27:00Z">
            <w:rPr>
              <w:rFonts w:ascii="Calibri" w:hAnsi="Calibri" w:cs="Calibri"/>
              <w:color w:val="A6A6A6" w:themeColor="background1" w:themeShade="A6"/>
            </w:rPr>
          </w:rPrChange>
        </w:rPr>
      </w:pPr>
      <w:r w:rsidRPr="00FC690C">
        <w:rPr>
          <w:rFonts w:ascii="Calibri" w:hAnsi="Calibri" w:cs="Calibri"/>
          <w:color w:val="A6A6A6" w:themeColor="background1" w:themeShade="A6"/>
          <w:lang w:val="en-US"/>
          <w:rPrChange w:id="2161" w:author="Hussey, Ian (PSY)" w:date="2025-10-06T10:27:00Z" w16du:dateUtc="2025-10-06T08:27:00Z">
            <w:rPr>
              <w:rFonts w:ascii="Calibri" w:hAnsi="Calibri" w:cs="Calibri"/>
              <w:color w:val="A6A6A6" w:themeColor="background1" w:themeShade="A6"/>
            </w:rPr>
          </w:rPrChange>
        </w:rPr>
        <w:t>Second dimension: What is being measured? In this study, participants are asked how they would behave in a hypothetical situation. This does not directly measure behavior, nor does it measure subjective experience or any of the other available categories. We cannot categorize it.</w:t>
      </w:r>
    </w:p>
    <w:p w14:paraId="042C83FB" w14:textId="69814E5A" w:rsidR="00173BED" w:rsidRPr="00FC690C" w:rsidRDefault="00867D8E" w:rsidP="004F6B9C">
      <w:pPr>
        <w:jc w:val="both"/>
        <w:rPr>
          <w:rFonts w:ascii="Calibri" w:hAnsi="Calibri" w:cs="Calibri"/>
          <w:b/>
          <w:bCs/>
          <w:color w:val="A6A6A6" w:themeColor="background1" w:themeShade="A6"/>
          <w:lang w:val="en-US"/>
          <w:rPrChange w:id="2162" w:author="Hussey, Ian (PSY)" w:date="2025-10-06T10:27:00Z" w16du:dateUtc="2025-10-06T08:27:00Z">
            <w:rPr>
              <w:rFonts w:ascii="Calibri" w:hAnsi="Calibri" w:cs="Calibri"/>
              <w:b/>
              <w:bCs/>
              <w:color w:val="A6A6A6" w:themeColor="background1" w:themeShade="A6"/>
            </w:rPr>
          </w:rPrChange>
        </w:rPr>
      </w:pPr>
      <w:r w:rsidRPr="00FC690C">
        <w:rPr>
          <w:rFonts w:ascii="Calibri" w:hAnsi="Calibri" w:cs="Calibri"/>
          <w:color w:val="A6A6A6" w:themeColor="background1" w:themeShade="A6"/>
          <w:lang w:val="en-US"/>
          <w:rPrChange w:id="2163" w:author="Hussey, Ian (PSY)" w:date="2025-10-06T10:27:00Z" w16du:dateUtc="2025-10-06T08:27:00Z">
            <w:rPr>
              <w:rFonts w:ascii="Calibri" w:hAnsi="Calibri" w:cs="Calibri"/>
              <w:color w:val="A6A6A6" w:themeColor="background1" w:themeShade="A6"/>
            </w:rPr>
          </w:rPrChange>
        </w:rPr>
        <w:t xml:space="preserve">As we could not categorize the measure in any of the columns of the second dimension, we chose </w:t>
      </w:r>
      <w:r w:rsidRPr="00FC690C">
        <w:rPr>
          <w:rFonts w:ascii="Calibri" w:hAnsi="Calibri" w:cs="Calibri"/>
          <w:b/>
          <w:bCs/>
          <w:color w:val="A6A6A6" w:themeColor="background1" w:themeShade="A6"/>
          <w:lang w:val="en-US"/>
          <w:rPrChange w:id="2164" w:author="Hussey, Ian (PSY)" w:date="2025-10-06T10:27:00Z" w16du:dateUtc="2025-10-06T08:27:00Z">
            <w:rPr>
              <w:rFonts w:ascii="Calibri" w:hAnsi="Calibri" w:cs="Calibri"/>
              <w:b/>
              <w:bCs/>
              <w:color w:val="A6A6A6" w:themeColor="background1" w:themeShade="A6"/>
            </w:rPr>
          </w:rPrChange>
        </w:rPr>
        <w:t>indeterminable/not applicable.</w:t>
      </w:r>
    </w:p>
    <w:p w14:paraId="20A7BE98" w14:textId="77777777" w:rsidR="00173BED" w:rsidRPr="00FC690C" w:rsidRDefault="00173BED">
      <w:pPr>
        <w:rPr>
          <w:rFonts w:ascii="Calibri" w:hAnsi="Calibri" w:cs="Calibri"/>
          <w:b/>
          <w:bCs/>
          <w:color w:val="A6A6A6" w:themeColor="background1" w:themeShade="A6"/>
          <w:lang w:val="en-US"/>
          <w:rPrChange w:id="2165" w:author="Hussey, Ian (PSY)" w:date="2025-10-06T10:27:00Z" w16du:dateUtc="2025-10-06T08:27:00Z">
            <w:rPr>
              <w:rFonts w:ascii="Calibri" w:hAnsi="Calibri" w:cs="Calibri"/>
              <w:b/>
              <w:bCs/>
              <w:color w:val="A6A6A6" w:themeColor="background1" w:themeShade="A6"/>
            </w:rPr>
          </w:rPrChange>
        </w:rPr>
      </w:pPr>
      <w:r w:rsidRPr="00FC690C">
        <w:rPr>
          <w:rFonts w:ascii="Calibri" w:hAnsi="Calibri" w:cs="Calibri"/>
          <w:b/>
          <w:bCs/>
          <w:color w:val="A6A6A6" w:themeColor="background1" w:themeShade="A6"/>
          <w:lang w:val="en-US"/>
          <w:rPrChange w:id="2166" w:author="Hussey, Ian (PSY)" w:date="2025-10-06T10:27:00Z" w16du:dateUtc="2025-10-06T08:27:00Z">
            <w:rPr>
              <w:rFonts w:ascii="Calibri" w:hAnsi="Calibri" w:cs="Calibri"/>
              <w:b/>
              <w:bCs/>
              <w:color w:val="A6A6A6" w:themeColor="background1" w:themeShade="A6"/>
            </w:rPr>
          </w:rPrChange>
        </w:rPr>
        <w:br w:type="page"/>
      </w:r>
    </w:p>
    <w:p w14:paraId="1182FF1A" w14:textId="1D61F1A0" w:rsidR="00D412B7" w:rsidRPr="00FC690C" w:rsidRDefault="00587BF2" w:rsidP="00173BED">
      <w:pPr>
        <w:pStyle w:val="Heading1"/>
        <w:rPr>
          <w:lang w:val="en-US"/>
          <w:rPrChange w:id="2167" w:author="Hussey, Ian (PSY)" w:date="2025-10-06T10:27:00Z" w16du:dateUtc="2025-10-06T08:27:00Z">
            <w:rPr/>
          </w:rPrChange>
        </w:rPr>
      </w:pPr>
      <w:bookmarkStart w:id="2168" w:name="_Toc210640657"/>
      <w:commentRangeStart w:id="2169"/>
      <w:r w:rsidRPr="00FC690C">
        <w:rPr>
          <w:lang w:val="en-US"/>
          <w:rPrChange w:id="2170" w:author="Hussey, Ian (PSY)" w:date="2025-10-06T10:27:00Z" w16du:dateUtc="2025-10-06T08:27:00Z">
            <w:rPr/>
          </w:rPrChange>
        </w:rPr>
        <w:lastRenderedPageBreak/>
        <w:t>Recent te</w:t>
      </w:r>
      <w:r w:rsidR="00173BED" w:rsidRPr="00FC690C">
        <w:rPr>
          <w:lang w:val="en-US"/>
          <w:rPrChange w:id="2171" w:author="Hussey, Ian (PSY)" w:date="2025-10-06T10:27:00Z" w16du:dateUtc="2025-10-06T08:27:00Z">
            <w:rPr/>
          </w:rPrChange>
        </w:rPr>
        <w:t xml:space="preserve">chnology </w:t>
      </w:r>
      <w:proofErr w:type="spellStart"/>
      <w:r w:rsidR="00173BED" w:rsidRPr="00FC690C">
        <w:rPr>
          <w:lang w:val="en-US"/>
          <w:rPrChange w:id="2172" w:author="Hussey, Ian (PSY)" w:date="2025-10-06T10:27:00Z" w16du:dateUtc="2025-10-06T08:27:00Z">
            <w:rPr/>
          </w:rPrChange>
        </w:rPr>
        <w:t>codings</w:t>
      </w:r>
      <w:bookmarkEnd w:id="2168"/>
      <w:commentRangeEnd w:id="2169"/>
      <w:proofErr w:type="spellEnd"/>
      <w:r w:rsidR="002575EB">
        <w:rPr>
          <w:rStyle w:val="CommentReference"/>
          <w:rFonts w:ascii="Times New Roman" w:eastAsia="Times New Roman" w:hAnsi="Times New Roman" w:cs="Times New Roman"/>
          <w:color w:val="auto"/>
        </w:rPr>
        <w:commentReference w:id="2169"/>
      </w:r>
    </w:p>
    <w:p w14:paraId="66D4A01A" w14:textId="77777777" w:rsidR="00173BED" w:rsidRPr="00FC690C" w:rsidRDefault="00173BED" w:rsidP="00173BED">
      <w:pPr>
        <w:rPr>
          <w:lang w:val="en-US"/>
          <w:rPrChange w:id="2173" w:author="Hussey, Ian (PSY)" w:date="2025-10-06T10:27:00Z" w16du:dateUtc="2025-10-06T08:27:00Z">
            <w:rPr/>
          </w:rPrChange>
        </w:rPr>
      </w:pPr>
    </w:p>
    <w:p w14:paraId="093BC446" w14:textId="64F1187C" w:rsidR="00173BED" w:rsidRPr="00FC690C" w:rsidRDefault="00173BED" w:rsidP="00173BED">
      <w:pPr>
        <w:pStyle w:val="Heading2"/>
        <w:rPr>
          <w:lang w:val="en-US"/>
          <w:rPrChange w:id="2174" w:author="Hussey, Ian (PSY)" w:date="2025-10-06T10:27:00Z" w16du:dateUtc="2025-10-06T08:27:00Z">
            <w:rPr/>
          </w:rPrChange>
        </w:rPr>
      </w:pPr>
      <w:bookmarkStart w:id="2175" w:name="_Toc210640658"/>
      <w:r w:rsidRPr="00FC690C">
        <w:rPr>
          <w:lang w:val="en-US"/>
          <w:rPrChange w:id="2176" w:author="Hussey, Ian (PSY)" w:date="2025-10-06T10:27:00Z" w16du:dateUtc="2025-10-06T08:27:00Z">
            <w:rPr/>
          </w:rPrChange>
        </w:rPr>
        <w:t>From the peer reviews, so you see what’s being asked of us.</w:t>
      </w:r>
      <w:bookmarkEnd w:id="2175"/>
    </w:p>
    <w:p w14:paraId="16E29707" w14:textId="77777777" w:rsidR="00173BED" w:rsidRPr="00FC690C" w:rsidRDefault="00173BED" w:rsidP="00173BED">
      <w:pPr>
        <w:rPr>
          <w:lang w:val="en-US" w:eastAsia="de-DE"/>
        </w:rPr>
      </w:pPr>
    </w:p>
    <w:p w14:paraId="48CC3655" w14:textId="77777777" w:rsidR="00173BED" w:rsidRPr="00FC690C" w:rsidRDefault="00173BED" w:rsidP="00173BED">
      <w:pPr>
        <w:outlineLvl w:val="1"/>
        <w:rPr>
          <w:b/>
          <w:bCs/>
          <w:sz w:val="36"/>
          <w:szCs w:val="36"/>
          <w:lang w:val="en-US"/>
          <w:rPrChange w:id="2177" w:author="Hussey, Ian (PSY)" w:date="2025-10-06T10:27:00Z" w16du:dateUtc="2025-10-06T08:27:00Z">
            <w:rPr>
              <w:b/>
              <w:bCs/>
              <w:sz w:val="36"/>
              <w:szCs w:val="36"/>
            </w:rPr>
          </w:rPrChange>
        </w:rPr>
      </w:pPr>
      <w:bookmarkStart w:id="2178" w:name="_Toc210640659"/>
      <w:proofErr w:type="gramStart"/>
      <w:r w:rsidRPr="00FC690C">
        <w:rPr>
          <w:rFonts w:ascii="Arial" w:hAnsi="Arial" w:cs="Arial"/>
          <w:b/>
          <w:bCs/>
          <w:color w:val="000000"/>
          <w:sz w:val="22"/>
          <w:szCs w:val="22"/>
          <w:lang w:val="en-US"/>
          <w:rPrChange w:id="2179" w:author="Hussey, Ian (PSY)" w:date="2025-10-06T10:27:00Z" w16du:dateUtc="2025-10-06T08:27:00Z">
            <w:rPr>
              <w:rFonts w:ascii="Arial" w:hAnsi="Arial" w:cs="Arial"/>
              <w:b/>
              <w:bCs/>
              <w:color w:val="000000"/>
              <w:sz w:val="22"/>
              <w:szCs w:val="22"/>
            </w:rPr>
          </w:rPrChange>
        </w:rPr>
        <w:t>Recommender</w:t>
      </w:r>
      <w:proofErr w:type="gramEnd"/>
      <w:r w:rsidRPr="00FC690C">
        <w:rPr>
          <w:rFonts w:ascii="Arial" w:hAnsi="Arial" w:cs="Arial"/>
          <w:b/>
          <w:bCs/>
          <w:color w:val="000000"/>
          <w:sz w:val="22"/>
          <w:szCs w:val="22"/>
          <w:lang w:val="en-US"/>
          <w:rPrChange w:id="2180" w:author="Hussey, Ian (PSY)" w:date="2025-10-06T10:27:00Z" w16du:dateUtc="2025-10-06T08:27:00Z">
            <w:rPr>
              <w:rFonts w:ascii="Arial" w:hAnsi="Arial" w:cs="Arial"/>
              <w:b/>
              <w:bCs/>
              <w:color w:val="000000"/>
              <w:sz w:val="22"/>
              <w:szCs w:val="22"/>
            </w:rPr>
          </w:rPrChange>
        </w:rPr>
        <w:t xml:space="preserve"> point 2</w:t>
      </w:r>
      <w:bookmarkEnd w:id="2178"/>
    </w:p>
    <w:p w14:paraId="5D4D32C5" w14:textId="77777777" w:rsidR="00173BED" w:rsidRPr="00FC690C" w:rsidRDefault="00173BED" w:rsidP="00173BED">
      <w:pPr>
        <w:rPr>
          <w:lang w:val="en-US"/>
          <w:rPrChange w:id="2181" w:author="Hussey, Ian (PSY)" w:date="2025-10-06T10:27:00Z" w16du:dateUtc="2025-10-06T08:27:00Z">
            <w:rPr/>
          </w:rPrChange>
        </w:rPr>
      </w:pPr>
    </w:p>
    <w:p w14:paraId="75A18BE0" w14:textId="77777777" w:rsidR="00173BED" w:rsidRPr="00FC690C" w:rsidRDefault="00173BED" w:rsidP="00173BED">
      <w:pPr>
        <w:rPr>
          <w:lang w:val="en-US"/>
          <w:rPrChange w:id="2182" w:author="Hussey, Ian (PSY)" w:date="2025-10-06T10:27:00Z" w16du:dateUtc="2025-10-06T08:27:00Z">
            <w:rPr/>
          </w:rPrChange>
        </w:rPr>
      </w:pPr>
      <w:r w:rsidRPr="00FC690C">
        <w:rPr>
          <w:rFonts w:ascii="Arial" w:hAnsi="Arial" w:cs="Arial"/>
          <w:color w:val="000000"/>
          <w:sz w:val="22"/>
          <w:szCs w:val="22"/>
          <w:lang w:val="en-US"/>
          <w:rPrChange w:id="2183" w:author="Hussey, Ian (PSY)" w:date="2025-10-06T10:27:00Z" w16du:dateUtc="2025-10-06T08:27:00Z">
            <w:rPr>
              <w:rFonts w:ascii="Arial" w:hAnsi="Arial" w:cs="Arial"/>
              <w:color w:val="000000"/>
              <w:sz w:val="22"/>
              <w:szCs w:val="22"/>
            </w:rPr>
          </w:rPrChange>
        </w:rPr>
        <w:t>Reviewers 2 and 3 both raised questions about technology-related coding, which seems appropriate given some of the arguments in the paper.</w:t>
      </w:r>
    </w:p>
    <w:p w14:paraId="5180082F" w14:textId="77777777" w:rsidR="00173BED" w:rsidRPr="00FC690C" w:rsidRDefault="00173BED" w:rsidP="00173BED">
      <w:pPr>
        <w:rPr>
          <w:lang w:val="en-US"/>
          <w:rPrChange w:id="2184" w:author="Hussey, Ian (PSY)" w:date="2025-10-06T10:27:00Z" w16du:dateUtc="2025-10-06T08:27:00Z">
            <w:rPr/>
          </w:rPrChange>
        </w:rPr>
      </w:pPr>
    </w:p>
    <w:p w14:paraId="37C6DDFF" w14:textId="77777777" w:rsidR="00173BED" w:rsidRPr="00FC690C" w:rsidRDefault="00173BED" w:rsidP="00173BED">
      <w:pPr>
        <w:rPr>
          <w:lang w:val="en-US"/>
          <w:rPrChange w:id="2185" w:author="Hussey, Ian (PSY)" w:date="2025-10-06T10:27:00Z" w16du:dateUtc="2025-10-06T08:27:00Z">
            <w:rPr/>
          </w:rPrChange>
        </w:rPr>
      </w:pPr>
      <w:r w:rsidRPr="00FC690C">
        <w:rPr>
          <w:rFonts w:ascii="Arial" w:hAnsi="Arial" w:cs="Arial"/>
          <w:i/>
          <w:iCs/>
          <w:color w:val="000000"/>
          <w:sz w:val="22"/>
          <w:szCs w:val="22"/>
          <w:lang w:val="en-US"/>
          <w:rPrChange w:id="2186" w:author="Hussey, Ian (PSY)" w:date="2025-10-06T10:27:00Z" w16du:dateUtc="2025-10-06T08:27:00Z">
            <w:rPr>
              <w:rFonts w:ascii="Arial" w:hAnsi="Arial" w:cs="Arial"/>
              <w:i/>
              <w:iCs/>
              <w:color w:val="000000"/>
              <w:sz w:val="22"/>
              <w:szCs w:val="22"/>
            </w:rPr>
          </w:rPrChange>
        </w:rPr>
        <w:t>Author response: Thank you for this suggestion. The reviewers raised an excellent point about further aligning our methods with our research question. We have made two modifications to accomplish this. </w:t>
      </w:r>
    </w:p>
    <w:p w14:paraId="633F6131" w14:textId="77777777" w:rsidR="00173BED" w:rsidRPr="00FC690C" w:rsidRDefault="00173BED" w:rsidP="00173BED">
      <w:pPr>
        <w:rPr>
          <w:lang w:val="en-US"/>
          <w:rPrChange w:id="2187" w:author="Hussey, Ian (PSY)" w:date="2025-10-06T10:27:00Z" w16du:dateUtc="2025-10-06T08:27:00Z">
            <w:rPr/>
          </w:rPrChange>
        </w:rPr>
      </w:pPr>
      <w:r w:rsidRPr="00FC690C">
        <w:rPr>
          <w:rFonts w:ascii="Arial" w:hAnsi="Arial" w:cs="Arial"/>
          <w:i/>
          <w:iCs/>
          <w:color w:val="000000"/>
          <w:sz w:val="22"/>
          <w:szCs w:val="22"/>
          <w:lang w:val="en-US"/>
          <w:rPrChange w:id="2188" w:author="Hussey, Ian (PSY)" w:date="2025-10-06T10:27:00Z" w16du:dateUtc="2025-10-06T08:27:00Z">
            <w:rPr>
              <w:rFonts w:ascii="Arial" w:hAnsi="Arial" w:cs="Arial"/>
              <w:i/>
              <w:iCs/>
              <w:color w:val="000000"/>
              <w:sz w:val="22"/>
              <w:szCs w:val="22"/>
            </w:rPr>
          </w:rPrChange>
        </w:rPr>
        <w:t xml:space="preserve">First, we include technology related </w:t>
      </w:r>
      <w:proofErr w:type="spellStart"/>
      <w:r w:rsidRPr="00FC690C">
        <w:rPr>
          <w:rFonts w:ascii="Arial" w:hAnsi="Arial" w:cs="Arial"/>
          <w:i/>
          <w:iCs/>
          <w:color w:val="000000"/>
          <w:sz w:val="22"/>
          <w:szCs w:val="22"/>
          <w:lang w:val="en-US"/>
          <w:rPrChange w:id="2189" w:author="Hussey, Ian (PSY)" w:date="2025-10-06T10:27:00Z" w16du:dateUtc="2025-10-06T08:27:00Z">
            <w:rPr>
              <w:rFonts w:ascii="Arial" w:hAnsi="Arial" w:cs="Arial"/>
              <w:i/>
              <w:iCs/>
              <w:color w:val="000000"/>
              <w:sz w:val="22"/>
              <w:szCs w:val="22"/>
            </w:rPr>
          </w:rPrChange>
        </w:rPr>
        <w:t>codings</w:t>
      </w:r>
      <w:proofErr w:type="spellEnd"/>
      <w:r w:rsidRPr="00FC690C">
        <w:rPr>
          <w:rFonts w:ascii="Arial" w:hAnsi="Arial" w:cs="Arial"/>
          <w:i/>
          <w:iCs/>
          <w:color w:val="000000"/>
          <w:sz w:val="22"/>
          <w:szCs w:val="22"/>
          <w:lang w:val="en-US"/>
          <w:rPrChange w:id="2190" w:author="Hussey, Ian (PSY)" w:date="2025-10-06T10:27:00Z" w16du:dateUtc="2025-10-06T08:27:00Z">
            <w:rPr>
              <w:rFonts w:ascii="Arial" w:hAnsi="Arial" w:cs="Arial"/>
              <w:i/>
              <w:iCs/>
              <w:color w:val="000000"/>
              <w:sz w:val="22"/>
              <w:szCs w:val="22"/>
            </w:rPr>
          </w:rPrChange>
        </w:rPr>
        <w:t xml:space="preserve"> for the behavioral measures. This is a binary coding for whether a recent technology was used to capture measurements of behavior using a list of examples. Due to coding burden, these </w:t>
      </w:r>
      <w:proofErr w:type="spellStart"/>
      <w:r w:rsidRPr="00FC690C">
        <w:rPr>
          <w:rFonts w:ascii="Arial" w:hAnsi="Arial" w:cs="Arial"/>
          <w:i/>
          <w:iCs/>
          <w:color w:val="000000"/>
          <w:sz w:val="22"/>
          <w:szCs w:val="22"/>
          <w:lang w:val="en-US"/>
          <w:rPrChange w:id="2191" w:author="Hussey, Ian (PSY)" w:date="2025-10-06T10:27:00Z" w16du:dateUtc="2025-10-06T08:27:00Z">
            <w:rPr>
              <w:rFonts w:ascii="Arial" w:hAnsi="Arial" w:cs="Arial"/>
              <w:i/>
              <w:iCs/>
              <w:color w:val="000000"/>
              <w:sz w:val="22"/>
              <w:szCs w:val="22"/>
            </w:rPr>
          </w:rPrChange>
        </w:rPr>
        <w:t>codings</w:t>
      </w:r>
      <w:proofErr w:type="spellEnd"/>
      <w:r w:rsidRPr="00FC690C">
        <w:rPr>
          <w:rFonts w:ascii="Arial" w:hAnsi="Arial" w:cs="Arial"/>
          <w:i/>
          <w:iCs/>
          <w:color w:val="000000"/>
          <w:sz w:val="22"/>
          <w:szCs w:val="22"/>
          <w:lang w:val="en-US"/>
          <w:rPrChange w:id="2192" w:author="Hussey, Ian (PSY)" w:date="2025-10-06T10:27:00Z" w16du:dateUtc="2025-10-06T08:27:00Z">
            <w:rPr>
              <w:rFonts w:ascii="Arial" w:hAnsi="Arial" w:cs="Arial"/>
              <w:i/>
              <w:iCs/>
              <w:color w:val="000000"/>
              <w:sz w:val="22"/>
              <w:szCs w:val="22"/>
            </w:rPr>
          </w:rPrChange>
        </w:rPr>
        <w:t xml:space="preserve"> are done only for the behavioral measures.</w:t>
      </w:r>
    </w:p>
    <w:p w14:paraId="118081AD" w14:textId="77777777" w:rsidR="00173BED" w:rsidRPr="00FC690C" w:rsidRDefault="00173BED" w:rsidP="00173BED">
      <w:pPr>
        <w:rPr>
          <w:rFonts w:ascii="Arial" w:hAnsi="Arial" w:cs="Arial"/>
          <w:i/>
          <w:iCs/>
          <w:color w:val="000000"/>
          <w:sz w:val="22"/>
          <w:szCs w:val="22"/>
          <w:lang w:val="en-US"/>
          <w:rPrChange w:id="2193" w:author="Hussey, Ian (PSY)" w:date="2025-10-06T10:27:00Z" w16du:dateUtc="2025-10-06T08:27:00Z">
            <w:rPr>
              <w:rFonts w:ascii="Arial" w:hAnsi="Arial" w:cs="Arial"/>
              <w:i/>
              <w:iCs/>
              <w:color w:val="000000"/>
              <w:sz w:val="22"/>
              <w:szCs w:val="22"/>
            </w:rPr>
          </w:rPrChange>
        </w:rPr>
      </w:pPr>
      <w:r w:rsidRPr="00FC690C">
        <w:rPr>
          <w:rFonts w:ascii="Arial" w:hAnsi="Arial" w:cs="Arial"/>
          <w:i/>
          <w:iCs/>
          <w:color w:val="000000"/>
          <w:sz w:val="22"/>
          <w:szCs w:val="22"/>
          <w:lang w:val="en-US"/>
          <w:rPrChange w:id="2194" w:author="Hussey, Ian (PSY)" w:date="2025-10-06T10:27:00Z" w16du:dateUtc="2025-10-06T08:27:00Z">
            <w:rPr>
              <w:rFonts w:ascii="Arial" w:hAnsi="Arial" w:cs="Arial"/>
              <w:i/>
              <w:iCs/>
              <w:color w:val="000000"/>
              <w:sz w:val="22"/>
              <w:szCs w:val="22"/>
            </w:rPr>
          </w:rPrChange>
        </w:rPr>
        <w:t xml:space="preserve">Second, we include DV </w:t>
      </w:r>
      <w:proofErr w:type="spellStart"/>
      <w:r w:rsidRPr="00FC690C">
        <w:rPr>
          <w:rFonts w:ascii="Arial" w:hAnsi="Arial" w:cs="Arial"/>
          <w:i/>
          <w:iCs/>
          <w:color w:val="000000"/>
          <w:sz w:val="22"/>
          <w:szCs w:val="22"/>
          <w:lang w:val="en-US"/>
          <w:rPrChange w:id="2195" w:author="Hussey, Ian (PSY)" w:date="2025-10-06T10:27:00Z" w16du:dateUtc="2025-10-06T08:27:00Z">
            <w:rPr>
              <w:rFonts w:ascii="Arial" w:hAnsi="Arial" w:cs="Arial"/>
              <w:i/>
              <w:iCs/>
              <w:color w:val="000000"/>
              <w:sz w:val="22"/>
              <w:szCs w:val="22"/>
            </w:rPr>
          </w:rPrChange>
        </w:rPr>
        <w:t>codings</w:t>
      </w:r>
      <w:proofErr w:type="spellEnd"/>
      <w:r w:rsidRPr="00FC690C">
        <w:rPr>
          <w:rFonts w:ascii="Arial" w:hAnsi="Arial" w:cs="Arial"/>
          <w:i/>
          <w:iCs/>
          <w:color w:val="000000"/>
          <w:sz w:val="22"/>
          <w:szCs w:val="22"/>
          <w:lang w:val="en-US"/>
          <w:rPrChange w:id="2196" w:author="Hussey, Ian (PSY)" w:date="2025-10-06T10:27:00Z" w16du:dateUtc="2025-10-06T08:27:00Z">
            <w:rPr>
              <w:rFonts w:ascii="Arial" w:hAnsi="Arial" w:cs="Arial"/>
              <w:i/>
              <w:iCs/>
              <w:color w:val="000000"/>
              <w:sz w:val="22"/>
              <w:szCs w:val="22"/>
            </w:rPr>
          </w:rPrChange>
        </w:rPr>
        <w:t xml:space="preserve"> for the behavioral measures. This is a binary coding for whether measures of behavior were used as DVs in the analyses or not. This enables the analyses to also examine the proportion of studies capable of explaining behavior, in line with the common definition of the definition of psychology that we discuss in the introduction. Because of the specificity of this RQ to measures of behavior, in addition to reasons of coding burden, these </w:t>
      </w:r>
      <w:proofErr w:type="spellStart"/>
      <w:r w:rsidRPr="00FC690C">
        <w:rPr>
          <w:rFonts w:ascii="Arial" w:hAnsi="Arial" w:cs="Arial"/>
          <w:i/>
          <w:iCs/>
          <w:color w:val="000000"/>
          <w:sz w:val="22"/>
          <w:szCs w:val="22"/>
          <w:lang w:val="en-US"/>
          <w:rPrChange w:id="2197" w:author="Hussey, Ian (PSY)" w:date="2025-10-06T10:27:00Z" w16du:dateUtc="2025-10-06T08:27:00Z">
            <w:rPr>
              <w:rFonts w:ascii="Arial" w:hAnsi="Arial" w:cs="Arial"/>
              <w:i/>
              <w:iCs/>
              <w:color w:val="000000"/>
              <w:sz w:val="22"/>
              <w:szCs w:val="22"/>
            </w:rPr>
          </w:rPrChange>
        </w:rPr>
        <w:t>codings</w:t>
      </w:r>
      <w:proofErr w:type="spellEnd"/>
      <w:r w:rsidRPr="00FC690C">
        <w:rPr>
          <w:rFonts w:ascii="Arial" w:hAnsi="Arial" w:cs="Arial"/>
          <w:i/>
          <w:iCs/>
          <w:color w:val="000000"/>
          <w:sz w:val="22"/>
          <w:szCs w:val="22"/>
          <w:lang w:val="en-US"/>
          <w:rPrChange w:id="2198" w:author="Hussey, Ian (PSY)" w:date="2025-10-06T10:27:00Z" w16du:dateUtc="2025-10-06T08:27:00Z">
            <w:rPr>
              <w:rFonts w:ascii="Arial" w:hAnsi="Arial" w:cs="Arial"/>
              <w:i/>
              <w:iCs/>
              <w:color w:val="000000"/>
              <w:sz w:val="22"/>
              <w:szCs w:val="22"/>
            </w:rPr>
          </w:rPrChange>
        </w:rPr>
        <w:t xml:space="preserve"> are done only for the behavioral measures.</w:t>
      </w:r>
    </w:p>
    <w:p w14:paraId="6828AFDC" w14:textId="77777777" w:rsidR="00173BED" w:rsidRPr="00FC690C" w:rsidRDefault="00173BED" w:rsidP="00173BED">
      <w:pPr>
        <w:rPr>
          <w:rFonts w:ascii="Arial" w:hAnsi="Arial" w:cs="Arial"/>
          <w:i/>
          <w:iCs/>
          <w:color w:val="000000"/>
          <w:sz w:val="22"/>
          <w:szCs w:val="22"/>
          <w:lang w:val="en-US"/>
          <w:rPrChange w:id="2199" w:author="Hussey, Ian (PSY)" w:date="2025-10-06T10:27:00Z" w16du:dateUtc="2025-10-06T08:27:00Z">
            <w:rPr>
              <w:rFonts w:ascii="Arial" w:hAnsi="Arial" w:cs="Arial"/>
              <w:i/>
              <w:iCs/>
              <w:color w:val="000000"/>
              <w:sz w:val="22"/>
              <w:szCs w:val="22"/>
            </w:rPr>
          </w:rPrChange>
        </w:rPr>
      </w:pPr>
    </w:p>
    <w:p w14:paraId="005136FE" w14:textId="0438A6A7" w:rsidR="00173BED" w:rsidRPr="00FC690C" w:rsidRDefault="00173BED" w:rsidP="00173BED">
      <w:pPr>
        <w:pStyle w:val="Heading2"/>
        <w:spacing w:before="0"/>
        <w:rPr>
          <w:b/>
          <w:bCs/>
          <w:sz w:val="36"/>
          <w:szCs w:val="36"/>
          <w:lang w:val="en-US"/>
          <w:rPrChange w:id="2200" w:author="Hussey, Ian (PSY)" w:date="2025-10-06T10:27:00Z" w16du:dateUtc="2025-10-06T08:27:00Z">
            <w:rPr>
              <w:b/>
              <w:bCs/>
              <w:sz w:val="36"/>
              <w:szCs w:val="36"/>
            </w:rPr>
          </w:rPrChange>
        </w:rPr>
      </w:pPr>
      <w:bookmarkStart w:id="2201" w:name="_Toc210640660"/>
      <w:r w:rsidRPr="00FC690C">
        <w:rPr>
          <w:rFonts w:ascii="Arial" w:hAnsi="Arial" w:cs="Arial"/>
          <w:b/>
          <w:bCs/>
          <w:color w:val="000000"/>
          <w:sz w:val="22"/>
          <w:szCs w:val="22"/>
          <w:lang w:val="en-US"/>
          <w:rPrChange w:id="2202" w:author="Hussey, Ian (PSY)" w:date="2025-10-06T10:27:00Z" w16du:dateUtc="2025-10-06T08:27:00Z">
            <w:rPr>
              <w:rFonts w:ascii="Arial" w:hAnsi="Arial" w:cs="Arial"/>
              <w:b/>
              <w:bCs/>
              <w:color w:val="000000"/>
              <w:sz w:val="22"/>
              <w:szCs w:val="22"/>
            </w:rPr>
          </w:rPrChange>
        </w:rPr>
        <w:t>Reviewer 2 point 4</w:t>
      </w:r>
      <w:bookmarkEnd w:id="2201"/>
    </w:p>
    <w:p w14:paraId="46B758FC" w14:textId="77777777" w:rsidR="00173BED" w:rsidRPr="00FC690C" w:rsidRDefault="00173BED" w:rsidP="00173BED">
      <w:pPr>
        <w:pStyle w:val="NormalWeb"/>
        <w:ind w:firstLine="720"/>
        <w:rPr>
          <w:lang w:val="en-US"/>
          <w:rPrChange w:id="2203" w:author="Hussey, Ian (PSY)" w:date="2025-10-06T10:27:00Z" w16du:dateUtc="2025-10-06T08:27:00Z">
            <w:rPr/>
          </w:rPrChange>
        </w:rPr>
      </w:pPr>
      <w:r w:rsidRPr="00FC690C">
        <w:rPr>
          <w:rFonts w:ascii="Arial" w:hAnsi="Arial" w:cs="Arial"/>
          <w:color w:val="000000"/>
          <w:sz w:val="22"/>
          <w:szCs w:val="22"/>
          <w:lang w:val="en-US"/>
          <w:rPrChange w:id="2204" w:author="Hussey, Ian (PSY)" w:date="2025-10-06T10:27:00Z" w16du:dateUtc="2025-10-06T08:27:00Z">
            <w:rPr>
              <w:rFonts w:ascii="Arial" w:hAnsi="Arial" w:cs="Arial"/>
              <w:color w:val="000000"/>
              <w:sz w:val="22"/>
              <w:szCs w:val="22"/>
            </w:rPr>
          </w:rPrChange>
        </w:rPr>
        <w:t>Very central is the expansion to collect behavioral data through technology (separate section in introduction, second research question). I’m therefore curious why the researchers don’t note whether measurements were collected through a technological device, as this could give more direct information about the increased use of technology to measure behavior.</w:t>
      </w:r>
    </w:p>
    <w:p w14:paraId="02DD838F" w14:textId="77777777" w:rsidR="00173BED" w:rsidRPr="00FC690C" w:rsidRDefault="00173BED" w:rsidP="00173BED">
      <w:pPr>
        <w:rPr>
          <w:lang w:val="en-US"/>
          <w:rPrChange w:id="2205" w:author="Hussey, Ian (PSY)" w:date="2025-10-06T10:27:00Z" w16du:dateUtc="2025-10-06T08:27:00Z">
            <w:rPr/>
          </w:rPrChange>
        </w:rPr>
      </w:pPr>
    </w:p>
    <w:p w14:paraId="070CB5CE" w14:textId="77777777" w:rsidR="00173BED" w:rsidRPr="00FC690C" w:rsidRDefault="00173BED" w:rsidP="00173BED">
      <w:pPr>
        <w:pStyle w:val="NormalWeb"/>
        <w:rPr>
          <w:lang w:val="en-US"/>
          <w:rPrChange w:id="2206" w:author="Hussey, Ian (PSY)" w:date="2025-10-06T10:27:00Z" w16du:dateUtc="2025-10-06T08:27:00Z">
            <w:rPr/>
          </w:rPrChange>
        </w:rPr>
      </w:pPr>
      <w:r w:rsidRPr="00FC690C">
        <w:rPr>
          <w:rFonts w:ascii="Arial" w:hAnsi="Arial" w:cs="Arial"/>
          <w:i/>
          <w:iCs/>
          <w:color w:val="000000"/>
          <w:sz w:val="22"/>
          <w:szCs w:val="22"/>
          <w:lang w:val="en-US"/>
          <w:rPrChange w:id="2207" w:author="Hussey, Ian (PSY)" w:date="2025-10-06T10:27:00Z" w16du:dateUtc="2025-10-06T08:27:00Z">
            <w:rPr>
              <w:rFonts w:ascii="Arial" w:hAnsi="Arial" w:cs="Arial"/>
              <w:i/>
              <w:iCs/>
              <w:color w:val="000000"/>
              <w:sz w:val="22"/>
              <w:szCs w:val="22"/>
            </w:rPr>
          </w:rPrChange>
        </w:rPr>
        <w:t>Author response: We didn’t propose doing this in the original manuscript due to concerns about coding burden. However, your feedback has made us see that this is too important to omit - the updating coding scheme codes the behavioral measures for use of a recent technology (see our response to Recommender Comment 2). Thank you for raising this point.</w:t>
      </w:r>
    </w:p>
    <w:p w14:paraId="0DA763CD" w14:textId="77777777" w:rsidR="00173BED" w:rsidRPr="00FC690C" w:rsidRDefault="00173BED" w:rsidP="00173BED">
      <w:pPr>
        <w:rPr>
          <w:lang w:val="en-US"/>
          <w:rPrChange w:id="2208" w:author="Hussey, Ian (PSY)" w:date="2025-10-06T10:27:00Z" w16du:dateUtc="2025-10-06T08:27:00Z">
            <w:rPr/>
          </w:rPrChange>
        </w:rPr>
      </w:pPr>
    </w:p>
    <w:p w14:paraId="50DD8695" w14:textId="7D1ED099" w:rsidR="00173BED" w:rsidRPr="00FC690C" w:rsidRDefault="00173BED" w:rsidP="00173BED">
      <w:pPr>
        <w:pStyle w:val="Heading2"/>
        <w:spacing w:before="0"/>
        <w:rPr>
          <w:sz w:val="36"/>
          <w:szCs w:val="36"/>
          <w:lang w:val="en-US"/>
          <w:rPrChange w:id="2209" w:author="Hussey, Ian (PSY)" w:date="2025-10-06T10:27:00Z" w16du:dateUtc="2025-10-06T08:27:00Z">
            <w:rPr>
              <w:sz w:val="36"/>
              <w:szCs w:val="36"/>
            </w:rPr>
          </w:rPrChange>
        </w:rPr>
      </w:pPr>
      <w:bookmarkStart w:id="2210" w:name="_Toc210640661"/>
      <w:r w:rsidRPr="00FC690C">
        <w:rPr>
          <w:rFonts w:ascii="Arial" w:hAnsi="Arial" w:cs="Arial"/>
          <w:color w:val="000000"/>
          <w:sz w:val="22"/>
          <w:szCs w:val="22"/>
          <w:lang w:val="en-US"/>
          <w:rPrChange w:id="2211" w:author="Hussey, Ian (PSY)" w:date="2025-10-06T10:27:00Z" w16du:dateUtc="2025-10-06T08:27:00Z">
            <w:rPr>
              <w:rFonts w:ascii="Arial" w:hAnsi="Arial" w:cs="Arial"/>
              <w:color w:val="000000"/>
              <w:sz w:val="22"/>
              <w:szCs w:val="22"/>
            </w:rPr>
          </w:rPrChange>
        </w:rPr>
        <w:t>Reviewer 3 point 1</w:t>
      </w:r>
      <w:bookmarkEnd w:id="2210"/>
    </w:p>
    <w:p w14:paraId="5D80F06C" w14:textId="77777777" w:rsidR="00173BED" w:rsidRPr="00FC690C" w:rsidRDefault="00173BED" w:rsidP="00173BED">
      <w:pPr>
        <w:pStyle w:val="NormalWeb"/>
        <w:rPr>
          <w:lang w:val="en-US"/>
          <w:rPrChange w:id="2212" w:author="Hussey, Ian (PSY)" w:date="2025-10-06T10:27:00Z" w16du:dateUtc="2025-10-06T08:27:00Z">
            <w:rPr/>
          </w:rPrChange>
        </w:rPr>
      </w:pPr>
      <w:r w:rsidRPr="00FC690C">
        <w:rPr>
          <w:rFonts w:ascii="Arial" w:hAnsi="Arial" w:cs="Arial"/>
          <w:color w:val="000000"/>
          <w:sz w:val="22"/>
          <w:szCs w:val="22"/>
          <w:lang w:val="en-US"/>
          <w:rPrChange w:id="2213" w:author="Hussey, Ian (PSY)" w:date="2025-10-06T10:27:00Z" w16du:dateUtc="2025-10-06T08:27:00Z">
            <w:rPr>
              <w:rFonts w:ascii="Arial" w:hAnsi="Arial" w:cs="Arial"/>
              <w:color w:val="000000"/>
              <w:sz w:val="22"/>
              <w:szCs w:val="22"/>
            </w:rPr>
          </w:rPrChange>
        </w:rPr>
        <w:t>Intro/Lit Review</w:t>
      </w:r>
    </w:p>
    <w:p w14:paraId="36944776" w14:textId="77777777" w:rsidR="00173BED" w:rsidRPr="00FC690C" w:rsidRDefault="00173BED" w:rsidP="00173BED">
      <w:pPr>
        <w:pStyle w:val="NormalWeb"/>
        <w:ind w:firstLine="720"/>
        <w:rPr>
          <w:lang w:val="en-US"/>
          <w:rPrChange w:id="2214" w:author="Hussey, Ian (PSY)" w:date="2025-10-06T10:27:00Z" w16du:dateUtc="2025-10-06T08:27:00Z">
            <w:rPr/>
          </w:rPrChange>
        </w:rPr>
      </w:pPr>
      <w:r w:rsidRPr="00FC690C">
        <w:rPr>
          <w:rFonts w:ascii="Arial" w:hAnsi="Arial" w:cs="Arial"/>
          <w:color w:val="000000"/>
          <w:sz w:val="22"/>
          <w:szCs w:val="22"/>
          <w:lang w:val="en-US"/>
          <w:rPrChange w:id="2215" w:author="Hussey, Ian (PSY)" w:date="2025-10-06T10:27:00Z" w16du:dateUtc="2025-10-06T08:27:00Z">
            <w:rPr>
              <w:rFonts w:ascii="Arial" w:hAnsi="Arial" w:cs="Arial"/>
              <w:color w:val="000000"/>
              <w:sz w:val="22"/>
              <w:szCs w:val="22"/>
            </w:rPr>
          </w:rPrChange>
        </w:rPr>
        <w:t xml:space="preserve">I really like the overview you've mentioned in the intro/lit review area, where you're talking about how technology allows for in depth opportunities to collect </w:t>
      </w:r>
      <w:proofErr w:type="spellStart"/>
      <w:r w:rsidRPr="00FC690C">
        <w:rPr>
          <w:rFonts w:ascii="Arial" w:hAnsi="Arial" w:cs="Arial"/>
          <w:color w:val="000000"/>
          <w:sz w:val="22"/>
          <w:szCs w:val="22"/>
          <w:lang w:val="en-US"/>
          <w:rPrChange w:id="2216" w:author="Hussey, Ian (PSY)" w:date="2025-10-06T10:27:00Z" w16du:dateUtc="2025-10-06T08:27:00Z">
            <w:rPr>
              <w:rFonts w:ascii="Arial" w:hAnsi="Arial" w:cs="Arial"/>
              <w:color w:val="000000"/>
              <w:sz w:val="22"/>
              <w:szCs w:val="22"/>
            </w:rPr>
          </w:rPrChange>
        </w:rPr>
        <w:t>behavioural</w:t>
      </w:r>
      <w:proofErr w:type="spellEnd"/>
      <w:r w:rsidRPr="00FC690C">
        <w:rPr>
          <w:rFonts w:ascii="Arial" w:hAnsi="Arial" w:cs="Arial"/>
          <w:color w:val="000000"/>
          <w:sz w:val="22"/>
          <w:szCs w:val="22"/>
          <w:lang w:val="en-US"/>
          <w:rPrChange w:id="2217" w:author="Hussey, Ian (PSY)" w:date="2025-10-06T10:27:00Z" w16du:dateUtc="2025-10-06T08:27:00Z">
            <w:rPr>
              <w:rFonts w:ascii="Arial" w:hAnsi="Arial" w:cs="Arial"/>
              <w:color w:val="000000"/>
              <w:sz w:val="22"/>
              <w:szCs w:val="22"/>
            </w:rPr>
          </w:rPrChange>
        </w:rPr>
        <w:t xml:space="preserve"> data. Potentially at this stage, you could discuss some of the difficulties of this - for example, just because we can get entire digital traces from a smartphone or social media logs and internal platform data - but what does this translate to in terms of an actual offline </w:t>
      </w:r>
      <w:proofErr w:type="spellStart"/>
      <w:r w:rsidRPr="00FC690C">
        <w:rPr>
          <w:rFonts w:ascii="Arial" w:hAnsi="Arial" w:cs="Arial"/>
          <w:color w:val="000000"/>
          <w:sz w:val="22"/>
          <w:szCs w:val="22"/>
          <w:lang w:val="en-US"/>
          <w:rPrChange w:id="2218" w:author="Hussey, Ian (PSY)" w:date="2025-10-06T10:27:00Z" w16du:dateUtc="2025-10-06T08:27:00Z">
            <w:rPr>
              <w:rFonts w:ascii="Arial" w:hAnsi="Arial" w:cs="Arial"/>
              <w:color w:val="000000"/>
              <w:sz w:val="22"/>
              <w:szCs w:val="22"/>
            </w:rPr>
          </w:rPrChange>
        </w:rPr>
        <w:t>behaviour</w:t>
      </w:r>
      <w:proofErr w:type="spellEnd"/>
      <w:r w:rsidRPr="00FC690C">
        <w:rPr>
          <w:rFonts w:ascii="Arial" w:hAnsi="Arial" w:cs="Arial"/>
          <w:color w:val="000000"/>
          <w:sz w:val="22"/>
          <w:szCs w:val="22"/>
          <w:lang w:val="en-US"/>
          <w:rPrChange w:id="2219" w:author="Hussey, Ian (PSY)" w:date="2025-10-06T10:27:00Z" w16du:dateUtc="2025-10-06T08:27:00Z">
            <w:rPr>
              <w:rFonts w:ascii="Arial" w:hAnsi="Arial" w:cs="Arial"/>
              <w:color w:val="000000"/>
              <w:sz w:val="22"/>
              <w:szCs w:val="22"/>
            </w:rPr>
          </w:rPrChange>
        </w:rPr>
        <w:t xml:space="preserve">? The links between these features and </w:t>
      </w:r>
      <w:proofErr w:type="spellStart"/>
      <w:r w:rsidRPr="00FC690C">
        <w:rPr>
          <w:rFonts w:ascii="Arial" w:hAnsi="Arial" w:cs="Arial"/>
          <w:color w:val="000000"/>
          <w:sz w:val="22"/>
          <w:szCs w:val="22"/>
          <w:lang w:val="en-US"/>
          <w:rPrChange w:id="2220" w:author="Hussey, Ian (PSY)" w:date="2025-10-06T10:27:00Z" w16du:dateUtc="2025-10-06T08:27:00Z">
            <w:rPr>
              <w:rFonts w:ascii="Arial" w:hAnsi="Arial" w:cs="Arial"/>
              <w:color w:val="000000"/>
              <w:sz w:val="22"/>
              <w:szCs w:val="22"/>
            </w:rPr>
          </w:rPrChange>
        </w:rPr>
        <w:t>behaviour</w:t>
      </w:r>
      <w:proofErr w:type="spellEnd"/>
      <w:r w:rsidRPr="00FC690C">
        <w:rPr>
          <w:rFonts w:ascii="Arial" w:hAnsi="Arial" w:cs="Arial"/>
          <w:color w:val="000000"/>
          <w:sz w:val="22"/>
          <w:szCs w:val="22"/>
          <w:lang w:val="en-US"/>
          <w:rPrChange w:id="2221" w:author="Hussey, Ian (PSY)" w:date="2025-10-06T10:27:00Z" w16du:dateUtc="2025-10-06T08:27:00Z">
            <w:rPr>
              <w:rFonts w:ascii="Arial" w:hAnsi="Arial" w:cs="Arial"/>
              <w:color w:val="000000"/>
              <w:sz w:val="22"/>
              <w:szCs w:val="22"/>
            </w:rPr>
          </w:rPrChange>
        </w:rPr>
        <w:t xml:space="preserve"> remains hard to define </w:t>
      </w:r>
      <w:proofErr w:type="gramStart"/>
      <w:r w:rsidRPr="00FC690C">
        <w:rPr>
          <w:rFonts w:ascii="Arial" w:hAnsi="Arial" w:cs="Arial"/>
          <w:color w:val="000000"/>
          <w:sz w:val="22"/>
          <w:szCs w:val="22"/>
          <w:lang w:val="en-US"/>
          <w:rPrChange w:id="2222" w:author="Hussey, Ian (PSY)" w:date="2025-10-06T10:27:00Z" w16du:dateUtc="2025-10-06T08:27:00Z">
            <w:rPr>
              <w:rFonts w:ascii="Arial" w:hAnsi="Arial" w:cs="Arial"/>
              <w:color w:val="000000"/>
              <w:sz w:val="22"/>
              <w:szCs w:val="22"/>
            </w:rPr>
          </w:rPrChange>
        </w:rPr>
        <w:t>and also</w:t>
      </w:r>
      <w:proofErr w:type="gramEnd"/>
      <w:r w:rsidRPr="00FC690C">
        <w:rPr>
          <w:rFonts w:ascii="Arial" w:hAnsi="Arial" w:cs="Arial"/>
          <w:color w:val="000000"/>
          <w:sz w:val="22"/>
          <w:szCs w:val="22"/>
          <w:lang w:val="en-US"/>
          <w:rPrChange w:id="2223" w:author="Hussey, Ian (PSY)" w:date="2025-10-06T10:27:00Z" w16du:dateUtc="2025-10-06T08:27:00Z">
            <w:rPr>
              <w:rFonts w:ascii="Arial" w:hAnsi="Arial" w:cs="Arial"/>
              <w:color w:val="000000"/>
              <w:sz w:val="22"/>
              <w:szCs w:val="22"/>
            </w:rPr>
          </w:rPrChange>
        </w:rPr>
        <w:t xml:space="preserve"> the theory linking these mechanisms are also lacking (for obvious reasons!) - so this citation might be interesting as a start point should you want to make this kind of point (there will be others too):</w:t>
      </w:r>
    </w:p>
    <w:p w14:paraId="718646BE" w14:textId="77777777" w:rsidR="00173BED" w:rsidRPr="00FC690C" w:rsidRDefault="00173BED" w:rsidP="00173BED">
      <w:pPr>
        <w:pStyle w:val="NormalWeb"/>
        <w:numPr>
          <w:ilvl w:val="0"/>
          <w:numId w:val="32"/>
        </w:numPr>
        <w:textAlignment w:val="baseline"/>
        <w:rPr>
          <w:rFonts w:ascii="Arial" w:hAnsi="Arial" w:cs="Arial"/>
          <w:color w:val="000000"/>
          <w:sz w:val="22"/>
          <w:szCs w:val="22"/>
          <w:lang w:val="en-US"/>
          <w:rPrChange w:id="2224" w:author="Hussey, Ian (PSY)" w:date="2025-10-06T10:27:00Z" w16du:dateUtc="2025-10-06T08:27:00Z">
            <w:rPr>
              <w:rFonts w:ascii="Arial" w:hAnsi="Arial" w:cs="Arial"/>
              <w:color w:val="000000"/>
              <w:sz w:val="22"/>
              <w:szCs w:val="22"/>
            </w:rPr>
          </w:rPrChange>
        </w:rPr>
      </w:pPr>
      <w:r w:rsidRPr="00FC690C">
        <w:rPr>
          <w:rFonts w:ascii="Arial" w:hAnsi="Arial" w:cs="Arial"/>
          <w:color w:val="000000"/>
          <w:sz w:val="22"/>
          <w:szCs w:val="22"/>
          <w:lang w:val="en-US"/>
          <w:rPrChange w:id="2225" w:author="Hussey, Ian (PSY)" w:date="2025-10-06T10:27:00Z" w16du:dateUtc="2025-10-06T08:27:00Z">
            <w:rPr>
              <w:rFonts w:ascii="Arial" w:hAnsi="Arial" w:cs="Arial"/>
              <w:color w:val="000000"/>
              <w:sz w:val="22"/>
              <w:szCs w:val="22"/>
            </w:rPr>
          </w:rPrChange>
        </w:rPr>
        <w:t>Davidson, B. I. (2022). The crossroads of digital phenotyping. General Hospital Psychiatry, 74, 126-132.</w:t>
      </w:r>
    </w:p>
    <w:p w14:paraId="4754CECD" w14:textId="77777777" w:rsidR="00173BED" w:rsidRPr="00FC690C" w:rsidRDefault="00173BED" w:rsidP="00173BED">
      <w:pPr>
        <w:pStyle w:val="NormalWeb"/>
        <w:numPr>
          <w:ilvl w:val="0"/>
          <w:numId w:val="32"/>
        </w:numPr>
        <w:textAlignment w:val="baseline"/>
        <w:rPr>
          <w:rFonts w:ascii="Arial" w:hAnsi="Arial" w:cs="Arial"/>
          <w:color w:val="000000"/>
          <w:sz w:val="22"/>
          <w:szCs w:val="22"/>
          <w:lang w:val="en-US"/>
          <w:rPrChange w:id="2226" w:author="Hussey, Ian (PSY)" w:date="2025-10-06T10:27:00Z" w16du:dateUtc="2025-10-06T08:27:00Z">
            <w:rPr>
              <w:rFonts w:ascii="Arial" w:hAnsi="Arial" w:cs="Arial"/>
              <w:color w:val="000000"/>
              <w:sz w:val="22"/>
              <w:szCs w:val="22"/>
            </w:rPr>
          </w:rPrChange>
        </w:rPr>
      </w:pPr>
      <w:r w:rsidRPr="00FC690C">
        <w:rPr>
          <w:rFonts w:ascii="Arial" w:hAnsi="Arial" w:cs="Arial"/>
          <w:color w:val="000000"/>
          <w:sz w:val="22"/>
          <w:szCs w:val="22"/>
          <w:lang w:val="en-US"/>
          <w:rPrChange w:id="2227" w:author="Hussey, Ian (PSY)" w:date="2025-10-06T10:27:00Z" w16du:dateUtc="2025-10-06T08:27:00Z">
            <w:rPr>
              <w:rFonts w:ascii="Arial" w:hAnsi="Arial" w:cs="Arial"/>
              <w:color w:val="000000"/>
              <w:sz w:val="22"/>
              <w:szCs w:val="22"/>
            </w:rPr>
          </w:rPrChange>
        </w:rPr>
        <w:t>Of course, the other classic is Yarkoni's Generalizability Crisis to build from.</w:t>
      </w:r>
    </w:p>
    <w:p w14:paraId="19BE3432" w14:textId="77777777" w:rsidR="00072CC8" w:rsidRPr="00FC690C" w:rsidRDefault="00072CC8" w:rsidP="00173BED">
      <w:pPr>
        <w:pStyle w:val="NormalWeb"/>
        <w:rPr>
          <w:rFonts w:ascii="Arial" w:hAnsi="Arial" w:cs="Arial"/>
          <w:i/>
          <w:iCs/>
          <w:color w:val="000000"/>
          <w:sz w:val="22"/>
          <w:szCs w:val="22"/>
          <w:shd w:val="clear" w:color="auto" w:fill="FFFF00"/>
          <w:lang w:val="en-US"/>
          <w:rPrChange w:id="2228" w:author="Hussey, Ian (PSY)" w:date="2025-10-06T10:27:00Z" w16du:dateUtc="2025-10-06T08:27:00Z">
            <w:rPr>
              <w:rFonts w:ascii="Arial" w:hAnsi="Arial" w:cs="Arial"/>
              <w:i/>
              <w:iCs/>
              <w:color w:val="000000"/>
              <w:sz w:val="22"/>
              <w:szCs w:val="22"/>
              <w:shd w:val="clear" w:color="auto" w:fill="FFFF00"/>
            </w:rPr>
          </w:rPrChange>
        </w:rPr>
      </w:pPr>
    </w:p>
    <w:p w14:paraId="2E8B08EC" w14:textId="77777777" w:rsidR="00072CC8" w:rsidRPr="00FC690C" w:rsidRDefault="00072CC8" w:rsidP="00072CC8">
      <w:pPr>
        <w:pStyle w:val="Heading2"/>
        <w:spacing w:before="0"/>
        <w:rPr>
          <w:b/>
          <w:bCs/>
          <w:sz w:val="36"/>
          <w:szCs w:val="36"/>
          <w:lang w:val="en-US"/>
          <w:rPrChange w:id="2229" w:author="Hussey, Ian (PSY)" w:date="2025-10-06T10:27:00Z" w16du:dateUtc="2025-10-06T08:27:00Z">
            <w:rPr>
              <w:b/>
              <w:bCs/>
              <w:sz w:val="36"/>
              <w:szCs w:val="36"/>
            </w:rPr>
          </w:rPrChange>
        </w:rPr>
      </w:pPr>
      <w:bookmarkStart w:id="2230" w:name="_Toc210640662"/>
      <w:r w:rsidRPr="00FC690C">
        <w:rPr>
          <w:rFonts w:ascii="Arial" w:hAnsi="Arial" w:cs="Arial"/>
          <w:b/>
          <w:bCs/>
          <w:color w:val="000000"/>
          <w:sz w:val="22"/>
          <w:szCs w:val="22"/>
          <w:lang w:val="en-US"/>
          <w:rPrChange w:id="2231" w:author="Hussey, Ian (PSY)" w:date="2025-10-06T10:27:00Z" w16du:dateUtc="2025-10-06T08:27:00Z">
            <w:rPr>
              <w:rFonts w:ascii="Arial" w:hAnsi="Arial" w:cs="Arial"/>
              <w:b/>
              <w:bCs/>
              <w:color w:val="000000"/>
              <w:sz w:val="22"/>
              <w:szCs w:val="22"/>
            </w:rPr>
          </w:rPrChange>
        </w:rPr>
        <w:lastRenderedPageBreak/>
        <w:t>R3 point 4</w:t>
      </w:r>
      <w:bookmarkEnd w:id="2230"/>
    </w:p>
    <w:p w14:paraId="26E205A6" w14:textId="77777777" w:rsidR="00072CC8" w:rsidRPr="00FC690C" w:rsidRDefault="00072CC8" w:rsidP="00072CC8">
      <w:pPr>
        <w:pStyle w:val="NormalWeb"/>
        <w:rPr>
          <w:lang w:val="en-US"/>
          <w:rPrChange w:id="2232" w:author="Hussey, Ian (PSY)" w:date="2025-10-06T10:27:00Z" w16du:dateUtc="2025-10-06T08:27:00Z">
            <w:rPr/>
          </w:rPrChange>
        </w:rPr>
      </w:pPr>
      <w:r w:rsidRPr="00FC690C">
        <w:rPr>
          <w:rFonts w:ascii="Arial" w:hAnsi="Arial" w:cs="Arial"/>
          <w:color w:val="000000"/>
          <w:sz w:val="22"/>
          <w:szCs w:val="22"/>
          <w:lang w:val="en-US"/>
          <w:rPrChange w:id="2233" w:author="Hussey, Ian (PSY)" w:date="2025-10-06T10:27:00Z" w16du:dateUtc="2025-10-06T08:27:00Z">
            <w:rPr>
              <w:rFonts w:ascii="Arial" w:hAnsi="Arial" w:cs="Arial"/>
              <w:color w:val="000000"/>
              <w:sz w:val="22"/>
              <w:szCs w:val="22"/>
            </w:rPr>
          </w:rPrChange>
        </w:rPr>
        <w:t>The methods seem great and well considered. As always, I am appreciative of the care and diligence for open science and having all materials ready and available. This is awesome to see.</w:t>
      </w:r>
    </w:p>
    <w:p w14:paraId="47FF88D2" w14:textId="77777777" w:rsidR="00072CC8" w:rsidRPr="00FC690C" w:rsidRDefault="00072CC8" w:rsidP="00072CC8">
      <w:pPr>
        <w:pStyle w:val="NormalWeb"/>
        <w:ind w:firstLine="720"/>
        <w:rPr>
          <w:lang w:val="en-US"/>
          <w:rPrChange w:id="2234" w:author="Hussey, Ian (PSY)" w:date="2025-10-06T10:27:00Z" w16du:dateUtc="2025-10-06T08:27:00Z">
            <w:rPr/>
          </w:rPrChange>
        </w:rPr>
      </w:pPr>
      <w:r w:rsidRPr="00FC690C">
        <w:rPr>
          <w:rFonts w:ascii="Arial" w:hAnsi="Arial" w:cs="Arial"/>
          <w:color w:val="000000"/>
          <w:sz w:val="22"/>
          <w:szCs w:val="22"/>
          <w:lang w:val="en-US"/>
          <w:rPrChange w:id="2235" w:author="Hussey, Ian (PSY)" w:date="2025-10-06T10:27:00Z" w16du:dateUtc="2025-10-06T08:27:00Z">
            <w:rPr>
              <w:rFonts w:ascii="Arial" w:hAnsi="Arial" w:cs="Arial"/>
              <w:color w:val="000000"/>
              <w:sz w:val="22"/>
              <w:szCs w:val="22"/>
            </w:rPr>
          </w:rPrChange>
        </w:rPr>
        <w:t>I like your coding scheme, where you've the classic 'actual behavior</w:t>
      </w:r>
      <w:proofErr w:type="gramStart"/>
      <w:r w:rsidRPr="00FC690C">
        <w:rPr>
          <w:rFonts w:ascii="Arial" w:hAnsi="Arial" w:cs="Arial"/>
          <w:color w:val="000000"/>
          <w:sz w:val="22"/>
          <w:szCs w:val="22"/>
          <w:lang w:val="en-US"/>
          <w:rPrChange w:id="2236" w:author="Hussey, Ian (PSY)" w:date="2025-10-06T10:27:00Z" w16du:dateUtc="2025-10-06T08:27:00Z">
            <w:rPr>
              <w:rFonts w:ascii="Arial" w:hAnsi="Arial" w:cs="Arial"/>
              <w:color w:val="000000"/>
              <w:sz w:val="22"/>
              <w:szCs w:val="22"/>
            </w:rPr>
          </w:rPrChange>
        </w:rPr>
        <w:t>' ,</w:t>
      </w:r>
      <w:proofErr w:type="gramEnd"/>
      <w:r w:rsidRPr="00FC690C">
        <w:rPr>
          <w:rFonts w:ascii="Arial" w:hAnsi="Arial" w:cs="Arial"/>
          <w:color w:val="000000"/>
          <w:sz w:val="22"/>
          <w:szCs w:val="22"/>
          <w:lang w:val="en-US"/>
          <w:rPrChange w:id="2237" w:author="Hussey, Ian (PSY)" w:date="2025-10-06T10:27:00Z" w16du:dateUtc="2025-10-06T08:27:00Z">
            <w:rPr>
              <w:rFonts w:ascii="Arial" w:hAnsi="Arial" w:cs="Arial"/>
              <w:color w:val="000000"/>
              <w:sz w:val="22"/>
              <w:szCs w:val="22"/>
            </w:rPr>
          </w:rPrChange>
        </w:rPr>
        <w:t xml:space="preserve"> 'bio/neuro measures', and 'proxy measures', to then also astutely distinguishing between subjective and objective </w:t>
      </w:r>
      <w:proofErr w:type="spellStart"/>
      <w:r w:rsidRPr="00FC690C">
        <w:rPr>
          <w:rFonts w:ascii="Arial" w:hAnsi="Arial" w:cs="Arial"/>
          <w:color w:val="000000"/>
          <w:sz w:val="22"/>
          <w:szCs w:val="22"/>
          <w:lang w:val="en-US"/>
          <w:rPrChange w:id="2238" w:author="Hussey, Ian (PSY)" w:date="2025-10-06T10:27:00Z" w16du:dateUtc="2025-10-06T08:27:00Z">
            <w:rPr>
              <w:rFonts w:ascii="Arial" w:hAnsi="Arial" w:cs="Arial"/>
              <w:color w:val="000000"/>
              <w:sz w:val="22"/>
              <w:szCs w:val="22"/>
            </w:rPr>
          </w:rPrChange>
        </w:rPr>
        <w:t>self report</w:t>
      </w:r>
      <w:proofErr w:type="spellEnd"/>
      <w:r w:rsidRPr="00FC690C">
        <w:rPr>
          <w:rFonts w:ascii="Arial" w:hAnsi="Arial" w:cs="Arial"/>
          <w:color w:val="000000"/>
          <w:sz w:val="22"/>
          <w:szCs w:val="22"/>
          <w:lang w:val="en-US"/>
          <w:rPrChange w:id="2239" w:author="Hussey, Ian (PSY)" w:date="2025-10-06T10:27:00Z" w16du:dateUtc="2025-10-06T08:27:00Z">
            <w:rPr>
              <w:rFonts w:ascii="Arial" w:hAnsi="Arial" w:cs="Arial"/>
              <w:color w:val="000000"/>
              <w:sz w:val="22"/>
              <w:szCs w:val="22"/>
            </w:rPr>
          </w:rPrChange>
        </w:rPr>
        <w:t xml:space="preserve"> measures. This final separation is important, and as I am sure you're aware this has been a substantial type of measurement in technology use. I will ask: there are times where the distinction might not be entirely clear (to me as someone outside of your study, so this might be a null point), for example, in the technology usage space, something like 'nomophobia', which is fear related but also claims to be technology usage related - how would these kinds of measures be classified - would this be an example of the indeterminable/other? I am unsure if this kind of measure would come up in your study, but it is worth considering, especially if you were to consider adding in the cyberpsychology/digital psychology journals. These distinctions are a bit blurred with the way they're developed and what they </w:t>
      </w:r>
      <w:proofErr w:type="gramStart"/>
      <w:r w:rsidRPr="00FC690C">
        <w:rPr>
          <w:rFonts w:ascii="Arial" w:hAnsi="Arial" w:cs="Arial"/>
          <w:color w:val="000000"/>
          <w:sz w:val="22"/>
          <w:szCs w:val="22"/>
          <w:lang w:val="en-US"/>
          <w:rPrChange w:id="2240" w:author="Hussey, Ian (PSY)" w:date="2025-10-06T10:27:00Z" w16du:dateUtc="2025-10-06T08:27:00Z">
            <w:rPr>
              <w:rFonts w:ascii="Arial" w:hAnsi="Arial" w:cs="Arial"/>
              <w:color w:val="000000"/>
              <w:sz w:val="22"/>
              <w:szCs w:val="22"/>
            </w:rPr>
          </w:rPrChange>
        </w:rPr>
        <w:t>actually do</w:t>
      </w:r>
      <w:proofErr w:type="gramEnd"/>
      <w:r w:rsidRPr="00FC690C">
        <w:rPr>
          <w:rFonts w:ascii="Arial" w:hAnsi="Arial" w:cs="Arial"/>
          <w:color w:val="000000"/>
          <w:sz w:val="22"/>
          <w:szCs w:val="22"/>
          <w:lang w:val="en-US"/>
          <w:rPrChange w:id="2241" w:author="Hussey, Ian (PSY)" w:date="2025-10-06T10:27:00Z" w16du:dateUtc="2025-10-06T08:27:00Z">
            <w:rPr>
              <w:rFonts w:ascii="Arial" w:hAnsi="Arial" w:cs="Arial"/>
              <w:color w:val="000000"/>
              <w:sz w:val="22"/>
              <w:szCs w:val="22"/>
            </w:rPr>
          </w:rPrChange>
        </w:rPr>
        <w:t>. Similar with other scales that are hinting towards behavior/usage but also have an emphasis on emotion too.</w:t>
      </w:r>
    </w:p>
    <w:p w14:paraId="3130C020" w14:textId="77777777" w:rsidR="00072CC8" w:rsidRPr="00FC690C" w:rsidRDefault="00072CC8" w:rsidP="00072CC8">
      <w:pPr>
        <w:rPr>
          <w:lang w:val="en-US"/>
          <w:rPrChange w:id="2242" w:author="Hussey, Ian (PSY)" w:date="2025-10-06T10:27:00Z" w16du:dateUtc="2025-10-06T08:27:00Z">
            <w:rPr/>
          </w:rPrChange>
        </w:rPr>
      </w:pPr>
    </w:p>
    <w:p w14:paraId="624AA5EB" w14:textId="77777777" w:rsidR="00072CC8" w:rsidRPr="00FC690C" w:rsidRDefault="00072CC8" w:rsidP="00173BED">
      <w:pPr>
        <w:pStyle w:val="NormalWeb"/>
        <w:rPr>
          <w:rFonts w:ascii="Arial" w:hAnsi="Arial" w:cs="Arial"/>
          <w:i/>
          <w:iCs/>
          <w:color w:val="000000"/>
          <w:sz w:val="22"/>
          <w:szCs w:val="22"/>
          <w:shd w:val="clear" w:color="auto" w:fill="FFFF00"/>
          <w:lang w:val="en-US"/>
          <w:rPrChange w:id="2243" w:author="Hussey, Ian (PSY)" w:date="2025-10-06T10:27:00Z" w16du:dateUtc="2025-10-06T08:27:00Z">
            <w:rPr>
              <w:rFonts w:ascii="Arial" w:hAnsi="Arial" w:cs="Arial"/>
              <w:i/>
              <w:iCs/>
              <w:color w:val="000000"/>
              <w:sz w:val="22"/>
              <w:szCs w:val="22"/>
              <w:shd w:val="clear" w:color="auto" w:fill="FFFF00"/>
            </w:rPr>
          </w:rPrChange>
        </w:rPr>
      </w:pPr>
    </w:p>
    <w:p w14:paraId="4BB81C99" w14:textId="6056BCFA" w:rsidR="00072CC8" w:rsidRPr="00FC690C" w:rsidRDefault="00072CC8" w:rsidP="00072CC8">
      <w:pPr>
        <w:pStyle w:val="Heading2"/>
        <w:rPr>
          <w:lang w:val="en-US"/>
          <w:rPrChange w:id="2244" w:author="Hussey, Ian (PSY)" w:date="2025-10-06T10:27:00Z" w16du:dateUtc="2025-10-06T08:27:00Z">
            <w:rPr/>
          </w:rPrChange>
        </w:rPr>
      </w:pPr>
      <w:bookmarkStart w:id="2245" w:name="_Toc210640663"/>
      <w:r w:rsidRPr="00FC690C">
        <w:rPr>
          <w:lang w:val="en-US"/>
          <w:rPrChange w:id="2246" w:author="Hussey, Ian (PSY)" w:date="2025-10-06T10:27:00Z" w16du:dateUtc="2025-10-06T08:27:00Z">
            <w:rPr/>
          </w:rPrChange>
        </w:rPr>
        <w:t>Proposed column to add to codebook + codebook instructions</w:t>
      </w:r>
      <w:bookmarkEnd w:id="2245"/>
    </w:p>
    <w:p w14:paraId="693502E5" w14:textId="77777777" w:rsidR="00072CC8" w:rsidRPr="00FC690C" w:rsidRDefault="00072CC8" w:rsidP="00072CC8">
      <w:pPr>
        <w:rPr>
          <w:lang w:val="en-US"/>
          <w:rPrChange w:id="2247" w:author="Hussey, Ian (PSY)" w:date="2025-10-06T10:27:00Z" w16du:dateUtc="2025-10-06T08:27:00Z">
            <w:rPr/>
          </w:rPrChange>
        </w:rPr>
      </w:pPr>
    </w:p>
    <w:p w14:paraId="4EFAA273" w14:textId="6655CDEF" w:rsidR="00072CC8" w:rsidRPr="00FC690C" w:rsidRDefault="00072CC8" w:rsidP="00072CC8">
      <w:pPr>
        <w:rPr>
          <w:b/>
          <w:bCs/>
          <w:lang w:val="en-US"/>
          <w:rPrChange w:id="2248" w:author="Hussey, Ian (PSY)" w:date="2025-10-06T10:27:00Z" w16du:dateUtc="2025-10-06T08:27:00Z">
            <w:rPr>
              <w:b/>
              <w:bCs/>
            </w:rPr>
          </w:rPrChange>
        </w:rPr>
      </w:pPr>
      <w:r w:rsidRPr="00FC690C">
        <w:rPr>
          <w:b/>
          <w:bCs/>
          <w:lang w:val="en-US"/>
          <w:rPrChange w:id="2249" w:author="Hussey, Ian (PSY)" w:date="2025-10-06T10:27:00Z" w16du:dateUtc="2025-10-06T08:27:00Z">
            <w:rPr>
              <w:b/>
              <w:bCs/>
            </w:rPr>
          </w:rPrChange>
        </w:rPr>
        <w:t xml:space="preserve">Technology-enhanced Behavioral Measure </w:t>
      </w:r>
    </w:p>
    <w:p w14:paraId="5CF75DB3" w14:textId="77777777" w:rsidR="005C22F4" w:rsidRPr="00FC690C" w:rsidRDefault="005C22F4" w:rsidP="00072CC8">
      <w:pPr>
        <w:rPr>
          <w:lang w:val="en-US"/>
          <w:rPrChange w:id="2250" w:author="Hussey, Ian (PSY)" w:date="2025-10-06T10:27:00Z" w16du:dateUtc="2025-10-06T08:27:00Z">
            <w:rPr/>
          </w:rPrChange>
        </w:rPr>
      </w:pPr>
    </w:p>
    <w:p w14:paraId="0036E5F4" w14:textId="77777777" w:rsidR="00072CC8" w:rsidRPr="00FC690C" w:rsidRDefault="00072CC8" w:rsidP="00072CC8">
      <w:pPr>
        <w:rPr>
          <w:lang w:val="en-US"/>
          <w:rPrChange w:id="2251" w:author="Hussey, Ian (PSY)" w:date="2025-10-06T10:27:00Z" w16du:dateUtc="2025-10-06T08:27:00Z">
            <w:rPr/>
          </w:rPrChange>
        </w:rPr>
      </w:pPr>
      <w:r w:rsidRPr="00FC690C">
        <w:rPr>
          <w:lang w:val="en-US"/>
          <w:rPrChange w:id="2252" w:author="Hussey, Ian (PSY)" w:date="2025-10-06T10:27:00Z" w16du:dateUtc="2025-10-06T08:27:00Z">
            <w:rPr/>
          </w:rPrChange>
        </w:rPr>
        <w:t>Definition:</w:t>
      </w:r>
    </w:p>
    <w:p w14:paraId="552082C1" w14:textId="07F2A3D0" w:rsidR="00072CC8" w:rsidRPr="00FC690C" w:rsidRDefault="00072CC8" w:rsidP="00072CC8">
      <w:pPr>
        <w:rPr>
          <w:lang w:val="en-US"/>
          <w:rPrChange w:id="2253" w:author="Hussey, Ian (PSY)" w:date="2025-10-06T10:27:00Z" w16du:dateUtc="2025-10-06T08:27:00Z">
            <w:rPr/>
          </w:rPrChange>
        </w:rPr>
      </w:pPr>
      <w:proofErr w:type="gramStart"/>
      <w:r w:rsidRPr="00FC690C">
        <w:rPr>
          <w:lang w:val="en-US"/>
          <w:rPrChange w:id="2254" w:author="Hussey, Ian (PSY)" w:date="2025-10-06T10:27:00Z" w16du:dateUtc="2025-10-06T08:27:00Z">
            <w:rPr/>
          </w:rPrChange>
        </w:rPr>
        <w:t>This variable records</w:t>
      </w:r>
      <w:proofErr w:type="gramEnd"/>
      <w:r w:rsidRPr="00FC690C">
        <w:rPr>
          <w:lang w:val="en-US"/>
          <w:rPrChange w:id="2255" w:author="Hussey, Ian (PSY)" w:date="2025-10-06T10:27:00Z" w16du:dateUtc="2025-10-06T08:27:00Z">
            <w:rPr/>
          </w:rPrChange>
        </w:rPr>
        <w:t xml:space="preserve"> whether </w:t>
      </w:r>
      <w:r w:rsidR="001D4219" w:rsidRPr="00FC690C">
        <w:rPr>
          <w:lang w:val="en-US"/>
          <w:rPrChange w:id="2256" w:author="Hussey, Ian (PSY)" w:date="2025-10-06T10:27:00Z" w16du:dateUtc="2025-10-06T08:27:00Z">
            <w:rPr/>
          </w:rPrChange>
        </w:rPr>
        <w:t xml:space="preserve">measures of </w:t>
      </w:r>
      <w:r w:rsidRPr="00FC690C">
        <w:rPr>
          <w:lang w:val="en-US"/>
          <w:rPrChange w:id="2257" w:author="Hussey, Ian (PSY)" w:date="2025-10-06T10:27:00Z" w16du:dateUtc="2025-10-06T08:27:00Z">
            <w:rPr/>
          </w:rPrChange>
        </w:rPr>
        <w:t>behavior</w:t>
      </w:r>
      <w:r w:rsidR="001D4219" w:rsidRPr="00FC690C">
        <w:rPr>
          <w:lang w:val="en-US"/>
          <w:rPrChange w:id="2258" w:author="Hussey, Ian (PSY)" w:date="2025-10-06T10:27:00Z" w16du:dateUtc="2025-10-06T08:27:00Z">
            <w:rPr/>
          </w:rPrChange>
        </w:rPr>
        <w:t xml:space="preserve"> </w:t>
      </w:r>
      <w:proofErr w:type="gramStart"/>
      <w:r w:rsidRPr="00FC690C">
        <w:rPr>
          <w:lang w:val="en-US"/>
          <w:rPrChange w:id="2259" w:author="Hussey, Ian (PSY)" w:date="2025-10-06T10:27:00Z" w16du:dateUtc="2025-10-06T08:27:00Z">
            <w:rPr/>
          </w:rPrChange>
        </w:rPr>
        <w:t>was</w:t>
      </w:r>
      <w:proofErr w:type="gramEnd"/>
      <w:r w:rsidRPr="00FC690C">
        <w:rPr>
          <w:lang w:val="en-US"/>
          <w:rPrChange w:id="2260" w:author="Hussey, Ian (PSY)" w:date="2025-10-06T10:27:00Z" w16du:dateUtc="2025-10-06T08:27:00Z">
            <w:rPr/>
          </w:rPrChange>
        </w:rPr>
        <w:t xml:space="preserve"> collected using a recent technological device or digital method (</w:t>
      </w:r>
      <w:r w:rsidR="000724D2" w:rsidRPr="00FC690C">
        <w:rPr>
          <w:lang w:val="en-US"/>
          <w:rPrChange w:id="2261" w:author="Hussey, Ian (PSY)" w:date="2025-10-06T10:27:00Z" w16du:dateUtc="2025-10-06T08:27:00Z">
            <w:rPr/>
          </w:rPrChange>
        </w:rPr>
        <w:t>‘</w:t>
      </w:r>
      <w:r w:rsidRPr="00FC690C">
        <w:rPr>
          <w:lang w:val="en-US"/>
          <w:rPrChange w:id="2262" w:author="Hussey, Ian (PSY)" w:date="2025-10-06T10:27:00Z" w16du:dateUtc="2025-10-06T08:27:00Z">
            <w:rPr/>
          </w:rPrChange>
        </w:rPr>
        <w:t>TRUE</w:t>
      </w:r>
      <w:r w:rsidR="000724D2" w:rsidRPr="00FC690C">
        <w:rPr>
          <w:lang w:val="en-US"/>
          <w:rPrChange w:id="2263" w:author="Hussey, Ian (PSY)" w:date="2025-10-06T10:27:00Z" w16du:dateUtc="2025-10-06T08:27:00Z">
            <w:rPr/>
          </w:rPrChange>
        </w:rPr>
        <w:t>’</w:t>
      </w:r>
      <w:r w:rsidRPr="00FC690C">
        <w:rPr>
          <w:lang w:val="en-US"/>
          <w:rPrChange w:id="2264" w:author="Hussey, Ian (PSY)" w:date="2025-10-06T10:27:00Z" w16du:dateUtc="2025-10-06T08:27:00Z">
            <w:rPr/>
          </w:rPrChange>
        </w:rPr>
        <w:t>)</w:t>
      </w:r>
      <w:r w:rsidR="000724D2" w:rsidRPr="00FC690C">
        <w:rPr>
          <w:lang w:val="en-US"/>
          <w:rPrChange w:id="2265" w:author="Hussey, Ian (PSY)" w:date="2025-10-06T10:27:00Z" w16du:dateUtc="2025-10-06T08:27:00Z">
            <w:rPr/>
          </w:rPrChange>
        </w:rPr>
        <w:t xml:space="preserve">, </w:t>
      </w:r>
      <w:r w:rsidRPr="00FC690C">
        <w:rPr>
          <w:lang w:val="en-US"/>
          <w:rPrChange w:id="2266" w:author="Hussey, Ian (PSY)" w:date="2025-10-06T10:27:00Z" w16du:dateUtc="2025-10-06T08:27:00Z">
            <w:rPr/>
          </w:rPrChange>
        </w:rPr>
        <w:t>not (</w:t>
      </w:r>
      <w:r w:rsidR="000724D2" w:rsidRPr="00FC690C">
        <w:rPr>
          <w:lang w:val="en-US"/>
          <w:rPrChange w:id="2267" w:author="Hussey, Ian (PSY)" w:date="2025-10-06T10:27:00Z" w16du:dateUtc="2025-10-06T08:27:00Z">
            <w:rPr/>
          </w:rPrChange>
        </w:rPr>
        <w:t>‘</w:t>
      </w:r>
      <w:r w:rsidRPr="00FC690C">
        <w:rPr>
          <w:lang w:val="en-US"/>
          <w:rPrChange w:id="2268" w:author="Hussey, Ian (PSY)" w:date="2025-10-06T10:27:00Z" w16du:dateUtc="2025-10-06T08:27:00Z">
            <w:rPr/>
          </w:rPrChange>
        </w:rPr>
        <w:t>FALSE</w:t>
      </w:r>
      <w:r w:rsidR="000724D2" w:rsidRPr="00FC690C">
        <w:rPr>
          <w:lang w:val="en-US"/>
          <w:rPrChange w:id="2269" w:author="Hussey, Ian (PSY)" w:date="2025-10-06T10:27:00Z" w16du:dateUtc="2025-10-06T08:27:00Z">
            <w:rPr/>
          </w:rPrChange>
        </w:rPr>
        <w:t>’</w:t>
      </w:r>
      <w:r w:rsidRPr="00FC690C">
        <w:rPr>
          <w:lang w:val="en-US"/>
          <w:rPrChange w:id="2270" w:author="Hussey, Ian (PSY)" w:date="2025-10-06T10:27:00Z" w16du:dateUtc="2025-10-06T08:27:00Z">
            <w:rPr/>
          </w:rPrChange>
        </w:rPr>
        <w:t>)</w:t>
      </w:r>
      <w:r w:rsidR="000724D2" w:rsidRPr="00FC690C">
        <w:rPr>
          <w:lang w:val="en-US"/>
          <w:rPrChange w:id="2271" w:author="Hussey, Ian (PSY)" w:date="2025-10-06T10:27:00Z" w16du:dateUtc="2025-10-06T08:27:00Z">
            <w:rPr/>
          </w:rPrChange>
        </w:rPr>
        <w:t>, or ‘indeterminable’</w:t>
      </w:r>
      <w:r w:rsidRPr="00FC690C">
        <w:rPr>
          <w:lang w:val="en-US"/>
          <w:rPrChange w:id="2272" w:author="Hussey, Ian (PSY)" w:date="2025-10-06T10:27:00Z" w16du:dateUtc="2025-10-06T08:27:00Z">
            <w:rPr/>
          </w:rPrChange>
        </w:rPr>
        <w:t>. A measure should be coded as TRUE if the behavioral data were captured primarily through hardware or software technologies beyond traditional lab-based observation (e.g., a researcher’s stopwatch, pen-and-paper tally, or human coding</w:t>
      </w:r>
      <w:r w:rsidR="005C22F4" w:rsidRPr="00FC690C">
        <w:rPr>
          <w:lang w:val="en-US"/>
          <w:rPrChange w:id="2273" w:author="Hussey, Ian (PSY)" w:date="2025-10-06T10:27:00Z" w16du:dateUtc="2025-10-06T08:27:00Z">
            <w:rPr/>
          </w:rPrChange>
        </w:rPr>
        <w:t xml:space="preserve"> of real-time behavior or videos of behavior</w:t>
      </w:r>
      <w:r w:rsidRPr="00FC690C">
        <w:rPr>
          <w:lang w:val="en-US"/>
          <w:rPrChange w:id="2274" w:author="Hussey, Ian (PSY)" w:date="2025-10-06T10:27:00Z" w16du:dateUtc="2025-10-06T08:27:00Z">
            <w:rPr/>
          </w:rPrChange>
        </w:rPr>
        <w:t>).</w:t>
      </w:r>
    </w:p>
    <w:p w14:paraId="49E63A49" w14:textId="77777777" w:rsidR="005C22F4" w:rsidRPr="00FC690C" w:rsidRDefault="005C22F4" w:rsidP="00072CC8">
      <w:pPr>
        <w:rPr>
          <w:lang w:val="en-US"/>
          <w:rPrChange w:id="2275" w:author="Hussey, Ian (PSY)" w:date="2025-10-06T10:27:00Z" w16du:dateUtc="2025-10-06T08:27:00Z">
            <w:rPr/>
          </w:rPrChange>
        </w:rPr>
      </w:pPr>
    </w:p>
    <w:p w14:paraId="05E14AEE" w14:textId="51DEE2CE" w:rsidR="005C22F4" w:rsidRPr="00FC690C" w:rsidRDefault="005C22F4" w:rsidP="00072CC8">
      <w:pPr>
        <w:rPr>
          <w:lang w:val="en-US"/>
          <w:rPrChange w:id="2276" w:author="Hussey, Ian (PSY)" w:date="2025-10-06T10:27:00Z" w16du:dateUtc="2025-10-06T08:27:00Z">
            <w:rPr/>
          </w:rPrChange>
        </w:rPr>
      </w:pPr>
      <w:commentRangeStart w:id="2277"/>
      <w:r w:rsidRPr="00FC690C">
        <w:rPr>
          <w:lang w:val="en-US"/>
          <w:rPrChange w:id="2278" w:author="Hussey, Ian (PSY)" w:date="2025-10-06T10:27:00Z" w16du:dateUtc="2025-10-06T08:27:00Z">
            <w:rPr/>
          </w:rPrChange>
        </w:rPr>
        <w:t xml:space="preserve">Reminder: </w:t>
      </w:r>
      <w:r w:rsidRPr="00FC690C">
        <w:rPr>
          <w:u w:val="single"/>
          <w:lang w:val="en-US"/>
          <w:rPrChange w:id="2279" w:author="Hussey, Ian (PSY)" w:date="2025-10-06T10:27:00Z" w16du:dateUtc="2025-10-06T08:27:00Z">
            <w:rPr>
              <w:u w:val="single"/>
            </w:rPr>
          </w:rPrChange>
        </w:rPr>
        <w:t>only</w:t>
      </w:r>
      <w:r w:rsidRPr="00FC690C">
        <w:rPr>
          <w:lang w:val="en-US"/>
          <w:rPrChange w:id="2280" w:author="Hussey, Ian (PSY)" w:date="2025-10-06T10:27:00Z" w16du:dateUtc="2025-10-06T08:27:00Z">
            <w:rPr/>
          </w:rPrChange>
        </w:rPr>
        <w:t xml:space="preserve"> measures of </w:t>
      </w:r>
      <w:commentRangeStart w:id="2281"/>
      <w:r w:rsidRPr="00FC690C">
        <w:rPr>
          <w:highlight w:val="yellow"/>
          <w:lang w:val="en-US"/>
          <w:rPrChange w:id="2282" w:author="Hussey, Ian (PSY)" w:date="2025-10-06T10:27:00Z" w16du:dateUtc="2025-10-06T08:27:00Z">
            <w:rPr>
              <w:highlight w:val="yellow"/>
            </w:rPr>
          </w:rPrChange>
        </w:rPr>
        <w:t>behavior (what is measured)</w:t>
      </w:r>
      <w:r w:rsidRPr="00FC690C">
        <w:rPr>
          <w:lang w:val="en-US"/>
          <w:rPrChange w:id="2283" w:author="Hussey, Ian (PSY)" w:date="2025-10-06T10:27:00Z" w16du:dateUtc="2025-10-06T08:27:00Z">
            <w:rPr/>
          </w:rPrChange>
        </w:rPr>
        <w:t xml:space="preserve"> </w:t>
      </w:r>
      <w:commentRangeEnd w:id="2281"/>
      <w:r w:rsidR="004D7F72" w:rsidRPr="00FC690C">
        <w:rPr>
          <w:rStyle w:val="CommentReference"/>
          <w:lang w:val="en-US"/>
          <w:rPrChange w:id="2284" w:author="Hussey, Ian (PSY)" w:date="2025-10-06T10:27:00Z" w16du:dateUtc="2025-10-06T08:27:00Z">
            <w:rPr>
              <w:rStyle w:val="CommentReference"/>
            </w:rPr>
          </w:rPrChange>
        </w:rPr>
        <w:commentReference w:id="2281"/>
      </w:r>
      <w:r w:rsidRPr="00FC690C">
        <w:rPr>
          <w:lang w:val="en-US"/>
          <w:rPrChange w:id="2285" w:author="Hussey, Ian (PSY)" w:date="2025-10-06T10:27:00Z" w16du:dateUtc="2025-10-06T08:27:00Z">
            <w:rPr/>
          </w:rPrChange>
        </w:rPr>
        <w:t>should be coded.</w:t>
      </w:r>
      <w:commentRangeEnd w:id="2277"/>
      <w:r w:rsidR="002575EB">
        <w:rPr>
          <w:rStyle w:val="CommentReference"/>
        </w:rPr>
        <w:commentReference w:id="2277"/>
      </w:r>
    </w:p>
    <w:p w14:paraId="5B44FA08" w14:textId="77777777" w:rsidR="00072CC8" w:rsidRPr="00FC690C" w:rsidRDefault="00072CC8" w:rsidP="00072CC8">
      <w:pPr>
        <w:rPr>
          <w:lang w:val="en-US"/>
          <w:rPrChange w:id="2286" w:author="Hussey, Ian (PSY)" w:date="2025-10-06T10:27:00Z" w16du:dateUtc="2025-10-06T08:27:00Z">
            <w:rPr/>
          </w:rPrChange>
        </w:rPr>
      </w:pPr>
    </w:p>
    <w:p w14:paraId="4E8B6015" w14:textId="166B940C" w:rsidR="00072CC8" w:rsidRPr="00FC690C" w:rsidRDefault="00072CC8" w:rsidP="00072CC8">
      <w:pPr>
        <w:rPr>
          <w:lang w:val="en-US"/>
          <w:rPrChange w:id="2287" w:author="Hussey, Ian (PSY)" w:date="2025-10-06T10:27:00Z" w16du:dateUtc="2025-10-06T08:27:00Z">
            <w:rPr/>
          </w:rPrChange>
        </w:rPr>
      </w:pPr>
      <w:r w:rsidRPr="00FC690C">
        <w:rPr>
          <w:lang w:val="en-US"/>
          <w:rPrChange w:id="2288" w:author="Hussey, Ian (PSY)" w:date="2025-10-06T10:27:00Z" w16du:dateUtc="2025-10-06T08:27:00Z">
            <w:rPr/>
          </w:rPrChange>
        </w:rPr>
        <w:t>Examples of recent technologies</w:t>
      </w:r>
      <w:r w:rsidR="005C22F4" w:rsidRPr="00FC690C">
        <w:rPr>
          <w:lang w:val="en-US"/>
          <w:rPrChange w:id="2289" w:author="Hussey, Ian (PSY)" w:date="2025-10-06T10:27:00Z" w16du:dateUtc="2025-10-06T08:27:00Z">
            <w:rPr/>
          </w:rPrChange>
        </w:rPr>
        <w:t>:</w:t>
      </w:r>
    </w:p>
    <w:p w14:paraId="684C38E4" w14:textId="4EE47954" w:rsidR="005C22F4" w:rsidRPr="00FC690C" w:rsidRDefault="005C22F4" w:rsidP="005C22F4">
      <w:pPr>
        <w:pStyle w:val="ListParagraph"/>
        <w:numPr>
          <w:ilvl w:val="0"/>
          <w:numId w:val="33"/>
        </w:numPr>
        <w:rPr>
          <w:lang w:val="en-US"/>
          <w:rPrChange w:id="2290" w:author="Hussey, Ian (PSY)" w:date="2025-10-06T10:27:00Z" w16du:dateUtc="2025-10-06T08:27:00Z">
            <w:rPr/>
          </w:rPrChange>
        </w:rPr>
      </w:pPr>
      <w:r w:rsidRPr="00FC690C">
        <w:rPr>
          <w:lang w:val="en-US"/>
          <w:rPrChange w:id="2291" w:author="Hussey, Ian (PSY)" w:date="2025-10-06T10:27:00Z" w16du:dateUtc="2025-10-06T08:27:00Z">
            <w:rPr/>
          </w:rPrChange>
        </w:rPr>
        <w:t>Digital trace data from smartphones</w:t>
      </w:r>
      <w:ins w:id="2292" w:author="Hussey, Ian (PSY)" w:date="2025-10-10T16:21:00Z" w16du:dateUtc="2025-10-10T14:21:00Z">
        <w:r w:rsidR="00220410">
          <w:rPr>
            <w:lang w:val="en-US"/>
          </w:rPr>
          <w:t xml:space="preserve">, </w:t>
        </w:r>
      </w:ins>
      <w:r w:rsidRPr="00FC690C">
        <w:rPr>
          <w:lang w:val="en-US"/>
          <w:rPrChange w:id="2293" w:author="Hussey, Ian (PSY)" w:date="2025-10-06T10:27:00Z" w16du:dateUtc="2025-10-06T08:27:00Z">
            <w:rPr/>
          </w:rPrChange>
        </w:rPr>
        <w:t>web browsers, apps.</w:t>
      </w:r>
    </w:p>
    <w:p w14:paraId="02CE9C7C" w14:textId="04244D8E" w:rsidR="00072CC8" w:rsidRPr="00FC690C" w:rsidRDefault="00072CC8" w:rsidP="005C22F4">
      <w:pPr>
        <w:pStyle w:val="ListParagraph"/>
        <w:numPr>
          <w:ilvl w:val="0"/>
          <w:numId w:val="33"/>
        </w:numPr>
        <w:rPr>
          <w:lang w:val="en-US"/>
          <w:rPrChange w:id="2294" w:author="Hussey, Ian (PSY)" w:date="2025-10-06T10:27:00Z" w16du:dateUtc="2025-10-06T08:27:00Z">
            <w:rPr/>
          </w:rPrChange>
        </w:rPr>
      </w:pPr>
      <w:r w:rsidRPr="00FC690C">
        <w:rPr>
          <w:lang w:val="en-US"/>
          <w:rPrChange w:id="2295" w:author="Hussey, Ian (PSY)" w:date="2025-10-06T10:27:00Z" w16du:dateUtc="2025-10-06T08:27:00Z">
            <w:rPr/>
          </w:rPrChange>
        </w:rPr>
        <w:t>Mobile</w:t>
      </w:r>
      <w:r w:rsidR="005C22F4" w:rsidRPr="00FC690C">
        <w:rPr>
          <w:lang w:val="en-US"/>
          <w:rPrChange w:id="2296" w:author="Hussey, Ian (PSY)" w:date="2025-10-06T10:27:00Z" w16du:dateUtc="2025-10-06T08:27:00Z">
            <w:rPr/>
          </w:rPrChange>
        </w:rPr>
        <w:t xml:space="preserve"> &amp; </w:t>
      </w:r>
      <w:r w:rsidRPr="00FC690C">
        <w:rPr>
          <w:lang w:val="en-US"/>
          <w:rPrChange w:id="2297" w:author="Hussey, Ian (PSY)" w:date="2025-10-06T10:27:00Z" w16du:dateUtc="2025-10-06T08:27:00Z">
            <w:rPr/>
          </w:rPrChange>
        </w:rPr>
        <w:t>wearable sensors: smartphone logs of app use, accelerometers, pedometers, GPS trackers, sleep trackers, smartwatches.</w:t>
      </w:r>
    </w:p>
    <w:p w14:paraId="0410E3D2" w14:textId="32C7335B" w:rsidR="005C22F4" w:rsidRPr="00FC690C" w:rsidRDefault="005C22F4" w:rsidP="005C22F4">
      <w:pPr>
        <w:pStyle w:val="ListParagraph"/>
        <w:numPr>
          <w:ilvl w:val="0"/>
          <w:numId w:val="33"/>
        </w:numPr>
        <w:rPr>
          <w:lang w:val="en-US"/>
          <w:rPrChange w:id="2298" w:author="Hussey, Ian (PSY)" w:date="2025-10-06T10:27:00Z" w16du:dateUtc="2025-10-06T08:27:00Z">
            <w:rPr/>
          </w:rPrChange>
        </w:rPr>
      </w:pPr>
      <w:r w:rsidRPr="00FC690C">
        <w:rPr>
          <w:lang w:val="en-US"/>
          <w:rPrChange w:id="2299" w:author="Hussey, Ian (PSY)" w:date="2025-10-06T10:27:00Z" w16du:dateUtc="2025-10-06T08:27:00Z">
            <w:rPr/>
          </w:rPrChange>
        </w:rPr>
        <w:t>Smart home devices: Alexa, home sensors, etc.</w:t>
      </w:r>
    </w:p>
    <w:p w14:paraId="6ECFD1DE" w14:textId="625894EB" w:rsidR="005C22F4" w:rsidRPr="00FC690C" w:rsidRDefault="005C22F4" w:rsidP="005C22F4">
      <w:pPr>
        <w:pStyle w:val="ListParagraph"/>
        <w:numPr>
          <w:ilvl w:val="0"/>
          <w:numId w:val="33"/>
        </w:numPr>
        <w:rPr>
          <w:lang w:val="en-US"/>
          <w:rPrChange w:id="2300" w:author="Hussey, Ian (PSY)" w:date="2025-10-06T10:27:00Z" w16du:dateUtc="2025-10-06T08:27:00Z">
            <w:rPr/>
          </w:rPrChange>
        </w:rPr>
      </w:pPr>
      <w:r w:rsidRPr="00FC690C">
        <w:rPr>
          <w:lang w:val="en-US"/>
          <w:rPrChange w:id="2301" w:author="Hussey, Ian (PSY)" w:date="2025-10-06T10:27:00Z" w16du:dateUtc="2025-10-06T08:27:00Z">
            <w:rPr/>
          </w:rPrChange>
        </w:rPr>
        <w:t>Smart home devices / environments / IoT: devices like Alexa, sensors recording movement, speech, or appliance use, smart TVs, smart fridges, etc.</w:t>
      </w:r>
    </w:p>
    <w:p w14:paraId="390047F8" w14:textId="22470588" w:rsidR="00072CC8" w:rsidRPr="00FC690C" w:rsidRDefault="00072CC8" w:rsidP="005C22F4">
      <w:pPr>
        <w:pStyle w:val="ListParagraph"/>
        <w:numPr>
          <w:ilvl w:val="0"/>
          <w:numId w:val="33"/>
        </w:numPr>
        <w:rPr>
          <w:lang w:val="en-US"/>
          <w:rPrChange w:id="2302" w:author="Hussey, Ian (PSY)" w:date="2025-10-06T10:27:00Z" w16du:dateUtc="2025-10-06T08:27:00Z">
            <w:rPr/>
          </w:rPrChange>
        </w:rPr>
      </w:pPr>
      <w:r w:rsidRPr="00FC690C">
        <w:rPr>
          <w:lang w:val="en-US"/>
          <w:rPrChange w:id="2303" w:author="Hussey, Ian (PSY)" w:date="2025-10-06T10:27:00Z" w16du:dateUtc="2025-10-06T08:27:00Z">
            <w:rPr/>
          </w:rPrChange>
        </w:rPr>
        <w:t xml:space="preserve">Digital trace data: social media usage logs, browser histories, app-opening logs, </w:t>
      </w:r>
      <w:r w:rsidR="005C22F4" w:rsidRPr="00FC690C">
        <w:rPr>
          <w:lang w:val="en-US"/>
          <w:rPrChange w:id="2304" w:author="Hussey, Ian (PSY)" w:date="2025-10-06T10:27:00Z" w16du:dateUtc="2025-10-06T08:27:00Z">
            <w:rPr/>
          </w:rPrChange>
        </w:rPr>
        <w:t xml:space="preserve">video games, </w:t>
      </w:r>
      <w:r w:rsidRPr="00FC690C">
        <w:rPr>
          <w:lang w:val="en-US"/>
          <w:rPrChange w:id="2305" w:author="Hussey, Ian (PSY)" w:date="2025-10-06T10:27:00Z" w16du:dateUtc="2025-10-06T08:27:00Z">
            <w:rPr/>
          </w:rPrChange>
        </w:rPr>
        <w:t>keystroke data, clickstream data, server-side logs.</w:t>
      </w:r>
    </w:p>
    <w:p w14:paraId="58846C14" w14:textId="01C99032" w:rsidR="00072CC8" w:rsidRPr="00FC690C" w:rsidRDefault="00072CC8" w:rsidP="005C22F4">
      <w:pPr>
        <w:pStyle w:val="ListParagraph"/>
        <w:numPr>
          <w:ilvl w:val="0"/>
          <w:numId w:val="33"/>
        </w:numPr>
        <w:rPr>
          <w:lang w:val="en-US"/>
          <w:rPrChange w:id="2306" w:author="Hussey, Ian (PSY)" w:date="2025-10-06T10:27:00Z" w16du:dateUtc="2025-10-06T08:27:00Z">
            <w:rPr/>
          </w:rPrChange>
        </w:rPr>
      </w:pPr>
      <w:r w:rsidRPr="00FC690C">
        <w:rPr>
          <w:lang w:val="en-US"/>
          <w:rPrChange w:id="2307" w:author="Hussey, Ian (PSY)" w:date="2025-10-06T10:27:00Z" w16du:dateUtc="2025-10-06T08:27:00Z">
            <w:rPr/>
          </w:rPrChange>
        </w:rPr>
        <w:t>Virtual / augmented reality: VR-based tasks, AR simulations that record behavior.</w:t>
      </w:r>
    </w:p>
    <w:p w14:paraId="25A011BC" w14:textId="09B81686" w:rsidR="00072CC8" w:rsidRPr="00FC690C" w:rsidRDefault="00072CC8" w:rsidP="005C22F4">
      <w:pPr>
        <w:pStyle w:val="ListParagraph"/>
        <w:numPr>
          <w:ilvl w:val="0"/>
          <w:numId w:val="33"/>
        </w:numPr>
        <w:rPr>
          <w:lang w:val="en-US"/>
          <w:rPrChange w:id="2308" w:author="Hussey, Ian (PSY)" w:date="2025-10-06T10:27:00Z" w16du:dateUtc="2025-10-06T08:27:00Z">
            <w:rPr/>
          </w:rPrChange>
        </w:rPr>
      </w:pPr>
      <w:r w:rsidRPr="00FC690C">
        <w:rPr>
          <w:lang w:val="en-US"/>
          <w:rPrChange w:id="2309" w:author="Hussey, Ian (PSY)" w:date="2025-10-06T10:27:00Z" w16du:dateUtc="2025-10-06T08:27:00Z">
            <w:rPr/>
          </w:rPrChange>
        </w:rPr>
        <w:t>Computer-vision or automated coding: facial expression recognition software, automated motion tracking</w:t>
      </w:r>
      <w:r w:rsidR="005C22F4" w:rsidRPr="00FC690C">
        <w:rPr>
          <w:lang w:val="en-US"/>
          <w:rPrChange w:id="2310" w:author="Hussey, Ian (PSY)" w:date="2025-10-06T10:27:00Z" w16du:dateUtc="2025-10-06T08:27:00Z">
            <w:rPr/>
          </w:rPrChange>
        </w:rPr>
        <w:t>.</w:t>
      </w:r>
    </w:p>
    <w:p w14:paraId="2CB6C0B5" w14:textId="79A00EAD" w:rsidR="00072CC8" w:rsidRPr="00FC690C" w:rsidRDefault="00072CC8" w:rsidP="005C22F4">
      <w:pPr>
        <w:pStyle w:val="ListParagraph"/>
        <w:numPr>
          <w:ilvl w:val="0"/>
          <w:numId w:val="33"/>
        </w:numPr>
        <w:rPr>
          <w:lang w:val="en-US"/>
          <w:rPrChange w:id="2311" w:author="Hussey, Ian (PSY)" w:date="2025-10-06T10:27:00Z" w16du:dateUtc="2025-10-06T08:27:00Z">
            <w:rPr/>
          </w:rPrChange>
        </w:rPr>
      </w:pPr>
      <w:r w:rsidRPr="00FC690C">
        <w:rPr>
          <w:lang w:val="en-US"/>
          <w:rPrChange w:id="2312" w:author="Hussey, Ian (PSY)" w:date="2025-10-06T10:27:00Z" w16du:dateUtc="2025-10-06T08:27:00Z">
            <w:rPr/>
          </w:rPrChange>
        </w:rPr>
        <w:t>Other automated recording: credit/debit card transaction logs for spending, electronic ticketing records for travel, RFID tracking.</w:t>
      </w:r>
    </w:p>
    <w:p w14:paraId="2DA1B820" w14:textId="0B3C394A" w:rsidR="004D7F72" w:rsidRPr="00FC690C" w:rsidRDefault="004D7F72" w:rsidP="004D7F72">
      <w:pPr>
        <w:pStyle w:val="ListParagraph"/>
        <w:numPr>
          <w:ilvl w:val="0"/>
          <w:numId w:val="33"/>
        </w:numPr>
        <w:rPr>
          <w:lang w:val="en-US"/>
          <w:rPrChange w:id="2313" w:author="Hussey, Ian (PSY)" w:date="2025-10-06T10:27:00Z" w16du:dateUtc="2025-10-06T08:27:00Z">
            <w:rPr/>
          </w:rPrChange>
        </w:rPr>
      </w:pPr>
      <w:commentRangeStart w:id="2314"/>
      <w:r w:rsidRPr="00FC690C">
        <w:rPr>
          <w:lang w:val="en-US"/>
          <w:rPrChange w:id="2315" w:author="Hussey, Ian (PSY)" w:date="2025-10-06T10:27:00Z" w16du:dateUtc="2025-10-06T08:27:00Z">
            <w:rPr/>
          </w:rPrChange>
        </w:rPr>
        <w:t>Ecological Momentary Assessment (EMA)</w:t>
      </w:r>
      <w:commentRangeEnd w:id="2314"/>
      <w:r w:rsidRPr="00FC690C">
        <w:rPr>
          <w:rStyle w:val="CommentReference"/>
          <w:lang w:val="en-US"/>
          <w:rPrChange w:id="2316" w:author="Hussey, Ian (PSY)" w:date="2025-10-06T10:27:00Z" w16du:dateUtc="2025-10-06T08:27:00Z">
            <w:rPr>
              <w:rStyle w:val="CommentReference"/>
            </w:rPr>
          </w:rPrChange>
        </w:rPr>
        <w:commentReference w:id="2314"/>
      </w:r>
    </w:p>
    <w:p w14:paraId="7A0B9D31" w14:textId="77777777" w:rsidR="00072CC8" w:rsidRPr="00FC690C" w:rsidRDefault="00072CC8" w:rsidP="00072CC8">
      <w:pPr>
        <w:rPr>
          <w:lang w:val="en-US"/>
          <w:rPrChange w:id="2317" w:author="Hussey, Ian (PSY)" w:date="2025-10-06T10:27:00Z" w16du:dateUtc="2025-10-06T08:27:00Z">
            <w:rPr/>
          </w:rPrChange>
        </w:rPr>
      </w:pPr>
    </w:p>
    <w:p w14:paraId="2A9A5EE8" w14:textId="77777777" w:rsidR="00072CC8" w:rsidRPr="00FC690C" w:rsidRDefault="00072CC8" w:rsidP="00072CC8">
      <w:pPr>
        <w:rPr>
          <w:lang w:val="en-US"/>
          <w:rPrChange w:id="2318" w:author="Hussey, Ian (PSY)" w:date="2025-10-06T10:27:00Z" w16du:dateUtc="2025-10-06T08:27:00Z">
            <w:rPr/>
          </w:rPrChange>
        </w:rPr>
      </w:pPr>
      <w:r w:rsidRPr="00FC690C">
        <w:rPr>
          <w:lang w:val="en-US"/>
          <w:rPrChange w:id="2319" w:author="Hussey, Ian (PSY)" w:date="2025-10-06T10:27:00Z" w16du:dateUtc="2025-10-06T08:27:00Z">
            <w:rPr/>
          </w:rPrChange>
        </w:rPr>
        <w:t>Examples of measures to exclude (code = FALSE):</w:t>
      </w:r>
    </w:p>
    <w:p w14:paraId="1A130D94" w14:textId="77777777" w:rsidR="005C22F4" w:rsidRPr="00FC690C" w:rsidRDefault="00072CC8" w:rsidP="00072CC8">
      <w:pPr>
        <w:pStyle w:val="ListParagraph"/>
        <w:numPr>
          <w:ilvl w:val="0"/>
          <w:numId w:val="33"/>
        </w:numPr>
        <w:rPr>
          <w:lang w:val="en-US"/>
          <w:rPrChange w:id="2320" w:author="Hussey, Ian (PSY)" w:date="2025-10-06T10:27:00Z" w16du:dateUtc="2025-10-06T08:27:00Z">
            <w:rPr/>
          </w:rPrChange>
        </w:rPr>
      </w:pPr>
      <w:r w:rsidRPr="00FC690C">
        <w:rPr>
          <w:lang w:val="en-US"/>
          <w:rPrChange w:id="2321" w:author="Hussey, Ian (PSY)" w:date="2025-10-06T10:27:00Z" w16du:dateUtc="2025-10-06T08:27:00Z">
            <w:rPr/>
          </w:rPrChange>
        </w:rPr>
        <w:lastRenderedPageBreak/>
        <w:t>Traditional lab tasks without tech augmentation: experimenter counting lever presses, time to complete a puzzle, duration of hand in cold pressor (when recorded by human observer)</w:t>
      </w:r>
      <w:r w:rsidR="005C22F4" w:rsidRPr="00FC690C">
        <w:rPr>
          <w:lang w:val="en-US"/>
          <w:rPrChange w:id="2322" w:author="Hussey, Ian (PSY)" w:date="2025-10-06T10:27:00Z" w16du:dateUtc="2025-10-06T08:27:00Z">
            <w:rPr/>
          </w:rPrChange>
        </w:rPr>
        <w:t>, eye tracking (given this tech has existed for decades and is lab-based).</w:t>
      </w:r>
    </w:p>
    <w:p w14:paraId="6FE7D84F" w14:textId="422AAC25" w:rsidR="005C22F4" w:rsidRPr="00FC690C" w:rsidRDefault="00072CC8" w:rsidP="00072CC8">
      <w:pPr>
        <w:pStyle w:val="ListParagraph"/>
        <w:numPr>
          <w:ilvl w:val="0"/>
          <w:numId w:val="33"/>
        </w:numPr>
        <w:rPr>
          <w:lang w:val="en-US"/>
          <w:rPrChange w:id="2323" w:author="Hussey, Ian (PSY)" w:date="2025-10-06T10:27:00Z" w16du:dateUtc="2025-10-06T08:27:00Z">
            <w:rPr/>
          </w:rPrChange>
        </w:rPr>
      </w:pPr>
      <w:r w:rsidRPr="00FC690C">
        <w:rPr>
          <w:lang w:val="en-US"/>
          <w:rPrChange w:id="2324" w:author="Hussey, Ian (PSY)" w:date="2025-10-06T10:27:00Z" w16du:dateUtc="2025-10-06T08:27:00Z">
            <w:rPr/>
          </w:rPrChange>
        </w:rPr>
        <w:t xml:space="preserve">Manual video coding: behaviors coded frame-by-frame by human raters (unless </w:t>
      </w:r>
      <w:r w:rsidR="005C22F4" w:rsidRPr="00FC690C">
        <w:rPr>
          <w:lang w:val="en-US"/>
          <w:rPrChange w:id="2325" w:author="Hussey, Ian (PSY)" w:date="2025-10-06T10:27:00Z" w16du:dateUtc="2025-10-06T08:27:00Z">
            <w:rPr/>
          </w:rPrChange>
        </w:rPr>
        <w:t>compu</w:t>
      </w:r>
      <w:r w:rsidR="004D7F72" w:rsidRPr="00FC690C">
        <w:rPr>
          <w:lang w:val="en-US"/>
          <w:rPrChange w:id="2326" w:author="Hussey, Ian (PSY)" w:date="2025-10-06T10:27:00Z" w16du:dateUtc="2025-10-06T08:27:00Z">
            <w:rPr/>
          </w:rPrChange>
        </w:rPr>
        <w:t>t</w:t>
      </w:r>
      <w:r w:rsidR="005C22F4" w:rsidRPr="00FC690C">
        <w:rPr>
          <w:lang w:val="en-US"/>
          <w:rPrChange w:id="2327" w:author="Hussey, Ian (PSY)" w:date="2025-10-06T10:27:00Z" w16du:dateUtc="2025-10-06T08:27:00Z">
            <w:rPr/>
          </w:rPrChange>
        </w:rPr>
        <w:t xml:space="preserve">er vision </w:t>
      </w:r>
      <w:proofErr w:type="spellStart"/>
      <w:r w:rsidR="005C22F4" w:rsidRPr="00FC690C">
        <w:rPr>
          <w:lang w:val="en-US"/>
          <w:rPrChange w:id="2328" w:author="Hussey, Ian (PSY)" w:date="2025-10-06T10:27:00Z" w16du:dateUtc="2025-10-06T08:27:00Z">
            <w:rPr/>
          </w:rPrChange>
        </w:rPr>
        <w:t>classifcation</w:t>
      </w:r>
      <w:proofErr w:type="spellEnd"/>
      <w:r w:rsidR="005C22F4" w:rsidRPr="00FC690C">
        <w:rPr>
          <w:lang w:val="en-US"/>
          <w:rPrChange w:id="2329" w:author="Hussey, Ian (PSY)" w:date="2025-10-06T10:27:00Z" w16du:dateUtc="2025-10-06T08:27:00Z">
            <w:rPr/>
          </w:rPrChange>
        </w:rPr>
        <w:t xml:space="preserve"> software </w:t>
      </w:r>
      <w:r w:rsidRPr="00FC690C">
        <w:rPr>
          <w:lang w:val="en-US"/>
          <w:rPrChange w:id="2330" w:author="Hussey, Ian (PSY)" w:date="2025-10-06T10:27:00Z" w16du:dateUtc="2025-10-06T08:27:00Z">
            <w:rPr/>
          </w:rPrChange>
        </w:rPr>
        <w:t>is used).</w:t>
      </w:r>
    </w:p>
    <w:p w14:paraId="0D54C026" w14:textId="2797A50B" w:rsidR="005C22F4" w:rsidRPr="00FC690C" w:rsidRDefault="00072CC8" w:rsidP="00072CC8">
      <w:pPr>
        <w:pStyle w:val="ListParagraph"/>
        <w:numPr>
          <w:ilvl w:val="0"/>
          <w:numId w:val="33"/>
        </w:numPr>
        <w:rPr>
          <w:lang w:val="en-US"/>
          <w:rPrChange w:id="2331" w:author="Hussey, Ian (PSY)" w:date="2025-10-06T10:27:00Z" w16du:dateUtc="2025-10-06T08:27:00Z">
            <w:rPr/>
          </w:rPrChange>
        </w:rPr>
      </w:pPr>
      <w:r w:rsidRPr="00FC690C">
        <w:rPr>
          <w:lang w:val="en-US"/>
          <w:rPrChange w:id="2332" w:author="Hussey, Ian (PSY)" w:date="2025-10-06T10:27:00Z" w16du:dateUtc="2025-10-06T08:27:00Z">
            <w:rPr/>
          </w:rPrChange>
        </w:rPr>
        <w:t>Self-reported use of technology: e.g., “How many hours did you use your phone yesterday?”</w:t>
      </w:r>
      <w:r w:rsidR="004D7F72" w:rsidRPr="00FC690C">
        <w:rPr>
          <w:lang w:val="en-US"/>
          <w:rPrChange w:id="2333" w:author="Hussey, Ian (PSY)" w:date="2025-10-06T10:27:00Z" w16du:dateUtc="2025-10-06T08:27:00Z">
            <w:rPr/>
          </w:rPrChange>
        </w:rPr>
        <w:t xml:space="preserve"> (</w:t>
      </w:r>
      <w:r w:rsidRPr="00FC690C">
        <w:rPr>
          <w:lang w:val="en-US"/>
          <w:rPrChange w:id="2334" w:author="Hussey, Ian (PSY)" w:date="2025-10-06T10:27:00Z" w16du:dateUtc="2025-10-06T08:27:00Z">
            <w:rPr/>
          </w:rPrChange>
        </w:rPr>
        <w:t>this is a self-report not a tech-enhanced behavioral measure</w:t>
      </w:r>
      <w:r w:rsidR="004D7F72" w:rsidRPr="00FC690C">
        <w:rPr>
          <w:lang w:val="en-US"/>
          <w:rPrChange w:id="2335" w:author="Hussey, Ian (PSY)" w:date="2025-10-06T10:27:00Z" w16du:dateUtc="2025-10-06T08:27:00Z">
            <w:rPr/>
          </w:rPrChange>
        </w:rPr>
        <w:t>)</w:t>
      </w:r>
      <w:r w:rsidRPr="00FC690C">
        <w:rPr>
          <w:lang w:val="en-US"/>
          <w:rPrChange w:id="2336" w:author="Hussey, Ian (PSY)" w:date="2025-10-06T10:27:00Z" w16du:dateUtc="2025-10-06T08:27:00Z">
            <w:rPr/>
          </w:rPrChange>
        </w:rPr>
        <w:t>.</w:t>
      </w:r>
    </w:p>
    <w:p w14:paraId="17615786" w14:textId="209ABC3D" w:rsidR="00173BED" w:rsidRPr="00FC690C" w:rsidRDefault="00072CC8" w:rsidP="00173BED">
      <w:pPr>
        <w:pStyle w:val="ListParagraph"/>
        <w:numPr>
          <w:ilvl w:val="0"/>
          <w:numId w:val="33"/>
        </w:numPr>
        <w:rPr>
          <w:lang w:val="en-US"/>
          <w:rPrChange w:id="2337" w:author="Hussey, Ian (PSY)" w:date="2025-10-06T10:27:00Z" w16du:dateUtc="2025-10-06T08:27:00Z">
            <w:rPr/>
          </w:rPrChange>
        </w:rPr>
      </w:pPr>
      <w:r w:rsidRPr="00FC690C">
        <w:rPr>
          <w:lang w:val="en-US"/>
          <w:rPrChange w:id="2338" w:author="Hussey, Ian (PSY)" w:date="2025-10-06T10:27:00Z" w16du:dateUtc="2025-10-06T08:27:00Z">
            <w:rPr/>
          </w:rPrChange>
        </w:rPr>
        <w:t>Physiological-only measures: EEG, fMRI, GSR, etc. (these are coded under Neuro/Bio/Physiology, not here).</w:t>
      </w:r>
    </w:p>
    <w:p w14:paraId="0F1D7D19" w14:textId="77777777" w:rsidR="00173BED" w:rsidRPr="00FC690C" w:rsidRDefault="00173BED" w:rsidP="00173BED">
      <w:pPr>
        <w:rPr>
          <w:lang w:val="en-US"/>
          <w:rPrChange w:id="2339" w:author="Hussey, Ian (PSY)" w:date="2025-10-06T10:27:00Z" w16du:dateUtc="2025-10-06T08:27:00Z">
            <w:rPr/>
          </w:rPrChange>
        </w:rPr>
      </w:pPr>
    </w:p>
    <w:p w14:paraId="2D68F6F0" w14:textId="77777777" w:rsidR="00173BED" w:rsidRPr="00FC690C" w:rsidRDefault="00173BED" w:rsidP="00173BED">
      <w:pPr>
        <w:rPr>
          <w:lang w:val="en-US"/>
          <w:rPrChange w:id="2340" w:author="Hussey, Ian (PSY)" w:date="2025-10-06T10:27:00Z" w16du:dateUtc="2025-10-06T08:27:00Z">
            <w:rPr/>
          </w:rPrChange>
        </w:rPr>
      </w:pPr>
    </w:p>
    <w:p w14:paraId="09FB7A68" w14:textId="77777777" w:rsidR="00173BED" w:rsidRPr="00FC690C" w:rsidRDefault="00173BED" w:rsidP="00173BED">
      <w:pPr>
        <w:rPr>
          <w:lang w:val="en-US"/>
          <w:rPrChange w:id="2341" w:author="Hussey, Ian (PSY)" w:date="2025-10-06T10:27:00Z" w16du:dateUtc="2025-10-06T08:27:00Z">
            <w:rPr/>
          </w:rPrChange>
        </w:rPr>
      </w:pPr>
    </w:p>
    <w:p w14:paraId="0CB157B9" w14:textId="77777777" w:rsidR="00173BED" w:rsidRPr="00FC690C" w:rsidRDefault="00173BED" w:rsidP="00173BED">
      <w:pPr>
        <w:rPr>
          <w:lang w:val="en-US"/>
          <w:rPrChange w:id="2342" w:author="Hussey, Ian (PSY)" w:date="2025-10-06T10:27:00Z" w16du:dateUtc="2025-10-06T08:27:00Z">
            <w:rPr/>
          </w:rPrChange>
        </w:rPr>
      </w:pPr>
    </w:p>
    <w:p w14:paraId="69BDBE93" w14:textId="39468A28" w:rsidR="000724D2" w:rsidRPr="00FC690C" w:rsidRDefault="000724D2" w:rsidP="007359D7">
      <w:pPr>
        <w:pStyle w:val="Heading1"/>
        <w:rPr>
          <w:lang w:val="en-US"/>
          <w:rPrChange w:id="2343" w:author="Hussey, Ian (PSY)" w:date="2025-10-06T10:27:00Z" w16du:dateUtc="2025-10-06T08:27:00Z">
            <w:rPr/>
          </w:rPrChange>
        </w:rPr>
      </w:pPr>
      <w:bookmarkStart w:id="2344" w:name="_Toc210640664"/>
      <w:r w:rsidRPr="00FC690C">
        <w:rPr>
          <w:lang w:val="en-US"/>
          <w:rPrChange w:id="2345" w:author="Hussey, Ian (PSY)" w:date="2025-10-06T10:27:00Z" w16du:dateUtc="2025-10-06T08:27:00Z">
            <w:rPr/>
          </w:rPrChange>
        </w:rPr>
        <w:t>Coding ‘behavioral measures of behavior’ used as Dependent Variables</w:t>
      </w:r>
      <w:bookmarkEnd w:id="2344"/>
      <w:r w:rsidRPr="00FC690C">
        <w:rPr>
          <w:lang w:val="en-US"/>
          <w:rPrChange w:id="2346" w:author="Hussey, Ian (PSY)" w:date="2025-10-06T10:27:00Z" w16du:dateUtc="2025-10-06T08:27:00Z">
            <w:rPr/>
          </w:rPrChange>
        </w:rPr>
        <w:t xml:space="preserve"> </w:t>
      </w:r>
    </w:p>
    <w:p w14:paraId="59D42C7F" w14:textId="77777777" w:rsidR="007359D7" w:rsidRPr="00FC690C" w:rsidRDefault="007359D7" w:rsidP="007359D7">
      <w:pPr>
        <w:rPr>
          <w:lang w:val="en-US"/>
          <w:rPrChange w:id="2347" w:author="Hussey, Ian (PSY)" w:date="2025-10-06T10:27:00Z" w16du:dateUtc="2025-10-06T08:27:00Z">
            <w:rPr/>
          </w:rPrChange>
        </w:rPr>
      </w:pPr>
    </w:p>
    <w:p w14:paraId="297FB994" w14:textId="77777777" w:rsidR="007359D7" w:rsidRPr="00FC690C" w:rsidRDefault="007359D7" w:rsidP="007359D7">
      <w:pPr>
        <w:pStyle w:val="Heading2"/>
        <w:rPr>
          <w:lang w:val="en-US"/>
          <w:rPrChange w:id="2348" w:author="Hussey, Ian (PSY)" w:date="2025-10-06T10:27:00Z" w16du:dateUtc="2025-10-06T08:27:00Z">
            <w:rPr/>
          </w:rPrChange>
        </w:rPr>
      </w:pPr>
      <w:bookmarkStart w:id="2349" w:name="_Toc210640665"/>
      <w:r w:rsidRPr="00FC690C">
        <w:rPr>
          <w:lang w:val="en-US"/>
          <w:rPrChange w:id="2350" w:author="Hussey, Ian (PSY)" w:date="2025-10-06T10:27:00Z" w16du:dateUtc="2025-10-06T08:27:00Z">
            <w:rPr/>
          </w:rPrChange>
        </w:rPr>
        <w:t>From the peer reviews, so you see what’s being asked of us.</w:t>
      </w:r>
      <w:bookmarkEnd w:id="2349"/>
    </w:p>
    <w:p w14:paraId="23FF23F5" w14:textId="77777777" w:rsidR="007359D7" w:rsidRPr="00FC690C" w:rsidRDefault="007359D7" w:rsidP="007359D7">
      <w:pPr>
        <w:rPr>
          <w:lang w:val="en-US" w:eastAsia="de-DE"/>
        </w:rPr>
      </w:pPr>
    </w:p>
    <w:p w14:paraId="3AEEBF6C" w14:textId="77777777" w:rsidR="007359D7" w:rsidRPr="00FC690C" w:rsidRDefault="007359D7" w:rsidP="007359D7">
      <w:pPr>
        <w:rPr>
          <w:rFonts w:ascii="Arial" w:hAnsi="Arial" w:cs="Arial"/>
          <w:i/>
          <w:iCs/>
          <w:color w:val="000000"/>
          <w:sz w:val="22"/>
          <w:szCs w:val="22"/>
          <w:lang w:val="en-US"/>
          <w:rPrChange w:id="2351" w:author="Hussey, Ian (PSY)" w:date="2025-10-06T10:27:00Z" w16du:dateUtc="2025-10-06T08:27:00Z">
            <w:rPr>
              <w:rFonts w:ascii="Arial" w:hAnsi="Arial" w:cs="Arial"/>
              <w:i/>
              <w:iCs/>
              <w:color w:val="000000"/>
              <w:sz w:val="22"/>
              <w:szCs w:val="22"/>
            </w:rPr>
          </w:rPrChange>
        </w:rPr>
      </w:pPr>
      <w:r w:rsidRPr="00FC690C">
        <w:rPr>
          <w:rFonts w:ascii="Arial" w:hAnsi="Arial" w:cs="Arial"/>
          <w:i/>
          <w:iCs/>
          <w:color w:val="000000"/>
          <w:sz w:val="22"/>
          <w:szCs w:val="22"/>
          <w:lang w:val="en-US"/>
          <w:rPrChange w:id="2352" w:author="Hussey, Ian (PSY)" w:date="2025-10-06T10:27:00Z" w16du:dateUtc="2025-10-06T08:27:00Z">
            <w:rPr>
              <w:rFonts w:ascii="Arial" w:hAnsi="Arial" w:cs="Arial"/>
              <w:i/>
              <w:iCs/>
              <w:color w:val="000000"/>
              <w:sz w:val="22"/>
              <w:szCs w:val="22"/>
            </w:rPr>
          </w:rPrChange>
        </w:rPr>
        <w:t xml:space="preserve">Second, we include DV </w:t>
      </w:r>
      <w:proofErr w:type="spellStart"/>
      <w:r w:rsidRPr="00FC690C">
        <w:rPr>
          <w:rFonts w:ascii="Arial" w:hAnsi="Arial" w:cs="Arial"/>
          <w:i/>
          <w:iCs/>
          <w:color w:val="000000"/>
          <w:sz w:val="22"/>
          <w:szCs w:val="22"/>
          <w:lang w:val="en-US"/>
          <w:rPrChange w:id="2353" w:author="Hussey, Ian (PSY)" w:date="2025-10-06T10:27:00Z" w16du:dateUtc="2025-10-06T08:27:00Z">
            <w:rPr>
              <w:rFonts w:ascii="Arial" w:hAnsi="Arial" w:cs="Arial"/>
              <w:i/>
              <w:iCs/>
              <w:color w:val="000000"/>
              <w:sz w:val="22"/>
              <w:szCs w:val="22"/>
            </w:rPr>
          </w:rPrChange>
        </w:rPr>
        <w:t>codings</w:t>
      </w:r>
      <w:proofErr w:type="spellEnd"/>
      <w:r w:rsidRPr="00FC690C">
        <w:rPr>
          <w:rFonts w:ascii="Arial" w:hAnsi="Arial" w:cs="Arial"/>
          <w:i/>
          <w:iCs/>
          <w:color w:val="000000"/>
          <w:sz w:val="22"/>
          <w:szCs w:val="22"/>
          <w:lang w:val="en-US"/>
          <w:rPrChange w:id="2354" w:author="Hussey, Ian (PSY)" w:date="2025-10-06T10:27:00Z" w16du:dateUtc="2025-10-06T08:27:00Z">
            <w:rPr>
              <w:rFonts w:ascii="Arial" w:hAnsi="Arial" w:cs="Arial"/>
              <w:i/>
              <w:iCs/>
              <w:color w:val="000000"/>
              <w:sz w:val="22"/>
              <w:szCs w:val="22"/>
            </w:rPr>
          </w:rPrChange>
        </w:rPr>
        <w:t xml:space="preserve"> for the behavioral measures. This is a binary coding for whether measures of behavior were used as DVs in the analyses or not. This enables the analyses to also examine the proportion of studies capable of explaining behavior, in line with the common definition of the definition of psychology that we discuss in the introduction. Because of the specificity of this RQ to measures of behavior, in addition to reasons of coding burden, these </w:t>
      </w:r>
      <w:proofErr w:type="spellStart"/>
      <w:r w:rsidRPr="00FC690C">
        <w:rPr>
          <w:rFonts w:ascii="Arial" w:hAnsi="Arial" w:cs="Arial"/>
          <w:i/>
          <w:iCs/>
          <w:color w:val="000000"/>
          <w:sz w:val="22"/>
          <w:szCs w:val="22"/>
          <w:lang w:val="en-US"/>
          <w:rPrChange w:id="2355" w:author="Hussey, Ian (PSY)" w:date="2025-10-06T10:27:00Z" w16du:dateUtc="2025-10-06T08:27:00Z">
            <w:rPr>
              <w:rFonts w:ascii="Arial" w:hAnsi="Arial" w:cs="Arial"/>
              <w:i/>
              <w:iCs/>
              <w:color w:val="000000"/>
              <w:sz w:val="22"/>
              <w:szCs w:val="22"/>
            </w:rPr>
          </w:rPrChange>
        </w:rPr>
        <w:t>codings</w:t>
      </w:r>
      <w:proofErr w:type="spellEnd"/>
      <w:r w:rsidRPr="00FC690C">
        <w:rPr>
          <w:rFonts w:ascii="Arial" w:hAnsi="Arial" w:cs="Arial"/>
          <w:i/>
          <w:iCs/>
          <w:color w:val="000000"/>
          <w:sz w:val="22"/>
          <w:szCs w:val="22"/>
          <w:lang w:val="en-US"/>
          <w:rPrChange w:id="2356" w:author="Hussey, Ian (PSY)" w:date="2025-10-06T10:27:00Z" w16du:dateUtc="2025-10-06T08:27:00Z">
            <w:rPr>
              <w:rFonts w:ascii="Arial" w:hAnsi="Arial" w:cs="Arial"/>
              <w:i/>
              <w:iCs/>
              <w:color w:val="000000"/>
              <w:sz w:val="22"/>
              <w:szCs w:val="22"/>
            </w:rPr>
          </w:rPrChange>
        </w:rPr>
        <w:t xml:space="preserve"> are done only for the behavioral measures.</w:t>
      </w:r>
    </w:p>
    <w:p w14:paraId="4A2A2BF3" w14:textId="77777777" w:rsidR="007359D7" w:rsidRPr="00FC690C" w:rsidRDefault="007359D7" w:rsidP="007359D7">
      <w:pPr>
        <w:rPr>
          <w:lang w:val="en-US"/>
          <w:rPrChange w:id="2357" w:author="Hussey, Ian (PSY)" w:date="2025-10-06T10:27:00Z" w16du:dateUtc="2025-10-06T08:27:00Z">
            <w:rPr/>
          </w:rPrChange>
        </w:rPr>
      </w:pPr>
    </w:p>
    <w:p w14:paraId="6E32C5BF" w14:textId="77777777" w:rsidR="007359D7" w:rsidRPr="00FC690C" w:rsidRDefault="007359D7" w:rsidP="007359D7">
      <w:pPr>
        <w:pStyle w:val="Heading2"/>
        <w:rPr>
          <w:lang w:val="en-US"/>
          <w:rPrChange w:id="2358" w:author="Hussey, Ian (PSY)" w:date="2025-10-06T10:27:00Z" w16du:dateUtc="2025-10-06T08:27:00Z">
            <w:rPr/>
          </w:rPrChange>
        </w:rPr>
      </w:pPr>
      <w:bookmarkStart w:id="2359" w:name="_Toc210640666"/>
      <w:r w:rsidRPr="00FC690C">
        <w:rPr>
          <w:lang w:val="en-US"/>
          <w:rPrChange w:id="2360" w:author="Hussey, Ian (PSY)" w:date="2025-10-06T10:27:00Z" w16du:dateUtc="2025-10-06T08:27:00Z">
            <w:rPr/>
          </w:rPrChange>
        </w:rPr>
        <w:t>Proposed column to add to codebook + codebook instructions</w:t>
      </w:r>
      <w:bookmarkEnd w:id="2359"/>
    </w:p>
    <w:p w14:paraId="106FEBAD" w14:textId="77777777" w:rsidR="000724D2" w:rsidRPr="00FC690C" w:rsidRDefault="000724D2" w:rsidP="000724D2">
      <w:pPr>
        <w:rPr>
          <w:lang w:val="en-US"/>
          <w:rPrChange w:id="2361" w:author="Hussey, Ian (PSY)" w:date="2025-10-06T10:27:00Z" w16du:dateUtc="2025-10-06T08:27:00Z">
            <w:rPr/>
          </w:rPrChange>
        </w:rPr>
      </w:pPr>
    </w:p>
    <w:p w14:paraId="30B113EE" w14:textId="3CC31164" w:rsidR="000724D2" w:rsidRPr="00FC690C" w:rsidRDefault="000724D2" w:rsidP="000724D2">
      <w:pPr>
        <w:rPr>
          <w:lang w:val="en-US"/>
          <w:rPrChange w:id="2362" w:author="Hussey, Ian (PSY)" w:date="2025-10-06T10:27:00Z" w16du:dateUtc="2025-10-06T08:27:00Z">
            <w:rPr/>
          </w:rPrChange>
        </w:rPr>
      </w:pPr>
      <w:r w:rsidRPr="00FC690C">
        <w:rPr>
          <w:lang w:val="en-US"/>
          <w:rPrChange w:id="2363" w:author="Hussey, Ian (PSY)" w:date="2025-10-06T10:27:00Z" w16du:dateUtc="2025-10-06T08:27:00Z">
            <w:rPr/>
          </w:rPrChange>
        </w:rPr>
        <w:t>Definition:</w:t>
      </w:r>
    </w:p>
    <w:p w14:paraId="14566143" w14:textId="23E47325" w:rsidR="000724D2" w:rsidRPr="00FC690C" w:rsidRDefault="000724D2" w:rsidP="000724D2">
      <w:pPr>
        <w:rPr>
          <w:lang w:val="en-US"/>
          <w:rPrChange w:id="2364" w:author="Hussey, Ian (PSY)" w:date="2025-10-06T10:27:00Z" w16du:dateUtc="2025-10-06T08:27:00Z">
            <w:rPr/>
          </w:rPrChange>
        </w:rPr>
      </w:pPr>
      <w:r w:rsidRPr="00FC690C">
        <w:rPr>
          <w:lang w:val="en-US"/>
          <w:rPrChange w:id="2365" w:author="Hussey, Ian (PSY)" w:date="2025-10-06T10:27:00Z" w16du:dateUtc="2025-10-06T08:27:00Z">
            <w:rPr/>
          </w:rPrChange>
        </w:rPr>
        <w:t>For each behavioral measure identified, coders must determine whether the measure was used as a dependent variable (DV) in the analyses</w:t>
      </w:r>
      <w:r w:rsidR="00431D06" w:rsidRPr="00FC690C">
        <w:rPr>
          <w:lang w:val="en-US"/>
          <w:rPrChange w:id="2366" w:author="Hussey, Ian (PSY)" w:date="2025-10-06T10:27:00Z" w16du:dateUtc="2025-10-06T08:27:00Z">
            <w:rPr/>
          </w:rPrChange>
        </w:rPr>
        <w:t xml:space="preserve"> (‘TRUE’), not (‘FALSE’), or ‘indeterminable’.</w:t>
      </w:r>
      <w:r w:rsidRPr="00FC690C">
        <w:rPr>
          <w:lang w:val="en-US"/>
          <w:rPrChange w:id="2367" w:author="Hussey, Ian (PSY)" w:date="2025-10-06T10:27:00Z" w16du:dateUtc="2025-10-06T08:27:00Z">
            <w:rPr/>
          </w:rPrChange>
        </w:rPr>
        <w:t xml:space="preserve"> A behavioral measure is considered a DV if the </w:t>
      </w:r>
      <w:r w:rsidR="00431D06" w:rsidRPr="00FC690C">
        <w:rPr>
          <w:lang w:val="en-US"/>
          <w:rPrChange w:id="2368" w:author="Hussey, Ian (PSY)" w:date="2025-10-06T10:27:00Z" w16du:dateUtc="2025-10-06T08:27:00Z">
            <w:rPr/>
          </w:rPrChange>
        </w:rPr>
        <w:t>article</w:t>
      </w:r>
      <w:r w:rsidRPr="00FC690C">
        <w:rPr>
          <w:lang w:val="en-US"/>
          <w:rPrChange w:id="2369" w:author="Hussey, Ian (PSY)" w:date="2025-10-06T10:27:00Z" w16du:dateUtc="2025-10-06T08:27:00Z">
            <w:rPr/>
          </w:rPrChange>
        </w:rPr>
        <w:t xml:space="preserve"> tested whether it could be explained, predicted, or affected by other variables.</w:t>
      </w:r>
    </w:p>
    <w:p w14:paraId="0D967E12" w14:textId="0FAC84B0" w:rsidR="000724D2" w:rsidRPr="00FC690C" w:rsidRDefault="000724D2" w:rsidP="000724D2">
      <w:pPr>
        <w:rPr>
          <w:lang w:val="en-US"/>
          <w:rPrChange w:id="2370" w:author="Hussey, Ian (PSY)" w:date="2025-10-06T10:27:00Z" w16du:dateUtc="2025-10-06T08:27:00Z">
            <w:rPr/>
          </w:rPrChange>
        </w:rPr>
      </w:pPr>
    </w:p>
    <w:p w14:paraId="6EB49371" w14:textId="77777777" w:rsidR="004702AA" w:rsidRPr="00FC690C" w:rsidRDefault="004702AA" w:rsidP="004702AA">
      <w:pPr>
        <w:rPr>
          <w:lang w:val="en-US"/>
          <w:rPrChange w:id="2371" w:author="Hussey, Ian (PSY)" w:date="2025-10-06T10:27:00Z" w16du:dateUtc="2025-10-06T08:27:00Z">
            <w:rPr/>
          </w:rPrChange>
        </w:rPr>
      </w:pPr>
      <w:r w:rsidRPr="00FC690C">
        <w:rPr>
          <w:lang w:val="en-US"/>
          <w:rPrChange w:id="2372" w:author="Hussey, Ian (PSY)" w:date="2025-10-06T10:27:00Z" w16du:dateUtc="2025-10-06T08:27:00Z">
            <w:rPr/>
          </w:rPrChange>
        </w:rPr>
        <w:t xml:space="preserve">Reminder: </w:t>
      </w:r>
      <w:r w:rsidRPr="00FC690C">
        <w:rPr>
          <w:u w:val="single"/>
          <w:lang w:val="en-US"/>
          <w:rPrChange w:id="2373" w:author="Hussey, Ian (PSY)" w:date="2025-10-06T10:27:00Z" w16du:dateUtc="2025-10-06T08:27:00Z">
            <w:rPr>
              <w:u w:val="single"/>
            </w:rPr>
          </w:rPrChange>
        </w:rPr>
        <w:t>only</w:t>
      </w:r>
      <w:r w:rsidRPr="00FC690C">
        <w:rPr>
          <w:lang w:val="en-US"/>
          <w:rPrChange w:id="2374" w:author="Hussey, Ian (PSY)" w:date="2025-10-06T10:27:00Z" w16du:dateUtc="2025-10-06T08:27:00Z">
            <w:rPr/>
          </w:rPrChange>
        </w:rPr>
        <w:t xml:space="preserve"> measures of </w:t>
      </w:r>
      <w:commentRangeStart w:id="2375"/>
      <w:r w:rsidRPr="00FC690C">
        <w:rPr>
          <w:highlight w:val="yellow"/>
          <w:lang w:val="en-US"/>
          <w:rPrChange w:id="2376" w:author="Hussey, Ian (PSY)" w:date="2025-10-06T10:27:00Z" w16du:dateUtc="2025-10-06T08:27:00Z">
            <w:rPr>
              <w:highlight w:val="yellow"/>
            </w:rPr>
          </w:rPrChange>
        </w:rPr>
        <w:t>behavior (what is measured)</w:t>
      </w:r>
      <w:r w:rsidRPr="00FC690C">
        <w:rPr>
          <w:lang w:val="en-US"/>
          <w:rPrChange w:id="2377" w:author="Hussey, Ian (PSY)" w:date="2025-10-06T10:27:00Z" w16du:dateUtc="2025-10-06T08:27:00Z">
            <w:rPr/>
          </w:rPrChange>
        </w:rPr>
        <w:t xml:space="preserve"> </w:t>
      </w:r>
      <w:commentRangeEnd w:id="2375"/>
      <w:r w:rsidRPr="00FC690C">
        <w:rPr>
          <w:rStyle w:val="CommentReference"/>
          <w:lang w:val="en-US"/>
          <w:rPrChange w:id="2378" w:author="Hussey, Ian (PSY)" w:date="2025-10-06T10:27:00Z" w16du:dateUtc="2025-10-06T08:27:00Z">
            <w:rPr>
              <w:rStyle w:val="CommentReference"/>
            </w:rPr>
          </w:rPrChange>
        </w:rPr>
        <w:commentReference w:id="2375"/>
      </w:r>
      <w:r w:rsidRPr="00FC690C">
        <w:rPr>
          <w:lang w:val="en-US"/>
          <w:rPrChange w:id="2379" w:author="Hussey, Ian (PSY)" w:date="2025-10-06T10:27:00Z" w16du:dateUtc="2025-10-06T08:27:00Z">
            <w:rPr/>
          </w:rPrChange>
        </w:rPr>
        <w:t>should be coded.</w:t>
      </w:r>
    </w:p>
    <w:p w14:paraId="62086991" w14:textId="77777777" w:rsidR="000724D2" w:rsidRPr="00FC690C" w:rsidRDefault="000724D2" w:rsidP="000724D2">
      <w:pPr>
        <w:rPr>
          <w:lang w:val="en-US"/>
          <w:rPrChange w:id="2380" w:author="Hussey, Ian (PSY)" w:date="2025-10-06T10:27:00Z" w16du:dateUtc="2025-10-06T08:27:00Z">
            <w:rPr/>
          </w:rPrChange>
        </w:rPr>
      </w:pPr>
    </w:p>
    <w:p w14:paraId="77C6CD98" w14:textId="77777777" w:rsidR="000724D2" w:rsidRPr="00FC690C" w:rsidRDefault="000724D2" w:rsidP="000724D2">
      <w:pPr>
        <w:rPr>
          <w:b/>
          <w:bCs/>
          <w:lang w:val="en-US"/>
          <w:rPrChange w:id="2381" w:author="Hussey, Ian (PSY)" w:date="2025-10-06T10:27:00Z" w16du:dateUtc="2025-10-06T08:27:00Z">
            <w:rPr>
              <w:b/>
              <w:bCs/>
            </w:rPr>
          </w:rPrChange>
        </w:rPr>
      </w:pPr>
      <w:r w:rsidRPr="00FC690C">
        <w:rPr>
          <w:b/>
          <w:bCs/>
          <w:lang w:val="en-US"/>
          <w:rPrChange w:id="2382" w:author="Hussey, Ian (PSY)" w:date="2025-10-06T10:27:00Z" w16du:dateUtc="2025-10-06T08:27:00Z">
            <w:rPr>
              <w:b/>
              <w:bCs/>
            </w:rPr>
          </w:rPrChange>
        </w:rPr>
        <w:t>Deciding factors</w:t>
      </w:r>
    </w:p>
    <w:p w14:paraId="20CA42F9" w14:textId="77777777" w:rsidR="000724D2" w:rsidRPr="00FC690C" w:rsidRDefault="000724D2" w:rsidP="000724D2">
      <w:pPr>
        <w:rPr>
          <w:lang w:val="en-US"/>
          <w:rPrChange w:id="2383" w:author="Hussey, Ian (PSY)" w:date="2025-10-06T10:27:00Z" w16du:dateUtc="2025-10-06T08:27:00Z">
            <w:rPr/>
          </w:rPrChange>
        </w:rPr>
      </w:pPr>
      <w:r w:rsidRPr="00FC690C">
        <w:rPr>
          <w:lang w:val="en-US"/>
          <w:rPrChange w:id="2384" w:author="Hussey, Ian (PSY)" w:date="2025-10-06T10:27:00Z" w16du:dateUtc="2025-10-06T08:27:00Z">
            <w:rPr/>
          </w:rPrChange>
        </w:rPr>
        <w:t>A behavioral measure counts as a DV if:</w:t>
      </w:r>
    </w:p>
    <w:p w14:paraId="0699F6A8" w14:textId="0BE890E4" w:rsidR="002919C2" w:rsidRPr="00FC690C" w:rsidRDefault="002919C2" w:rsidP="002919C2">
      <w:pPr>
        <w:pStyle w:val="ListParagraph"/>
        <w:numPr>
          <w:ilvl w:val="0"/>
          <w:numId w:val="33"/>
        </w:numPr>
        <w:rPr>
          <w:lang w:val="en-US"/>
          <w:rPrChange w:id="2385" w:author="Hussey, Ian (PSY)" w:date="2025-10-06T10:27:00Z" w16du:dateUtc="2025-10-06T08:27:00Z">
            <w:rPr/>
          </w:rPrChange>
        </w:rPr>
      </w:pPr>
      <w:r w:rsidRPr="00FC690C">
        <w:rPr>
          <w:lang w:val="en-US"/>
          <w:rPrChange w:id="2386" w:author="Hussey, Ian (PSY)" w:date="2025-10-06T10:27:00Z" w16du:dateUtc="2025-10-06T08:27:00Z">
            <w:rPr/>
          </w:rPrChange>
        </w:rPr>
        <w:t xml:space="preserve">If is the thing to be explained: Analyses assess whether it is influenced, predicted, or explained by other variables. </w:t>
      </w:r>
    </w:p>
    <w:p w14:paraId="7AC02DF5" w14:textId="26F4A86C" w:rsidR="004702AA" w:rsidRPr="00FC690C" w:rsidRDefault="000724D2" w:rsidP="000724D2">
      <w:pPr>
        <w:pStyle w:val="ListParagraph"/>
        <w:numPr>
          <w:ilvl w:val="0"/>
          <w:numId w:val="33"/>
        </w:numPr>
        <w:rPr>
          <w:lang w:val="en-US"/>
          <w:rPrChange w:id="2387" w:author="Hussey, Ian (PSY)" w:date="2025-10-06T10:27:00Z" w16du:dateUtc="2025-10-06T08:27:00Z">
            <w:rPr/>
          </w:rPrChange>
        </w:rPr>
      </w:pPr>
      <w:r w:rsidRPr="00FC690C">
        <w:rPr>
          <w:lang w:val="en-US"/>
          <w:rPrChange w:id="2388" w:author="Hussey, Ian (PSY)" w:date="2025-10-06T10:27:00Z" w16du:dateUtc="2025-10-06T08:27:00Z">
            <w:rPr/>
          </w:rPrChange>
        </w:rPr>
        <w:t>It is the outcome variable</w:t>
      </w:r>
      <w:r w:rsidR="004702AA" w:rsidRPr="00FC690C">
        <w:rPr>
          <w:lang w:val="en-US"/>
          <w:rPrChange w:id="2389" w:author="Hussey, Ian (PSY)" w:date="2025-10-06T10:27:00Z" w16du:dateUtc="2025-10-06T08:27:00Z">
            <w:rPr/>
          </w:rPrChange>
        </w:rPr>
        <w:t xml:space="preserve"> (DV, predicted variable)</w:t>
      </w:r>
      <w:r w:rsidRPr="00FC690C">
        <w:rPr>
          <w:lang w:val="en-US"/>
          <w:rPrChange w:id="2390" w:author="Hussey, Ian (PSY)" w:date="2025-10-06T10:27:00Z" w16du:dateUtc="2025-10-06T08:27:00Z">
            <w:rPr/>
          </w:rPrChange>
        </w:rPr>
        <w:t xml:space="preserve"> in a regression, ANOVA/ANCOVA, multilevel model, structural equation model, or other inferential test.</w:t>
      </w:r>
    </w:p>
    <w:p w14:paraId="7640CABA" w14:textId="71F73392" w:rsidR="004702AA" w:rsidRPr="00FC690C" w:rsidRDefault="000724D2" w:rsidP="000724D2">
      <w:pPr>
        <w:pStyle w:val="ListParagraph"/>
        <w:numPr>
          <w:ilvl w:val="0"/>
          <w:numId w:val="33"/>
        </w:numPr>
        <w:rPr>
          <w:lang w:val="en-US"/>
          <w:rPrChange w:id="2391" w:author="Hussey, Ian (PSY)" w:date="2025-10-06T10:27:00Z" w16du:dateUtc="2025-10-06T08:27:00Z">
            <w:rPr/>
          </w:rPrChange>
        </w:rPr>
      </w:pPr>
      <w:r w:rsidRPr="00FC690C">
        <w:rPr>
          <w:lang w:val="en-US"/>
          <w:rPrChange w:id="2392" w:author="Hussey, Ian (PSY)" w:date="2025-10-06T10:27:00Z" w16du:dateUtc="2025-10-06T08:27:00Z">
            <w:rPr/>
          </w:rPrChange>
        </w:rPr>
        <w:t>It is the variable whose variance is being explained (e.g., "Does condition X affect number of aggressive acts</w:t>
      </w:r>
      <w:r w:rsidR="004702AA" w:rsidRPr="00FC690C">
        <w:rPr>
          <w:lang w:val="en-US"/>
          <w:rPrChange w:id="2393" w:author="Hussey, Ian (PSY)" w:date="2025-10-06T10:27:00Z" w16du:dateUtc="2025-10-06T08:27:00Z">
            <w:rPr/>
          </w:rPrChange>
        </w:rPr>
        <w:t xml:space="preserve"> [behavior]</w:t>
      </w:r>
      <w:r w:rsidRPr="00FC690C">
        <w:rPr>
          <w:lang w:val="en-US"/>
          <w:rPrChange w:id="2394" w:author="Hussey, Ian (PSY)" w:date="2025-10-06T10:27:00Z" w16du:dateUtc="2025-10-06T08:27:00Z">
            <w:rPr/>
          </w:rPrChange>
        </w:rPr>
        <w:t>?", "Do personality traits predict time spent on task?").</w:t>
      </w:r>
    </w:p>
    <w:p w14:paraId="293EA5ED" w14:textId="77777777" w:rsidR="004702AA" w:rsidRPr="00FC690C" w:rsidRDefault="004702AA" w:rsidP="004702AA">
      <w:pPr>
        <w:rPr>
          <w:lang w:val="en-US"/>
          <w:rPrChange w:id="2395" w:author="Hussey, Ian (PSY)" w:date="2025-10-06T10:27:00Z" w16du:dateUtc="2025-10-06T08:27:00Z">
            <w:rPr/>
          </w:rPrChange>
        </w:rPr>
      </w:pPr>
    </w:p>
    <w:p w14:paraId="6BA522A2" w14:textId="186D03FC" w:rsidR="004702AA" w:rsidRPr="00FC690C" w:rsidRDefault="000724D2" w:rsidP="004702AA">
      <w:pPr>
        <w:rPr>
          <w:lang w:val="en-US"/>
          <w:rPrChange w:id="2396" w:author="Hussey, Ian (PSY)" w:date="2025-10-06T10:27:00Z" w16du:dateUtc="2025-10-06T08:27:00Z">
            <w:rPr/>
          </w:rPrChange>
        </w:rPr>
      </w:pPr>
      <w:r w:rsidRPr="00FC690C">
        <w:rPr>
          <w:lang w:val="en-US"/>
          <w:rPrChange w:id="2397" w:author="Hussey, Ian (PSY)" w:date="2025-10-06T10:27:00Z" w16du:dateUtc="2025-10-06T08:27:00Z">
            <w:rPr/>
          </w:rPrChange>
        </w:rPr>
        <w:t>A behavioral measure does not count as a DV if:</w:t>
      </w:r>
    </w:p>
    <w:p w14:paraId="6D468124" w14:textId="7CD331C4" w:rsidR="002919C2" w:rsidRPr="00FC690C" w:rsidRDefault="002919C2" w:rsidP="000724D2">
      <w:pPr>
        <w:pStyle w:val="ListParagraph"/>
        <w:numPr>
          <w:ilvl w:val="0"/>
          <w:numId w:val="33"/>
        </w:numPr>
        <w:rPr>
          <w:lang w:val="en-US"/>
          <w:rPrChange w:id="2398" w:author="Hussey, Ian (PSY)" w:date="2025-10-06T10:27:00Z" w16du:dateUtc="2025-10-06T08:27:00Z">
            <w:rPr/>
          </w:rPrChange>
        </w:rPr>
      </w:pPr>
      <w:r w:rsidRPr="00FC690C">
        <w:rPr>
          <w:lang w:val="en-US"/>
          <w:rPrChange w:id="2399" w:author="Hussey, Ian (PSY)" w:date="2025-10-06T10:27:00Z" w16du:dateUtc="2025-10-06T08:27:00Z">
            <w:rPr/>
          </w:rPrChange>
        </w:rPr>
        <w:t xml:space="preserve">If it the thing that explains: Analyses assess whether it </w:t>
      </w:r>
      <w:proofErr w:type="spellStart"/>
      <w:r w:rsidRPr="00FC690C">
        <w:rPr>
          <w:lang w:val="en-US"/>
          <w:rPrChange w:id="2400" w:author="Hussey, Ian (PSY)" w:date="2025-10-06T10:27:00Z" w16du:dateUtc="2025-10-06T08:27:00Z">
            <w:rPr/>
          </w:rPrChange>
        </w:rPr>
        <w:t>influnces</w:t>
      </w:r>
      <w:proofErr w:type="spellEnd"/>
      <w:r w:rsidRPr="00FC690C">
        <w:rPr>
          <w:lang w:val="en-US"/>
          <w:rPrChange w:id="2401" w:author="Hussey, Ian (PSY)" w:date="2025-10-06T10:27:00Z" w16du:dateUtc="2025-10-06T08:27:00Z">
            <w:rPr/>
          </w:rPrChange>
        </w:rPr>
        <w:t>, predicts, or explains other variables.</w:t>
      </w:r>
    </w:p>
    <w:p w14:paraId="05CE39D6" w14:textId="621FBDE5" w:rsidR="004702AA" w:rsidRPr="00FC690C" w:rsidRDefault="000724D2" w:rsidP="000724D2">
      <w:pPr>
        <w:pStyle w:val="ListParagraph"/>
        <w:numPr>
          <w:ilvl w:val="0"/>
          <w:numId w:val="33"/>
        </w:numPr>
        <w:rPr>
          <w:lang w:val="en-US"/>
          <w:rPrChange w:id="2402" w:author="Hussey, Ian (PSY)" w:date="2025-10-06T10:27:00Z" w16du:dateUtc="2025-10-06T08:27:00Z">
            <w:rPr/>
          </w:rPrChange>
        </w:rPr>
      </w:pPr>
      <w:r w:rsidRPr="00FC690C">
        <w:rPr>
          <w:lang w:val="en-US"/>
          <w:rPrChange w:id="2403" w:author="Hussey, Ian (PSY)" w:date="2025-10-06T10:27:00Z" w16du:dateUtc="2025-10-06T08:27:00Z">
            <w:rPr/>
          </w:rPrChange>
        </w:rPr>
        <w:t>It only appears as</w:t>
      </w:r>
      <w:r w:rsidR="002919C2" w:rsidRPr="00FC690C">
        <w:rPr>
          <w:lang w:val="en-US"/>
          <w:rPrChange w:id="2404" w:author="Hussey, Ian (PSY)" w:date="2025-10-06T10:27:00Z" w16du:dateUtc="2025-10-06T08:27:00Z">
            <w:rPr/>
          </w:rPrChange>
        </w:rPr>
        <w:t xml:space="preserve"> an Independent Variable (IV),</w:t>
      </w:r>
      <w:r w:rsidRPr="00FC690C">
        <w:rPr>
          <w:lang w:val="en-US"/>
          <w:rPrChange w:id="2405" w:author="Hussey, Ian (PSY)" w:date="2025-10-06T10:27:00Z" w16du:dateUtc="2025-10-06T08:27:00Z">
            <w:rPr/>
          </w:rPrChange>
        </w:rPr>
        <w:t xml:space="preserve"> predictor</w:t>
      </w:r>
      <w:r w:rsidR="002919C2" w:rsidRPr="00FC690C">
        <w:rPr>
          <w:lang w:val="en-US"/>
          <w:rPrChange w:id="2406" w:author="Hussey, Ian (PSY)" w:date="2025-10-06T10:27:00Z" w16du:dateUtc="2025-10-06T08:27:00Z">
            <w:rPr/>
          </w:rPrChange>
        </w:rPr>
        <w:t>, etc</w:t>
      </w:r>
      <w:r w:rsidRPr="00FC690C">
        <w:rPr>
          <w:lang w:val="en-US"/>
          <w:rPrChange w:id="2407" w:author="Hussey, Ian (PSY)" w:date="2025-10-06T10:27:00Z" w16du:dateUtc="2025-10-06T08:27:00Z">
            <w:rPr/>
          </w:rPrChange>
        </w:rPr>
        <w:t>.</w:t>
      </w:r>
    </w:p>
    <w:p w14:paraId="2C994D33" w14:textId="77777777" w:rsidR="004702AA" w:rsidRPr="00FC690C" w:rsidRDefault="000724D2" w:rsidP="000724D2">
      <w:pPr>
        <w:pStyle w:val="ListParagraph"/>
        <w:numPr>
          <w:ilvl w:val="0"/>
          <w:numId w:val="33"/>
        </w:numPr>
        <w:rPr>
          <w:lang w:val="en-US"/>
          <w:rPrChange w:id="2408" w:author="Hussey, Ian (PSY)" w:date="2025-10-06T10:27:00Z" w16du:dateUtc="2025-10-06T08:27:00Z">
            <w:rPr/>
          </w:rPrChange>
        </w:rPr>
      </w:pPr>
      <w:r w:rsidRPr="00FC690C">
        <w:rPr>
          <w:lang w:val="en-US"/>
          <w:rPrChange w:id="2409" w:author="Hussey, Ian (PSY)" w:date="2025-10-06T10:27:00Z" w16du:dateUtc="2025-10-06T08:27:00Z">
            <w:rPr/>
          </w:rPrChange>
        </w:rPr>
        <w:lastRenderedPageBreak/>
        <w:t>It only appears in correlations (simple Pearson/Spearman/etc. bivariate associations without a directional outcome).</w:t>
      </w:r>
    </w:p>
    <w:p w14:paraId="0BFF288E" w14:textId="77777777" w:rsidR="004702AA" w:rsidRPr="00FC690C" w:rsidRDefault="000724D2" w:rsidP="000724D2">
      <w:pPr>
        <w:pStyle w:val="ListParagraph"/>
        <w:numPr>
          <w:ilvl w:val="0"/>
          <w:numId w:val="33"/>
        </w:numPr>
        <w:rPr>
          <w:lang w:val="en-US"/>
          <w:rPrChange w:id="2410" w:author="Hussey, Ian (PSY)" w:date="2025-10-06T10:27:00Z" w16du:dateUtc="2025-10-06T08:27:00Z">
            <w:rPr/>
          </w:rPrChange>
        </w:rPr>
      </w:pPr>
      <w:r w:rsidRPr="00FC690C">
        <w:rPr>
          <w:lang w:val="en-US"/>
          <w:rPrChange w:id="2411" w:author="Hussey, Ian (PSY)" w:date="2025-10-06T10:27:00Z" w16du:dateUtc="2025-10-06T08:27:00Z">
            <w:rPr/>
          </w:rPrChange>
        </w:rPr>
        <w:t>It only appears in descriptive statistics.</w:t>
      </w:r>
    </w:p>
    <w:p w14:paraId="627E6B7D" w14:textId="6A6A5300" w:rsidR="000724D2" w:rsidRPr="00FC690C" w:rsidRDefault="000724D2" w:rsidP="000724D2">
      <w:pPr>
        <w:pStyle w:val="ListParagraph"/>
        <w:numPr>
          <w:ilvl w:val="0"/>
          <w:numId w:val="33"/>
        </w:numPr>
        <w:rPr>
          <w:lang w:val="en-US"/>
          <w:rPrChange w:id="2412" w:author="Hussey, Ian (PSY)" w:date="2025-10-06T10:27:00Z" w16du:dateUtc="2025-10-06T08:27:00Z">
            <w:rPr/>
          </w:rPrChange>
        </w:rPr>
      </w:pPr>
      <w:r w:rsidRPr="00FC690C">
        <w:rPr>
          <w:lang w:val="en-US"/>
          <w:rPrChange w:id="2413" w:author="Hussey, Ian (PSY)" w:date="2025-10-06T10:27:00Z" w16du:dateUtc="2025-10-06T08:27:00Z">
            <w:rPr/>
          </w:rPrChange>
        </w:rPr>
        <w:t>It only serves as a manipulation check or control variable.</w:t>
      </w:r>
    </w:p>
    <w:p w14:paraId="4E346B3A" w14:textId="77777777" w:rsidR="007057F7" w:rsidRPr="00FC690C" w:rsidRDefault="007057F7" w:rsidP="000724D2">
      <w:pPr>
        <w:rPr>
          <w:lang w:val="en-US"/>
          <w:rPrChange w:id="2414" w:author="Hussey, Ian (PSY)" w:date="2025-10-06T10:27:00Z" w16du:dateUtc="2025-10-06T08:27:00Z">
            <w:rPr/>
          </w:rPrChange>
        </w:rPr>
      </w:pPr>
    </w:p>
    <w:p w14:paraId="157A6C3D" w14:textId="77777777" w:rsidR="007057F7" w:rsidRPr="00FC690C" w:rsidRDefault="000724D2" w:rsidP="000724D2">
      <w:pPr>
        <w:rPr>
          <w:b/>
          <w:bCs/>
          <w:lang w:val="en-US"/>
          <w:rPrChange w:id="2415" w:author="Hussey, Ian (PSY)" w:date="2025-10-06T10:27:00Z" w16du:dateUtc="2025-10-06T08:27:00Z">
            <w:rPr>
              <w:b/>
              <w:bCs/>
            </w:rPr>
          </w:rPrChange>
        </w:rPr>
      </w:pPr>
      <w:r w:rsidRPr="00FC690C">
        <w:rPr>
          <w:b/>
          <w:bCs/>
          <w:lang w:val="en-US"/>
          <w:rPrChange w:id="2416" w:author="Hussey, Ian (PSY)" w:date="2025-10-06T10:27:00Z" w16du:dateUtc="2025-10-06T08:27:00Z">
            <w:rPr>
              <w:b/>
              <w:bCs/>
            </w:rPr>
          </w:rPrChange>
        </w:rPr>
        <w:t xml:space="preserve">Examples </w:t>
      </w:r>
    </w:p>
    <w:p w14:paraId="24E8CD2F" w14:textId="6BE494EF" w:rsidR="000724D2" w:rsidRPr="00FC690C" w:rsidRDefault="007057F7" w:rsidP="000724D2">
      <w:pPr>
        <w:rPr>
          <w:lang w:val="en-US"/>
          <w:rPrChange w:id="2417" w:author="Hussey, Ian (PSY)" w:date="2025-10-06T10:27:00Z" w16du:dateUtc="2025-10-06T08:27:00Z">
            <w:rPr/>
          </w:rPrChange>
        </w:rPr>
      </w:pPr>
      <w:r w:rsidRPr="00FC690C">
        <w:rPr>
          <w:lang w:val="en-US"/>
          <w:rPrChange w:id="2418" w:author="Hussey, Ian (PSY)" w:date="2025-10-06T10:27:00Z" w16du:dateUtc="2025-10-06T08:27:00Z">
            <w:rPr/>
          </w:rPrChange>
        </w:rPr>
        <w:t>C</w:t>
      </w:r>
      <w:r w:rsidR="000724D2" w:rsidRPr="00FC690C">
        <w:rPr>
          <w:lang w:val="en-US"/>
          <w:rPrChange w:id="2419" w:author="Hussey, Ian (PSY)" w:date="2025-10-06T10:27:00Z" w16du:dateUtc="2025-10-06T08:27:00Z">
            <w:rPr/>
          </w:rPrChange>
        </w:rPr>
        <w:t>oded TRUE</w:t>
      </w:r>
    </w:p>
    <w:p w14:paraId="4EF69FB4" w14:textId="4ED201A1" w:rsidR="002919C2" w:rsidRPr="00FC690C" w:rsidRDefault="000724D2" w:rsidP="000724D2">
      <w:pPr>
        <w:pStyle w:val="ListParagraph"/>
        <w:numPr>
          <w:ilvl w:val="0"/>
          <w:numId w:val="33"/>
        </w:numPr>
        <w:rPr>
          <w:lang w:val="en-US"/>
          <w:rPrChange w:id="2420" w:author="Hussey, Ian (PSY)" w:date="2025-10-06T10:27:00Z" w16du:dateUtc="2025-10-06T08:27:00Z">
            <w:rPr/>
          </w:rPrChange>
        </w:rPr>
      </w:pPr>
      <w:r w:rsidRPr="00FC690C">
        <w:rPr>
          <w:lang w:val="en-US"/>
          <w:rPrChange w:id="2421" w:author="Hussey, Ian (PSY)" w:date="2025-10-06T10:27:00Z" w16du:dateUtc="2025-10-06T08:27:00Z">
            <w:rPr/>
          </w:rPrChange>
        </w:rPr>
        <w:t xml:space="preserve">ANOVA comparing </w:t>
      </w:r>
      <w:r w:rsidR="00FB4232" w:rsidRPr="00FC690C">
        <w:rPr>
          <w:lang w:val="en-US"/>
          <w:rPrChange w:id="2422" w:author="Hussey, Ian (PSY)" w:date="2025-10-06T10:27:00Z" w16du:dateUtc="2025-10-06T08:27:00Z">
            <w:rPr/>
          </w:rPrChange>
        </w:rPr>
        <w:t xml:space="preserve">differences in means </w:t>
      </w:r>
      <w:r w:rsidRPr="00FC690C">
        <w:rPr>
          <w:lang w:val="en-US"/>
          <w:rPrChange w:id="2423" w:author="Hussey, Ian (PSY)" w:date="2025-10-06T10:27:00Z" w16du:dateUtc="2025-10-06T08:27:00Z">
            <w:rPr/>
          </w:rPrChange>
        </w:rPr>
        <w:t xml:space="preserve">number of cigarettes smoked </w:t>
      </w:r>
      <w:r w:rsidR="00FB4232" w:rsidRPr="00FC690C">
        <w:rPr>
          <w:lang w:val="en-US"/>
          <w:rPrChange w:id="2424" w:author="Hussey, Ian (PSY)" w:date="2025-10-06T10:27:00Z" w16du:dateUtc="2025-10-06T08:27:00Z">
            <w:rPr/>
          </w:rPrChange>
        </w:rPr>
        <w:t>between groups</w:t>
      </w:r>
      <w:r w:rsidRPr="00FC690C">
        <w:rPr>
          <w:lang w:val="en-US"/>
          <w:rPrChange w:id="2425" w:author="Hussey, Ian (PSY)" w:date="2025-10-06T10:27:00Z" w16du:dateUtc="2025-10-06T08:27:00Z">
            <w:rPr/>
          </w:rPrChange>
        </w:rPr>
        <w:t>.</w:t>
      </w:r>
    </w:p>
    <w:p w14:paraId="6400D654" w14:textId="77777777" w:rsidR="002919C2" w:rsidRPr="00FC690C" w:rsidRDefault="000724D2" w:rsidP="000724D2">
      <w:pPr>
        <w:pStyle w:val="ListParagraph"/>
        <w:numPr>
          <w:ilvl w:val="0"/>
          <w:numId w:val="33"/>
        </w:numPr>
        <w:rPr>
          <w:lang w:val="en-US"/>
          <w:rPrChange w:id="2426" w:author="Hussey, Ian (PSY)" w:date="2025-10-06T10:27:00Z" w16du:dateUtc="2025-10-06T08:27:00Z">
            <w:rPr/>
          </w:rPrChange>
        </w:rPr>
      </w:pPr>
      <w:r w:rsidRPr="00FC690C">
        <w:rPr>
          <w:lang w:val="en-US"/>
          <w:rPrChange w:id="2427" w:author="Hussey, Ian (PSY)" w:date="2025-10-06T10:27:00Z" w16du:dateUtc="2025-10-06T08:27:00Z">
            <w:rPr/>
          </w:rPrChange>
        </w:rPr>
        <w:t>Regression predicting time spent helping from empathy scores.</w:t>
      </w:r>
    </w:p>
    <w:p w14:paraId="02DBC341" w14:textId="7F39A68A" w:rsidR="002919C2" w:rsidRPr="00FC690C" w:rsidRDefault="000724D2" w:rsidP="000724D2">
      <w:pPr>
        <w:pStyle w:val="ListParagraph"/>
        <w:numPr>
          <w:ilvl w:val="0"/>
          <w:numId w:val="33"/>
        </w:numPr>
        <w:rPr>
          <w:lang w:val="en-US"/>
          <w:rPrChange w:id="2428" w:author="Hussey, Ian (PSY)" w:date="2025-10-06T10:27:00Z" w16du:dateUtc="2025-10-06T08:27:00Z">
            <w:rPr/>
          </w:rPrChange>
        </w:rPr>
      </w:pPr>
      <w:r w:rsidRPr="00FC690C">
        <w:rPr>
          <w:lang w:val="en-US"/>
          <w:rPrChange w:id="2429" w:author="Hussey, Ian (PSY)" w:date="2025-10-06T10:27:00Z" w16du:dateUtc="2025-10-06T08:27:00Z">
            <w:rPr/>
          </w:rPrChange>
        </w:rPr>
        <w:t>M</w:t>
      </w:r>
      <w:r w:rsidR="002919C2" w:rsidRPr="00FC690C">
        <w:rPr>
          <w:lang w:val="en-US"/>
          <w:rPrChange w:id="2430" w:author="Hussey, Ian (PSY)" w:date="2025-10-06T10:27:00Z" w16du:dateUtc="2025-10-06T08:27:00Z">
            <w:rPr/>
          </w:rPrChange>
        </w:rPr>
        <w:t xml:space="preserve">ulti-Level </w:t>
      </w:r>
      <w:r w:rsidRPr="00FC690C">
        <w:rPr>
          <w:lang w:val="en-US"/>
          <w:rPrChange w:id="2431" w:author="Hussey, Ian (PSY)" w:date="2025-10-06T10:27:00Z" w16du:dateUtc="2025-10-06T08:27:00Z">
            <w:rPr/>
          </w:rPrChange>
        </w:rPr>
        <w:t>M</w:t>
      </w:r>
      <w:r w:rsidR="002919C2" w:rsidRPr="00FC690C">
        <w:rPr>
          <w:lang w:val="en-US"/>
          <w:rPrChange w:id="2432" w:author="Hussey, Ian (PSY)" w:date="2025-10-06T10:27:00Z" w16du:dateUtc="2025-10-06T08:27:00Z">
            <w:rPr/>
          </w:rPrChange>
        </w:rPr>
        <w:t>odels</w:t>
      </w:r>
      <w:r w:rsidRPr="00FC690C">
        <w:rPr>
          <w:lang w:val="en-US"/>
          <w:rPrChange w:id="2433" w:author="Hussey, Ian (PSY)" w:date="2025-10-06T10:27:00Z" w16du:dateUtc="2025-10-06T08:27:00Z">
            <w:rPr/>
          </w:rPrChange>
        </w:rPr>
        <w:t xml:space="preserve"> predicting logged app-openings from experimental condition.</w:t>
      </w:r>
    </w:p>
    <w:p w14:paraId="27375842" w14:textId="77777777" w:rsidR="007A13F2" w:rsidRPr="00FC690C" w:rsidRDefault="000724D2" w:rsidP="000724D2">
      <w:pPr>
        <w:pStyle w:val="ListParagraph"/>
        <w:numPr>
          <w:ilvl w:val="0"/>
          <w:numId w:val="33"/>
        </w:numPr>
        <w:rPr>
          <w:lang w:val="en-US"/>
          <w:rPrChange w:id="2434" w:author="Hussey, Ian (PSY)" w:date="2025-10-06T10:27:00Z" w16du:dateUtc="2025-10-06T08:27:00Z">
            <w:rPr/>
          </w:rPrChange>
        </w:rPr>
      </w:pPr>
      <w:r w:rsidRPr="00FC690C">
        <w:rPr>
          <w:lang w:val="en-US"/>
          <w:rPrChange w:id="2435" w:author="Hussey, Ian (PSY)" w:date="2025-10-06T10:27:00Z" w16du:dateUtc="2025-10-06T08:27:00Z">
            <w:rPr/>
          </w:rPrChange>
        </w:rPr>
        <w:t>SEM model where frequency of aggressive behaviors is an endogenous outcome.</w:t>
      </w:r>
    </w:p>
    <w:p w14:paraId="7459A7DB" w14:textId="1096CFB2" w:rsidR="000724D2" w:rsidRPr="00FC690C" w:rsidRDefault="000724D2" w:rsidP="000724D2">
      <w:pPr>
        <w:pStyle w:val="ListParagraph"/>
        <w:numPr>
          <w:ilvl w:val="0"/>
          <w:numId w:val="33"/>
        </w:numPr>
        <w:rPr>
          <w:lang w:val="en-US"/>
          <w:rPrChange w:id="2436" w:author="Hussey, Ian (PSY)" w:date="2025-10-06T10:27:00Z" w16du:dateUtc="2025-10-06T08:27:00Z">
            <w:rPr/>
          </w:rPrChange>
        </w:rPr>
      </w:pPr>
      <w:r w:rsidRPr="00FC690C">
        <w:rPr>
          <w:lang w:val="en-US"/>
          <w:rPrChange w:id="2437" w:author="Hussey, Ian (PSY)" w:date="2025-10-06T10:27:00Z" w16du:dateUtc="2025-10-06T08:27:00Z">
            <w:rPr/>
          </w:rPrChange>
        </w:rPr>
        <w:t xml:space="preserve">Logistic regression predicting whether participants completed a </w:t>
      </w:r>
      <w:r w:rsidR="007A13F2" w:rsidRPr="00FC690C">
        <w:rPr>
          <w:lang w:val="en-US"/>
          <w:rPrChange w:id="2438" w:author="Hussey, Ian (PSY)" w:date="2025-10-06T10:27:00Z" w16du:dateUtc="2025-10-06T08:27:00Z">
            <w:rPr/>
          </w:rPrChange>
        </w:rPr>
        <w:t xml:space="preserve">physical </w:t>
      </w:r>
      <w:r w:rsidRPr="00FC690C">
        <w:rPr>
          <w:lang w:val="en-US"/>
          <w:rPrChange w:id="2439" w:author="Hussey, Ian (PSY)" w:date="2025-10-06T10:27:00Z" w16du:dateUtc="2025-10-06T08:27:00Z">
            <w:rPr/>
          </w:rPrChange>
        </w:rPr>
        <w:t xml:space="preserve">task (0/1) from demographic </w:t>
      </w:r>
      <w:r w:rsidR="007A13F2" w:rsidRPr="00FC690C">
        <w:rPr>
          <w:lang w:val="en-US"/>
          <w:rPrChange w:id="2440" w:author="Hussey, Ian (PSY)" w:date="2025-10-06T10:27:00Z" w16du:dateUtc="2025-10-06T08:27:00Z">
            <w:rPr/>
          </w:rPrChange>
        </w:rPr>
        <w:t xml:space="preserve">and psychological </w:t>
      </w:r>
      <w:r w:rsidRPr="00FC690C">
        <w:rPr>
          <w:lang w:val="en-US"/>
          <w:rPrChange w:id="2441" w:author="Hussey, Ian (PSY)" w:date="2025-10-06T10:27:00Z" w16du:dateUtc="2025-10-06T08:27:00Z">
            <w:rPr/>
          </w:rPrChange>
        </w:rPr>
        <w:t>predictors.</w:t>
      </w:r>
    </w:p>
    <w:p w14:paraId="394B8AFA" w14:textId="3C08A04F" w:rsidR="008113C7" w:rsidRPr="00FC690C" w:rsidRDefault="008113C7" w:rsidP="008113C7">
      <w:pPr>
        <w:pStyle w:val="ListParagraph"/>
        <w:numPr>
          <w:ilvl w:val="0"/>
          <w:numId w:val="33"/>
        </w:numPr>
        <w:rPr>
          <w:lang w:val="en-US"/>
          <w:rPrChange w:id="2442" w:author="Hussey, Ian (PSY)" w:date="2025-10-06T10:27:00Z" w16du:dateUtc="2025-10-06T08:27:00Z">
            <w:rPr/>
          </w:rPrChange>
        </w:rPr>
      </w:pPr>
      <w:r w:rsidRPr="00FC690C">
        <w:rPr>
          <w:lang w:val="en-US"/>
          <w:rPrChange w:id="2443" w:author="Hussey, Ian (PSY)" w:date="2025-10-06T10:27:00Z" w16du:dateUtc="2025-10-06T08:27:00Z">
            <w:rPr/>
          </w:rPrChange>
        </w:rPr>
        <w:t>Mediation/moderation models where behavioral variable is the outcome (variable Y in mediation).</w:t>
      </w:r>
    </w:p>
    <w:p w14:paraId="2E896383" w14:textId="77777777" w:rsidR="000724D2" w:rsidRPr="00FC690C" w:rsidRDefault="000724D2" w:rsidP="000724D2">
      <w:pPr>
        <w:rPr>
          <w:lang w:val="en-US"/>
          <w:rPrChange w:id="2444" w:author="Hussey, Ian (PSY)" w:date="2025-10-06T10:27:00Z" w16du:dateUtc="2025-10-06T08:27:00Z">
            <w:rPr/>
          </w:rPrChange>
        </w:rPr>
      </w:pPr>
    </w:p>
    <w:p w14:paraId="67BB6218" w14:textId="37EDA5A4" w:rsidR="000724D2" w:rsidRPr="00FC690C" w:rsidRDefault="007057F7" w:rsidP="000724D2">
      <w:pPr>
        <w:rPr>
          <w:lang w:val="en-US"/>
          <w:rPrChange w:id="2445" w:author="Hussey, Ian (PSY)" w:date="2025-10-06T10:27:00Z" w16du:dateUtc="2025-10-06T08:27:00Z">
            <w:rPr/>
          </w:rPrChange>
        </w:rPr>
      </w:pPr>
      <w:r w:rsidRPr="00FC690C">
        <w:rPr>
          <w:lang w:val="en-US"/>
          <w:rPrChange w:id="2446" w:author="Hussey, Ian (PSY)" w:date="2025-10-06T10:27:00Z" w16du:dateUtc="2025-10-06T08:27:00Z">
            <w:rPr/>
          </w:rPrChange>
        </w:rPr>
        <w:t>C</w:t>
      </w:r>
      <w:r w:rsidR="000724D2" w:rsidRPr="00FC690C">
        <w:rPr>
          <w:lang w:val="en-US"/>
          <w:rPrChange w:id="2447" w:author="Hussey, Ian (PSY)" w:date="2025-10-06T10:27:00Z" w16du:dateUtc="2025-10-06T08:27:00Z">
            <w:rPr/>
          </w:rPrChange>
        </w:rPr>
        <w:t>oded FALSE</w:t>
      </w:r>
    </w:p>
    <w:p w14:paraId="3C360219" w14:textId="77777777" w:rsidR="007057F7" w:rsidRPr="00FC690C" w:rsidRDefault="000724D2" w:rsidP="000724D2">
      <w:pPr>
        <w:pStyle w:val="ListParagraph"/>
        <w:numPr>
          <w:ilvl w:val="0"/>
          <w:numId w:val="33"/>
        </w:numPr>
        <w:rPr>
          <w:lang w:val="en-US"/>
          <w:rPrChange w:id="2448" w:author="Hussey, Ian (PSY)" w:date="2025-10-06T10:27:00Z" w16du:dateUtc="2025-10-06T08:27:00Z">
            <w:rPr/>
          </w:rPrChange>
        </w:rPr>
      </w:pPr>
      <w:r w:rsidRPr="00FC690C">
        <w:rPr>
          <w:lang w:val="en-US"/>
          <w:rPrChange w:id="2449" w:author="Hussey, Ian (PSY)" w:date="2025-10-06T10:27:00Z" w16du:dateUtc="2025-10-06T08:27:00Z">
            <w:rPr/>
          </w:rPrChange>
        </w:rPr>
        <w:t>Correlation between number of steps (behavioral measure) and self-reported mood.</w:t>
      </w:r>
    </w:p>
    <w:p w14:paraId="67E95BEF" w14:textId="40670487" w:rsidR="007057F7" w:rsidRPr="00FC690C" w:rsidRDefault="000724D2" w:rsidP="000724D2">
      <w:pPr>
        <w:pStyle w:val="ListParagraph"/>
        <w:numPr>
          <w:ilvl w:val="0"/>
          <w:numId w:val="33"/>
        </w:numPr>
        <w:rPr>
          <w:lang w:val="en-US"/>
          <w:rPrChange w:id="2450" w:author="Hussey, Ian (PSY)" w:date="2025-10-06T10:27:00Z" w16du:dateUtc="2025-10-06T08:27:00Z">
            <w:rPr/>
          </w:rPrChange>
        </w:rPr>
      </w:pPr>
      <w:r w:rsidRPr="00FC690C">
        <w:rPr>
          <w:lang w:val="en-US"/>
          <w:rPrChange w:id="2451" w:author="Hussey, Ian (PSY)" w:date="2025-10-06T10:27:00Z" w16du:dateUtc="2025-10-06T08:27:00Z">
            <w:rPr/>
          </w:rPrChange>
        </w:rPr>
        <w:t>Regression where number of steps is the predictor of BMI</w:t>
      </w:r>
      <w:r w:rsidR="001A5561" w:rsidRPr="00FC690C">
        <w:rPr>
          <w:lang w:val="en-US"/>
          <w:rPrChange w:id="2452" w:author="Hussey, Ian (PSY)" w:date="2025-10-06T10:27:00Z" w16du:dateUtc="2025-10-06T08:27:00Z">
            <w:rPr/>
          </w:rPrChange>
        </w:rPr>
        <w:t>, or a covariate, or a control variable.</w:t>
      </w:r>
    </w:p>
    <w:p w14:paraId="0A0672CF" w14:textId="77777777" w:rsidR="007057F7" w:rsidRPr="00FC690C" w:rsidRDefault="000724D2" w:rsidP="000724D2">
      <w:pPr>
        <w:pStyle w:val="ListParagraph"/>
        <w:numPr>
          <w:ilvl w:val="0"/>
          <w:numId w:val="33"/>
        </w:numPr>
        <w:rPr>
          <w:lang w:val="en-US"/>
          <w:rPrChange w:id="2453" w:author="Hussey, Ian (PSY)" w:date="2025-10-06T10:27:00Z" w16du:dateUtc="2025-10-06T08:27:00Z">
            <w:rPr/>
          </w:rPrChange>
        </w:rPr>
      </w:pPr>
      <w:r w:rsidRPr="00FC690C">
        <w:rPr>
          <w:lang w:val="en-US"/>
          <w:rPrChange w:id="2454" w:author="Hussey, Ian (PSY)" w:date="2025-10-06T10:27:00Z" w16du:dateUtc="2025-10-06T08:27:00Z">
            <w:rPr/>
          </w:rPrChange>
        </w:rPr>
        <w:t>Descriptive report: “Participants on average completed the task in 5.2 seconds.”</w:t>
      </w:r>
    </w:p>
    <w:p w14:paraId="4BE6F742" w14:textId="77777777" w:rsidR="007057F7" w:rsidRPr="00FC690C" w:rsidRDefault="000724D2" w:rsidP="000724D2">
      <w:pPr>
        <w:pStyle w:val="ListParagraph"/>
        <w:numPr>
          <w:ilvl w:val="0"/>
          <w:numId w:val="33"/>
        </w:numPr>
        <w:rPr>
          <w:lang w:val="en-US"/>
          <w:rPrChange w:id="2455" w:author="Hussey, Ian (PSY)" w:date="2025-10-06T10:27:00Z" w16du:dateUtc="2025-10-06T08:27:00Z">
            <w:rPr/>
          </w:rPrChange>
        </w:rPr>
      </w:pPr>
      <w:r w:rsidRPr="00FC690C">
        <w:rPr>
          <w:lang w:val="en-US"/>
          <w:rPrChange w:id="2456" w:author="Hussey, Ian (PSY)" w:date="2025-10-06T10:27:00Z" w16du:dateUtc="2025-10-06T08:27:00Z">
            <w:rPr/>
          </w:rPrChange>
        </w:rPr>
        <w:t>Behavioral measure used solely as part of a composite predictor.</w:t>
      </w:r>
    </w:p>
    <w:p w14:paraId="677A3395" w14:textId="335473A1" w:rsidR="008113C7" w:rsidRPr="00FC690C" w:rsidRDefault="008113C7" w:rsidP="008113C7">
      <w:pPr>
        <w:pStyle w:val="ListParagraph"/>
        <w:numPr>
          <w:ilvl w:val="0"/>
          <w:numId w:val="33"/>
        </w:numPr>
        <w:rPr>
          <w:lang w:val="en-US"/>
          <w:rPrChange w:id="2457" w:author="Hussey, Ian (PSY)" w:date="2025-10-06T10:27:00Z" w16du:dateUtc="2025-10-06T08:27:00Z">
            <w:rPr/>
          </w:rPrChange>
        </w:rPr>
      </w:pPr>
      <w:r w:rsidRPr="00FC690C">
        <w:rPr>
          <w:lang w:val="en-US"/>
          <w:rPrChange w:id="2458" w:author="Hussey, Ian (PSY)" w:date="2025-10-06T10:27:00Z" w16du:dateUtc="2025-10-06T08:27:00Z">
            <w:rPr/>
          </w:rPrChange>
        </w:rPr>
        <w:t>Mediation/moderation models where behavioral variable is only an IV or mediator (variables X or M in mediation).</w:t>
      </w:r>
    </w:p>
    <w:p w14:paraId="79EED879" w14:textId="77777777" w:rsidR="007057F7" w:rsidRPr="00FC690C" w:rsidRDefault="007057F7" w:rsidP="007057F7">
      <w:pPr>
        <w:rPr>
          <w:lang w:val="en-US"/>
          <w:rPrChange w:id="2459" w:author="Hussey, Ian (PSY)" w:date="2025-10-06T10:27:00Z" w16du:dateUtc="2025-10-06T08:27:00Z">
            <w:rPr/>
          </w:rPrChange>
        </w:rPr>
      </w:pPr>
    </w:p>
    <w:p w14:paraId="56C0F2E4" w14:textId="46F32C14" w:rsidR="000724D2" w:rsidRPr="00FC690C" w:rsidRDefault="000724D2" w:rsidP="007057F7">
      <w:pPr>
        <w:rPr>
          <w:b/>
          <w:bCs/>
          <w:lang w:val="en-US"/>
          <w:rPrChange w:id="2460" w:author="Hussey, Ian (PSY)" w:date="2025-10-06T10:27:00Z" w16du:dateUtc="2025-10-06T08:27:00Z">
            <w:rPr>
              <w:b/>
              <w:bCs/>
            </w:rPr>
          </w:rPrChange>
        </w:rPr>
      </w:pPr>
      <w:r w:rsidRPr="00FC690C">
        <w:rPr>
          <w:b/>
          <w:bCs/>
          <w:lang w:val="en-US"/>
          <w:rPrChange w:id="2461" w:author="Hussey, Ian (PSY)" w:date="2025-10-06T10:27:00Z" w16du:dateUtc="2025-10-06T08:27:00Z">
            <w:rPr>
              <w:b/>
              <w:bCs/>
            </w:rPr>
          </w:rPrChange>
        </w:rPr>
        <w:t>Procedure for coders</w:t>
      </w:r>
    </w:p>
    <w:p w14:paraId="4332EB25" w14:textId="77777777" w:rsidR="000724D2" w:rsidRPr="00FC690C" w:rsidRDefault="000724D2" w:rsidP="000724D2">
      <w:pPr>
        <w:rPr>
          <w:lang w:val="en-US"/>
          <w:rPrChange w:id="2462" w:author="Hussey, Ian (PSY)" w:date="2025-10-06T10:27:00Z" w16du:dateUtc="2025-10-06T08:27:00Z">
            <w:rPr/>
          </w:rPrChange>
        </w:rPr>
      </w:pPr>
    </w:p>
    <w:p w14:paraId="1CA8FAAF" w14:textId="7E688230" w:rsidR="008113C7" w:rsidRPr="002575EB" w:rsidRDefault="005F1629" w:rsidP="000724D2">
      <w:pPr>
        <w:pStyle w:val="ListParagraph"/>
        <w:numPr>
          <w:ilvl w:val="0"/>
          <w:numId w:val="33"/>
        </w:numPr>
        <w:rPr>
          <w:lang w:val="en-US"/>
        </w:rPr>
      </w:pPr>
      <w:r w:rsidRPr="00FC690C">
        <w:rPr>
          <w:lang w:val="en-US"/>
          <w:rPrChange w:id="2463" w:author="Hussey, Ian (PSY)" w:date="2025-10-06T10:27:00Z" w16du:dateUtc="2025-10-06T08:27:00Z">
            <w:rPr/>
          </w:rPrChange>
        </w:rPr>
        <w:t xml:space="preserve">For measures coded as </w:t>
      </w:r>
      <w:r w:rsidRPr="002575EB">
        <w:rPr>
          <w:lang w:val="en-US"/>
          <w:rPrChange w:id="2464" w:author="Hussey, Ian (PSY)" w:date="2025-10-06T11:27:00Z" w16du:dateUtc="2025-10-06T09:27:00Z">
            <w:rPr/>
          </w:rPrChange>
        </w:rPr>
        <w:t xml:space="preserve">being </w:t>
      </w:r>
      <w:r w:rsidR="000724D2" w:rsidRPr="002575EB">
        <w:rPr>
          <w:lang w:val="en-US"/>
        </w:rPr>
        <w:t>behavioral measure</w:t>
      </w:r>
      <w:r w:rsidRPr="002575EB">
        <w:rPr>
          <w:lang w:val="en-US"/>
        </w:rPr>
        <w:t xml:space="preserve"> of behavior </w:t>
      </w:r>
      <w:del w:id="2465" w:author="Hussey, Ian (PSY)" w:date="2025-10-06T11:29:00Z" w16du:dateUtc="2025-10-06T09:29:00Z">
        <w:r w:rsidRPr="002575EB" w:rsidDel="002575EB">
          <w:rPr>
            <w:lang w:val="en-US"/>
          </w:rPr>
          <w:delText>(</w:delText>
        </w:r>
      </w:del>
      <w:r w:rsidRPr="002575EB">
        <w:rPr>
          <w:lang w:val="en-US"/>
        </w:rPr>
        <w:t>only</w:t>
      </w:r>
      <w:ins w:id="2466" w:author="Hussey, Ian (PSY)" w:date="2025-10-06T11:29:00Z" w16du:dateUtc="2025-10-06T09:29:00Z">
        <w:r w:rsidR="002575EB">
          <w:rPr>
            <w:lang w:val="en-US"/>
          </w:rPr>
          <w:t xml:space="preserve"> (both how and what)</w:t>
        </w:r>
      </w:ins>
      <w:del w:id="2467" w:author="Hussey, Ian (PSY)" w:date="2025-10-06T11:29:00Z" w16du:dateUtc="2025-10-06T09:29:00Z">
        <w:r w:rsidRPr="002575EB" w:rsidDel="002575EB">
          <w:rPr>
            <w:lang w:val="en-US"/>
          </w:rPr>
          <w:delText>)</w:delText>
        </w:r>
      </w:del>
      <w:r w:rsidRPr="002575EB">
        <w:rPr>
          <w:lang w:val="en-US"/>
        </w:rPr>
        <w:t>:</w:t>
      </w:r>
    </w:p>
    <w:p w14:paraId="2E40789C" w14:textId="5B166007" w:rsidR="008113C7" w:rsidRPr="002575EB" w:rsidRDefault="000724D2" w:rsidP="000724D2">
      <w:pPr>
        <w:pStyle w:val="ListParagraph"/>
        <w:numPr>
          <w:ilvl w:val="0"/>
          <w:numId w:val="33"/>
        </w:numPr>
        <w:rPr>
          <w:lang w:val="en-US"/>
        </w:rPr>
      </w:pPr>
      <w:r w:rsidRPr="002575EB">
        <w:rPr>
          <w:lang w:val="en-US"/>
        </w:rPr>
        <w:t>Check the Results/Analysis section of the article</w:t>
      </w:r>
      <w:r w:rsidR="005F1629" w:rsidRPr="002575EB">
        <w:rPr>
          <w:lang w:val="en-US"/>
        </w:rPr>
        <w:t>.</w:t>
      </w:r>
    </w:p>
    <w:p w14:paraId="30B519C3" w14:textId="64C1356D" w:rsidR="008113C7" w:rsidRPr="002575EB" w:rsidRDefault="000724D2" w:rsidP="000724D2">
      <w:pPr>
        <w:pStyle w:val="ListParagraph"/>
        <w:numPr>
          <w:ilvl w:val="0"/>
          <w:numId w:val="33"/>
        </w:numPr>
        <w:rPr>
          <w:lang w:val="en-US"/>
        </w:rPr>
      </w:pPr>
      <w:r w:rsidRPr="002575EB">
        <w:rPr>
          <w:lang w:val="en-US"/>
        </w:rPr>
        <w:t xml:space="preserve">Was </w:t>
      </w:r>
      <w:r w:rsidR="005F1629" w:rsidRPr="002575EB">
        <w:rPr>
          <w:lang w:val="en-US"/>
        </w:rPr>
        <w:t xml:space="preserve">this measure used </w:t>
      </w:r>
      <w:r w:rsidRPr="002575EB">
        <w:rPr>
          <w:lang w:val="en-US"/>
        </w:rPr>
        <w:t xml:space="preserve">as </w:t>
      </w:r>
      <w:r w:rsidR="005F1629" w:rsidRPr="002575EB">
        <w:rPr>
          <w:lang w:val="en-US"/>
        </w:rPr>
        <w:t>DV, following the above descriptions?</w:t>
      </w:r>
    </w:p>
    <w:p w14:paraId="4370D61D" w14:textId="7FFE1528" w:rsidR="008113C7" w:rsidRPr="002575EB" w:rsidRDefault="000724D2" w:rsidP="000724D2">
      <w:pPr>
        <w:pStyle w:val="ListParagraph"/>
        <w:numPr>
          <w:ilvl w:val="1"/>
          <w:numId w:val="33"/>
        </w:numPr>
        <w:rPr>
          <w:lang w:val="en-US"/>
        </w:rPr>
      </w:pPr>
      <w:r w:rsidRPr="002575EB">
        <w:rPr>
          <w:lang w:val="en-US"/>
        </w:rPr>
        <w:t>Code TRUE if the behavioral measure was a DV in at least one substantive inferential analysis.</w:t>
      </w:r>
    </w:p>
    <w:p w14:paraId="4080C501" w14:textId="0F350B4F" w:rsidR="001A5561" w:rsidRPr="002575EB" w:rsidRDefault="001A5561" w:rsidP="001A5561">
      <w:pPr>
        <w:pStyle w:val="ListParagraph"/>
        <w:numPr>
          <w:ilvl w:val="2"/>
          <w:numId w:val="33"/>
        </w:numPr>
        <w:rPr>
          <w:lang w:val="en-US"/>
        </w:rPr>
      </w:pPr>
      <w:r w:rsidRPr="002575EB">
        <w:rPr>
          <w:lang w:val="en-US"/>
        </w:rPr>
        <w:t>If a behavioral measure is used as both a DV and an IV across different analyses, code it as TRUE.</w:t>
      </w:r>
    </w:p>
    <w:p w14:paraId="2D3F9C46" w14:textId="77777777" w:rsidR="001A5561" w:rsidRPr="002575EB" w:rsidRDefault="000724D2" w:rsidP="000724D2">
      <w:pPr>
        <w:pStyle w:val="ListParagraph"/>
        <w:numPr>
          <w:ilvl w:val="1"/>
          <w:numId w:val="33"/>
        </w:numPr>
        <w:rPr>
          <w:lang w:val="en-US"/>
        </w:rPr>
      </w:pPr>
      <w:r w:rsidRPr="002575EB">
        <w:rPr>
          <w:lang w:val="en-US"/>
        </w:rPr>
        <w:t xml:space="preserve">Code FALSE </w:t>
      </w:r>
      <w:r w:rsidR="001A5561" w:rsidRPr="002575EB">
        <w:rPr>
          <w:lang w:val="en-US"/>
        </w:rPr>
        <w:t>if not.</w:t>
      </w:r>
    </w:p>
    <w:p w14:paraId="44485CBF" w14:textId="06E203DB" w:rsidR="000724D2" w:rsidRPr="002575EB" w:rsidRDefault="001A5561" w:rsidP="000724D2">
      <w:pPr>
        <w:pStyle w:val="ListParagraph"/>
        <w:numPr>
          <w:ilvl w:val="1"/>
          <w:numId w:val="33"/>
        </w:numPr>
        <w:rPr>
          <w:lang w:val="en-US"/>
        </w:rPr>
      </w:pPr>
      <w:r w:rsidRPr="002575EB">
        <w:rPr>
          <w:lang w:val="en-US"/>
        </w:rPr>
        <w:t>If indeterminable, code as ‘indeterminable’</w:t>
      </w:r>
      <w:r w:rsidR="000724D2" w:rsidRPr="002575EB">
        <w:rPr>
          <w:lang w:val="en-US"/>
        </w:rPr>
        <w:t>.</w:t>
      </w:r>
    </w:p>
    <w:sectPr w:rsidR="000724D2" w:rsidRPr="002575EB" w:rsidSect="00816D29">
      <w:pgSz w:w="11906" w:h="16838"/>
      <w:pgMar w:top="1417" w:right="1417" w:bottom="1134" w:left="1417" w:header="708" w:footer="70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5" w:author="Hussey, Ian (PSY)" w:date="2025-10-05T20:22:00Z" w:initials="HI(">
    <w:p w14:paraId="0F09B561" w14:textId="77777777" w:rsidR="00173BED" w:rsidRDefault="00173BED" w:rsidP="00173BED">
      <w:r>
        <w:rPr>
          <w:rStyle w:val="CommentReference"/>
        </w:rPr>
        <w:annotationRef/>
      </w:r>
      <w:r>
        <w:rPr>
          <w:sz w:val="20"/>
          <w:szCs w:val="20"/>
        </w:rPr>
        <w:t xml:space="preserve">some of these still have stars - should they be explained or removed? </w:t>
      </w:r>
    </w:p>
  </w:comment>
  <w:comment w:id="1222" w:author="Hussey, Ian (PSY)" w:date="2025-10-06T09:27:00Z" w:initials="HI(">
    <w:p w14:paraId="2DAED0C7" w14:textId="77777777" w:rsidR="00AA2E23" w:rsidRDefault="00AA2E23" w:rsidP="00AA2E23">
      <w:r>
        <w:rPr>
          <w:rStyle w:val="CommentReference"/>
        </w:rPr>
        <w:annotationRef/>
      </w:r>
      <w:r>
        <w:rPr>
          <w:sz w:val="20"/>
          <w:szCs w:val="20"/>
        </w:rPr>
        <w:t>this has predefined correct answers based on the instructions, isn't it a test?</w:t>
      </w:r>
    </w:p>
  </w:comment>
  <w:comment w:id="1487" w:author="Hussey, Ian (PSY)" w:date="2025-10-06T10:52:00Z" w:initials="HI(">
    <w:p w14:paraId="4026FC59" w14:textId="77777777" w:rsidR="00B13512" w:rsidRDefault="00B13512" w:rsidP="00B13512">
      <w:r>
        <w:rPr>
          <w:rStyle w:val="CommentReference"/>
        </w:rPr>
        <w:annotationRef/>
      </w:r>
      <w:r>
        <w:rPr>
          <w:sz w:val="20"/>
          <w:szCs w:val="20"/>
        </w:rPr>
        <w:t>this is unclear to me, could it be clarified if you feel its useful? also, it assumes the codebook has separate classifications for how and what (which it does now)</w:t>
      </w:r>
    </w:p>
  </w:comment>
  <w:comment w:id="1508" w:author="Hussey, Ian (PSY)" w:date="2025-10-06T10:52:00Z" w:initials="HI(">
    <w:p w14:paraId="3B80CA65" w14:textId="77777777" w:rsidR="00B13512" w:rsidRDefault="00B13512" w:rsidP="00B13512">
      <w:r>
        <w:rPr>
          <w:rStyle w:val="CommentReference"/>
        </w:rPr>
        <w:annotationRef/>
      </w:r>
      <w:r>
        <w:rPr>
          <w:sz w:val="20"/>
          <w:szCs w:val="20"/>
        </w:rPr>
        <w:t>this is unclear to me, could it be clarified if you feel its useful? also, it assumes the codebook has separate classifications for how and what (which it does now)</w:t>
      </w:r>
    </w:p>
  </w:comment>
  <w:comment w:id="1514" w:author="Hussey, Ian (PSY)" w:date="2025-10-06T10:55:00Z" w:initials="HI(">
    <w:p w14:paraId="19865F6F" w14:textId="77777777" w:rsidR="00B13512" w:rsidRDefault="00B13512" w:rsidP="00B13512">
      <w:r>
        <w:rPr>
          <w:rStyle w:val="CommentReference"/>
        </w:rPr>
        <w:annotationRef/>
      </w:r>
      <w:r>
        <w:rPr>
          <w:sz w:val="20"/>
          <w:szCs w:val="20"/>
        </w:rPr>
        <w:t>clarify if this is about hows or whats</w:t>
      </w:r>
    </w:p>
  </w:comment>
  <w:comment w:id="1568" w:author="Hussey, Ian (PSY)" w:date="2025-10-06T11:04:00Z" w:initials="HI(">
    <w:p w14:paraId="06FECEDA" w14:textId="77777777" w:rsidR="00B13512" w:rsidRDefault="00B13512" w:rsidP="00B13512">
      <w:r>
        <w:rPr>
          <w:rStyle w:val="CommentReference"/>
        </w:rPr>
        <w:annotationRef/>
      </w:r>
      <w:r>
        <w:rPr>
          <w:sz w:val="20"/>
          <w:szCs w:val="20"/>
        </w:rPr>
        <w:t>note change to study selection in multi study papers - now random</w:t>
      </w:r>
    </w:p>
  </w:comment>
  <w:comment w:id="1655" w:author="Hussey, Ian (PSY)" w:date="2025-10-06T11:18:00Z" w:initials="HI(">
    <w:p w14:paraId="33DC9664" w14:textId="77777777" w:rsidR="00EA2AA3" w:rsidRDefault="00EA2AA3" w:rsidP="00EA2AA3">
      <w:r>
        <w:rPr>
          <w:rStyle w:val="CommentReference"/>
        </w:rPr>
        <w:annotationRef/>
      </w:r>
      <w:r>
        <w:rPr>
          <w:sz w:val="20"/>
          <w:szCs w:val="20"/>
        </w:rPr>
        <w:t>note prioritisation now emphasises simple measures and ones of behavior</w:t>
      </w:r>
    </w:p>
  </w:comment>
  <w:comment w:id="1656" w:author="Hussey, Ian (PSY)" w:date="2025-10-06T11:19:00Z" w:initials="HI(">
    <w:p w14:paraId="05329295" w14:textId="77777777" w:rsidR="00EA2AA3" w:rsidRDefault="00EA2AA3" w:rsidP="00EA2AA3">
      <w:r>
        <w:rPr>
          <w:rStyle w:val="CommentReference"/>
        </w:rPr>
        <w:annotationRef/>
      </w:r>
      <w:r>
        <w:rPr>
          <w:sz w:val="20"/>
          <w:szCs w:val="20"/>
        </w:rPr>
        <w:t>You do have access to psychTests, yes?</w:t>
      </w:r>
    </w:p>
  </w:comment>
  <w:comment w:id="2169" w:author="Hussey, Ian (PSY)" w:date="2025-10-06T11:26:00Z" w:initials="HI(">
    <w:p w14:paraId="04BA2785" w14:textId="77777777" w:rsidR="002575EB" w:rsidRDefault="002575EB" w:rsidP="002575EB">
      <w:r>
        <w:rPr>
          <w:rStyle w:val="CommentReference"/>
        </w:rPr>
        <w:annotationRef/>
      </w:r>
      <w:r>
        <w:rPr>
          <w:sz w:val="20"/>
          <w:szCs w:val="20"/>
        </w:rPr>
        <w:t>please integrate the proposed instructions below into the workflow. the peer review details are to give you context.</w:t>
      </w:r>
    </w:p>
  </w:comment>
  <w:comment w:id="2281" w:author="Hussey, Ian (PSY)" w:date="2025-10-05T22:48:00Z" w:initials="HI(">
    <w:p w14:paraId="25D7401E" w14:textId="38B590FB" w:rsidR="004D7F72" w:rsidRDefault="004D7F72" w:rsidP="004D7F72">
      <w:r>
        <w:rPr>
          <w:rStyle w:val="CommentReference"/>
        </w:rPr>
        <w:annotationRef/>
      </w:r>
      <w:r>
        <w:rPr>
          <w:sz w:val="20"/>
          <w:szCs w:val="20"/>
        </w:rPr>
        <w:t>should it be "behavioral measures of behavior"? ie both what and how it is measured?</w:t>
      </w:r>
    </w:p>
  </w:comment>
  <w:comment w:id="2277" w:author="Hussey, Ian (PSY)" w:date="2025-10-06T11:28:00Z" w:initials="HI(">
    <w:p w14:paraId="4A3A72AB" w14:textId="77777777" w:rsidR="002575EB" w:rsidRDefault="002575EB" w:rsidP="002575EB">
      <w:r>
        <w:rPr>
          <w:rStyle w:val="CommentReference"/>
        </w:rPr>
        <w:annotationRef/>
      </w:r>
      <w:r>
        <w:rPr>
          <w:sz w:val="20"/>
          <w:szCs w:val="20"/>
        </w:rPr>
        <w:t>note that tech coding is all meaures of behavior, buy dv coding is behavioral measures of behavior only</w:t>
      </w:r>
    </w:p>
  </w:comment>
  <w:comment w:id="2314" w:author="Hussey, Ian (PSY)" w:date="2025-10-05T22:51:00Z" w:initials="HI(">
    <w:p w14:paraId="206E7F5C" w14:textId="78D8B644" w:rsidR="004D7F72" w:rsidRDefault="004D7F72" w:rsidP="004D7F72">
      <w:r>
        <w:rPr>
          <w:rStyle w:val="CommentReference"/>
        </w:rPr>
        <w:annotationRef/>
      </w:r>
      <w:r>
        <w:rPr>
          <w:sz w:val="20"/>
          <w:szCs w:val="20"/>
        </w:rPr>
        <w:t>should this be true or false? how to not get it conflated with self reports?</w:t>
      </w:r>
    </w:p>
  </w:comment>
  <w:comment w:id="2375" w:author="Hussey, Ian (PSY)" w:date="2025-10-05T22:48:00Z" w:initials="HI(">
    <w:p w14:paraId="208950A3" w14:textId="77777777" w:rsidR="004702AA" w:rsidRDefault="004702AA" w:rsidP="004702AA">
      <w:r>
        <w:rPr>
          <w:rStyle w:val="CommentReference"/>
        </w:rPr>
        <w:annotationRef/>
      </w:r>
      <w:r>
        <w:rPr>
          <w:sz w:val="20"/>
          <w:szCs w:val="20"/>
        </w:rPr>
        <w:t>should it be "behavioral measures of behavior"? ie both what and how it is measured?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09B561" w15:done="0"/>
  <w15:commentEx w15:paraId="2DAED0C7" w15:done="0"/>
  <w15:commentEx w15:paraId="4026FC59" w15:done="0"/>
  <w15:commentEx w15:paraId="3B80CA65" w15:done="0"/>
  <w15:commentEx w15:paraId="19865F6F" w15:done="0"/>
  <w15:commentEx w15:paraId="06FECEDA" w15:done="0"/>
  <w15:commentEx w15:paraId="33DC9664" w15:done="0"/>
  <w15:commentEx w15:paraId="05329295" w15:done="0"/>
  <w15:commentEx w15:paraId="04BA2785" w15:done="0"/>
  <w15:commentEx w15:paraId="25D7401E" w15:done="0"/>
  <w15:commentEx w15:paraId="4A3A72AB" w15:done="0"/>
  <w15:commentEx w15:paraId="206E7F5C" w15:done="0"/>
  <w15:commentEx w15:paraId="208950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E1D79" w16cex:dateUtc="2025-10-05T18:22:00Z"/>
  <w16cex:commentExtensible w16cex:durableId="7050EC0B" w16cex:dateUtc="2025-10-06T07:27:00Z"/>
  <w16cex:commentExtensible w16cex:durableId="7F68AE55" w16cex:dateUtc="2025-10-06T08:52:00Z"/>
  <w16cex:commentExtensible w16cex:durableId="50578910" w16cex:dateUtc="2025-10-06T08:52:00Z"/>
  <w16cex:commentExtensible w16cex:durableId="59DB8DE9" w16cex:dateUtc="2025-10-06T08:55:00Z"/>
  <w16cex:commentExtensible w16cex:durableId="0AA99F39" w16cex:dateUtc="2025-10-06T09:04:00Z"/>
  <w16cex:commentExtensible w16cex:durableId="58A1941C" w16cex:dateUtc="2025-10-06T09:18:00Z"/>
  <w16cex:commentExtensible w16cex:durableId="5BB84C98" w16cex:dateUtc="2025-10-06T09:19:00Z"/>
  <w16cex:commentExtensible w16cex:durableId="443B88A0" w16cex:dateUtc="2025-10-06T09:26:00Z"/>
  <w16cex:commentExtensible w16cex:durableId="3A3C6EFA" w16cex:dateUtc="2025-10-05T20:48:00Z"/>
  <w16cex:commentExtensible w16cex:durableId="6B0638A1" w16cex:dateUtc="2025-10-06T09:28:00Z"/>
  <w16cex:commentExtensible w16cex:durableId="53409624" w16cex:dateUtc="2025-10-05T20:51:00Z"/>
  <w16cex:commentExtensible w16cex:durableId="3FD4F677" w16cex:dateUtc="2025-10-05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09B561" w16cid:durableId="1BFE1D79"/>
  <w16cid:commentId w16cid:paraId="2DAED0C7" w16cid:durableId="7050EC0B"/>
  <w16cid:commentId w16cid:paraId="4026FC59" w16cid:durableId="7F68AE55"/>
  <w16cid:commentId w16cid:paraId="3B80CA65" w16cid:durableId="50578910"/>
  <w16cid:commentId w16cid:paraId="19865F6F" w16cid:durableId="59DB8DE9"/>
  <w16cid:commentId w16cid:paraId="06FECEDA" w16cid:durableId="0AA99F39"/>
  <w16cid:commentId w16cid:paraId="33DC9664" w16cid:durableId="58A1941C"/>
  <w16cid:commentId w16cid:paraId="05329295" w16cid:durableId="5BB84C98"/>
  <w16cid:commentId w16cid:paraId="04BA2785" w16cid:durableId="443B88A0"/>
  <w16cid:commentId w16cid:paraId="25D7401E" w16cid:durableId="3A3C6EFA"/>
  <w16cid:commentId w16cid:paraId="4A3A72AB" w16cid:durableId="6B0638A1"/>
  <w16cid:commentId w16cid:paraId="206E7F5C" w16cid:durableId="53409624"/>
  <w16cid:commentId w16cid:paraId="208950A3" w16cid:durableId="3FD4F6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E82C" w14:textId="77777777" w:rsidR="00BD47D1" w:rsidRDefault="00BD47D1" w:rsidP="00A0759B">
      <w:r>
        <w:separator/>
      </w:r>
    </w:p>
  </w:endnote>
  <w:endnote w:type="continuationSeparator" w:id="0">
    <w:p w14:paraId="373425C9" w14:textId="77777777" w:rsidR="00BD47D1" w:rsidRDefault="00BD47D1" w:rsidP="00A07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68678808-5CC7-204A-A03C-EFED1E68687B}"/>
  </w:font>
  <w:font w:name="Times New Roman">
    <w:panose1 w:val="02020603050405020304"/>
    <w:charset w:val="00"/>
    <w:family w:val="roman"/>
    <w:pitch w:val="variable"/>
    <w:sig w:usb0="E0002EFF" w:usb1="C000785B" w:usb2="00000009" w:usb3="00000000" w:csb0="000001FF" w:csb1="00000000"/>
    <w:embedRegular r:id="rId3" w:fontKey="{2F69244A-0CDC-7541-8F95-193F17C7BFD4}"/>
    <w:embedBold r:id="rId4" w:fontKey="{F4C6FA62-C6AF-6447-8AFB-2F72531F85BF}"/>
    <w:embedItalic r:id="rId5" w:fontKey="{C836002F-92EB-AC4A-BB8B-02A3615BBD12}"/>
    <w:embedBoldItalic r:id="rId6" w:fontKey="{D03412DB-B44F-494F-A729-AE6C8178B67E}"/>
  </w:font>
  <w:font w:name="Wingdings">
    <w:panose1 w:val="05000000000000000000"/>
    <w:charset w:val="4D"/>
    <w:family w:val="decorative"/>
    <w:pitch w:val="variable"/>
    <w:sig w:usb0="00000003" w:usb1="00000000" w:usb2="00000000" w:usb3="00000000" w:csb0="80000001" w:csb1="00000000"/>
    <w:embedRegular r:id="rId7" w:fontKey="{C95DC915-D370-6448-8C58-F3D5E322272A}"/>
  </w:font>
  <w:font w:name="Symbol">
    <w:panose1 w:val="05050102010706020507"/>
    <w:charset w:val="02"/>
    <w:family w:val="decorative"/>
    <w:pitch w:val="variable"/>
    <w:sig w:usb0="00000000" w:usb1="10000000" w:usb2="00000000" w:usb3="00000000" w:csb0="80000000" w:csb1="00000000"/>
    <w:embedRegular r:id="rId8" w:fontKey="{1C9EFFEA-946F-C74D-BB47-B080C07F4CDC}"/>
  </w:font>
  <w:font w:name="Calibri">
    <w:panose1 w:val="020F0502020204030204"/>
    <w:charset w:val="00"/>
    <w:family w:val="swiss"/>
    <w:pitch w:val="variable"/>
    <w:sig w:usb0="E4002EFF" w:usb1="C000247B" w:usb2="00000009" w:usb3="00000000" w:csb0="000001FF" w:csb1="00000000"/>
    <w:embedRegular r:id="rId9" w:fontKey="{EAD16A61-B316-C544-B0FD-5D24F6171E3C}"/>
    <w:embedBold r:id="rId10" w:fontKey="{4337367A-5EE1-E24C-953A-1977B3A7EF07}"/>
    <w:embedItalic r:id="rId11" w:fontKey="{AE68180F-7371-DA4B-92DA-C0F5EB7F0FB3}"/>
    <w:embedBoldItalic r:id="rId12" w:fontKey="{1AFCC9AB-74CB-D142-ADCC-90AB6A48B7FC}"/>
  </w:font>
  <w:font w:name="Cambria">
    <w:panose1 w:val="02040503050406030204"/>
    <w:charset w:val="00"/>
    <w:family w:val="roman"/>
    <w:pitch w:val="variable"/>
    <w:sig w:usb0="E00006FF" w:usb1="420024FF" w:usb2="02000000" w:usb3="00000000" w:csb0="0000019F" w:csb1="00000000"/>
    <w:embedRegular r:id="rId13" w:fontKey="{D20EBB9A-9A56-3D4D-9223-F8131F5A07BC}"/>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14" w:fontKey="{9A3E6D9E-0278-3F47-ACA2-3F36C4C0DC4C}"/>
    <w:embedBold r:id="rId15" w:fontKey="{C12092DA-F968-C14C-8E14-EB676E0CC7E7}"/>
    <w:embedItalic r:id="rId16" w:fontKey="{22BCE3CD-49A9-FA42-8002-18DB076F0531}"/>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r:id="rId17" w:fontKey="{2EEE8505-DE93-B341-B4E4-8337EAC80036}"/>
    <w:embedBold r:id="rId18" w:fontKey="{605A1B74-F530-8248-A0A2-FFEE0A66DD2E}"/>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embedRegular r:id="rId20" w:fontKey="{0C0E3B12-DCB0-4B49-9936-785B813383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66022"/>
      <w:docPartObj>
        <w:docPartGallery w:val="Page Numbers (Bottom of Page)"/>
        <w:docPartUnique/>
      </w:docPartObj>
    </w:sdtPr>
    <w:sdtContent>
      <w:p w14:paraId="56632818" w14:textId="2E3DDF73" w:rsidR="00412E47" w:rsidRDefault="00412E47">
        <w:pPr>
          <w:pStyle w:val="Footer"/>
          <w:jc w:val="right"/>
        </w:pPr>
        <w:r>
          <w:fldChar w:fldCharType="begin"/>
        </w:r>
        <w:r>
          <w:instrText>PAGE   \* MERGEFORMAT</w:instrText>
        </w:r>
        <w:r>
          <w:fldChar w:fldCharType="separate"/>
        </w:r>
        <w:r>
          <w:rPr>
            <w:lang w:val="en-GB"/>
          </w:rPr>
          <w:t>2</w:t>
        </w:r>
        <w:r>
          <w:fldChar w:fldCharType="end"/>
        </w:r>
      </w:p>
    </w:sdtContent>
  </w:sdt>
  <w:p w14:paraId="380A9B10" w14:textId="77777777" w:rsidR="00A0759B" w:rsidRDefault="00A075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47302"/>
      <w:docPartObj>
        <w:docPartGallery w:val="Page Numbers (Bottom of Page)"/>
        <w:docPartUnique/>
      </w:docPartObj>
    </w:sdtPr>
    <w:sdtContent>
      <w:p w14:paraId="6B3F0521" w14:textId="77777777" w:rsidR="00050815" w:rsidRDefault="00050815">
        <w:pPr>
          <w:pStyle w:val="Footer"/>
          <w:jc w:val="right"/>
        </w:pPr>
        <w:r>
          <w:fldChar w:fldCharType="begin"/>
        </w:r>
        <w:r>
          <w:instrText>PAGE   \* MERGEFORMAT</w:instrText>
        </w:r>
        <w:r>
          <w:fldChar w:fldCharType="separate"/>
        </w:r>
        <w:r>
          <w:rPr>
            <w:lang w:val="en-GB"/>
          </w:rPr>
          <w:t>2</w:t>
        </w:r>
        <w:r>
          <w:fldChar w:fldCharType="end"/>
        </w:r>
      </w:p>
    </w:sdtContent>
  </w:sdt>
  <w:p w14:paraId="6BB4B95F" w14:textId="77777777" w:rsidR="00050815" w:rsidRDefault="0005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3BB1" w14:textId="77777777" w:rsidR="00BD47D1" w:rsidRDefault="00BD47D1" w:rsidP="00A0759B">
      <w:r>
        <w:separator/>
      </w:r>
    </w:p>
  </w:footnote>
  <w:footnote w:type="continuationSeparator" w:id="0">
    <w:p w14:paraId="1F792A96" w14:textId="77777777" w:rsidR="00BD47D1" w:rsidRDefault="00BD47D1" w:rsidP="00A0759B">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LRJDVRP56UAPc" int2:id="DfM4Gy7p">
      <int2:state int2:value="Rejected" int2:type="spell"/>
    </int2:textHash>
    <int2:bookmark int2:bookmarkName="_Int_3zCWM0Ms" int2:invalidationBookmarkName="" int2:hashCode="NFN7KjwDMyvNQ2" int2:id="RxL7XK5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513"/>
    <w:multiLevelType w:val="multilevel"/>
    <w:tmpl w:val="35E64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318C0"/>
    <w:multiLevelType w:val="multilevel"/>
    <w:tmpl w:val="443E8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DD6D05"/>
    <w:multiLevelType w:val="hybridMultilevel"/>
    <w:tmpl w:val="28AA6E6A"/>
    <w:lvl w:ilvl="0" w:tplc="04CEA8F4">
      <w:start w:val="201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0409E9"/>
    <w:multiLevelType w:val="hybridMultilevel"/>
    <w:tmpl w:val="CF849CA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1FE740F"/>
    <w:multiLevelType w:val="hybridMultilevel"/>
    <w:tmpl w:val="64E88E5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13851A2A"/>
    <w:multiLevelType w:val="hybridMultilevel"/>
    <w:tmpl w:val="CBCE154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7DB70DB"/>
    <w:multiLevelType w:val="multilevel"/>
    <w:tmpl w:val="803CF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C45973"/>
    <w:multiLevelType w:val="multilevel"/>
    <w:tmpl w:val="D35CE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125743"/>
    <w:multiLevelType w:val="hybridMultilevel"/>
    <w:tmpl w:val="C0C269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01D2094"/>
    <w:multiLevelType w:val="multilevel"/>
    <w:tmpl w:val="07D02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A22464"/>
    <w:multiLevelType w:val="hybridMultilevel"/>
    <w:tmpl w:val="911EA6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57F413F"/>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BC028A"/>
    <w:multiLevelType w:val="multilevel"/>
    <w:tmpl w:val="093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01598"/>
    <w:multiLevelType w:val="hybridMultilevel"/>
    <w:tmpl w:val="16A28454"/>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714653"/>
    <w:multiLevelType w:val="multilevel"/>
    <w:tmpl w:val="2760F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665FEB"/>
    <w:multiLevelType w:val="hybridMultilevel"/>
    <w:tmpl w:val="28A250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AD42369"/>
    <w:multiLevelType w:val="multilevel"/>
    <w:tmpl w:val="6B6A2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F562DF"/>
    <w:multiLevelType w:val="multilevel"/>
    <w:tmpl w:val="9D68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7E7977"/>
    <w:multiLevelType w:val="hybridMultilevel"/>
    <w:tmpl w:val="323C94B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9" w15:restartNumberingAfterBreak="0">
    <w:nsid w:val="448F51DF"/>
    <w:multiLevelType w:val="hybridMultilevel"/>
    <w:tmpl w:val="426A732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0" w15:restartNumberingAfterBreak="0">
    <w:nsid w:val="48AA6436"/>
    <w:multiLevelType w:val="hybridMultilevel"/>
    <w:tmpl w:val="A10CBC3C"/>
    <w:lvl w:ilvl="0" w:tplc="0407000F">
      <w:start w:val="1"/>
      <w:numFmt w:val="decimal"/>
      <w:lvlText w:val="%1."/>
      <w:lvlJc w:val="left"/>
      <w:pPr>
        <w:ind w:left="720" w:hanging="360"/>
      </w:pPr>
      <w:rPr>
        <w:rFonts w:hint="default"/>
      </w:rPr>
    </w:lvl>
    <w:lvl w:ilvl="1" w:tplc="E96C97FC">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9811A00"/>
    <w:multiLevelType w:val="hybridMultilevel"/>
    <w:tmpl w:val="F3CC8D46"/>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C96315"/>
    <w:multiLevelType w:val="hybridMultilevel"/>
    <w:tmpl w:val="4B1A91C0"/>
    <w:lvl w:ilvl="0" w:tplc="FFFFFFF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D97654"/>
    <w:multiLevelType w:val="hybridMultilevel"/>
    <w:tmpl w:val="71D204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DDE0F76"/>
    <w:multiLevelType w:val="multilevel"/>
    <w:tmpl w:val="84D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D1606"/>
    <w:multiLevelType w:val="hybridMultilevel"/>
    <w:tmpl w:val="1A72C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352DE1"/>
    <w:multiLevelType w:val="multilevel"/>
    <w:tmpl w:val="B522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2F2A78"/>
    <w:multiLevelType w:val="multilevel"/>
    <w:tmpl w:val="F32E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5941A4"/>
    <w:multiLevelType w:val="multilevel"/>
    <w:tmpl w:val="EB74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863E08"/>
    <w:multiLevelType w:val="hybridMultilevel"/>
    <w:tmpl w:val="C26A0E34"/>
    <w:lvl w:ilvl="0" w:tplc="1572F99E">
      <w:start w:val="201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74237A"/>
    <w:multiLevelType w:val="hybridMultilevel"/>
    <w:tmpl w:val="772A211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70BD4866"/>
    <w:multiLevelType w:val="hybridMultilevel"/>
    <w:tmpl w:val="78C6A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D422C83"/>
    <w:multiLevelType w:val="hybridMultilevel"/>
    <w:tmpl w:val="A83C86D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7F5377C8"/>
    <w:multiLevelType w:val="multilevel"/>
    <w:tmpl w:val="EB62C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0636486">
    <w:abstractNumId w:val="11"/>
  </w:num>
  <w:num w:numId="2" w16cid:durableId="398552758">
    <w:abstractNumId w:val="14"/>
  </w:num>
  <w:num w:numId="3" w16cid:durableId="1456211598">
    <w:abstractNumId w:val="28"/>
  </w:num>
  <w:num w:numId="4" w16cid:durableId="1155563090">
    <w:abstractNumId w:val="0"/>
  </w:num>
  <w:num w:numId="5" w16cid:durableId="1004016811">
    <w:abstractNumId w:val="1"/>
  </w:num>
  <w:num w:numId="6" w16cid:durableId="546793773">
    <w:abstractNumId w:val="27"/>
  </w:num>
  <w:num w:numId="7" w16cid:durableId="585505381">
    <w:abstractNumId w:val="6"/>
  </w:num>
  <w:num w:numId="8" w16cid:durableId="251861120">
    <w:abstractNumId w:val="7"/>
  </w:num>
  <w:num w:numId="9" w16cid:durableId="1590046608">
    <w:abstractNumId w:val="16"/>
  </w:num>
  <w:num w:numId="10" w16cid:durableId="1066294544">
    <w:abstractNumId w:val="33"/>
  </w:num>
  <w:num w:numId="11" w16cid:durableId="1765611308">
    <w:abstractNumId w:val="17"/>
  </w:num>
  <w:num w:numId="12" w16cid:durableId="1107387948">
    <w:abstractNumId w:val="9"/>
  </w:num>
  <w:num w:numId="13" w16cid:durableId="141432931">
    <w:abstractNumId w:val="26"/>
  </w:num>
  <w:num w:numId="14" w16cid:durableId="1721048890">
    <w:abstractNumId w:val="12"/>
  </w:num>
  <w:num w:numId="15" w16cid:durableId="1951743707">
    <w:abstractNumId w:val="8"/>
  </w:num>
  <w:num w:numId="16" w16cid:durableId="59451550">
    <w:abstractNumId w:val="20"/>
  </w:num>
  <w:num w:numId="17" w16cid:durableId="1981416262">
    <w:abstractNumId w:val="19"/>
  </w:num>
  <w:num w:numId="18" w16cid:durableId="1685476330">
    <w:abstractNumId w:val="4"/>
  </w:num>
  <w:num w:numId="19" w16cid:durableId="1485582604">
    <w:abstractNumId w:val="18"/>
  </w:num>
  <w:num w:numId="20" w16cid:durableId="1897080747">
    <w:abstractNumId w:val="3"/>
  </w:num>
  <w:num w:numId="21" w16cid:durableId="243683634">
    <w:abstractNumId w:val="15"/>
  </w:num>
  <w:num w:numId="22" w16cid:durableId="884751522">
    <w:abstractNumId w:val="23"/>
  </w:num>
  <w:num w:numId="23" w16cid:durableId="800267299">
    <w:abstractNumId w:val="10"/>
  </w:num>
  <w:num w:numId="24" w16cid:durableId="1113741671">
    <w:abstractNumId w:val="32"/>
  </w:num>
  <w:num w:numId="25" w16cid:durableId="1996450603">
    <w:abstractNumId w:val="5"/>
  </w:num>
  <w:num w:numId="26" w16cid:durableId="2072389490">
    <w:abstractNumId w:val="30"/>
  </w:num>
  <w:num w:numId="27" w16cid:durableId="704065048">
    <w:abstractNumId w:val="13"/>
  </w:num>
  <w:num w:numId="28" w16cid:durableId="2053530175">
    <w:abstractNumId w:val="25"/>
  </w:num>
  <w:num w:numId="29" w16cid:durableId="1423330341">
    <w:abstractNumId w:val="31"/>
  </w:num>
  <w:num w:numId="30" w16cid:durableId="1666931054">
    <w:abstractNumId w:val="22"/>
  </w:num>
  <w:num w:numId="31" w16cid:durableId="650870575">
    <w:abstractNumId w:val="21"/>
  </w:num>
  <w:num w:numId="32" w16cid:durableId="2018920589">
    <w:abstractNumId w:val="24"/>
  </w:num>
  <w:num w:numId="33" w16cid:durableId="735205705">
    <w:abstractNumId w:val="2"/>
  </w:num>
  <w:num w:numId="34" w16cid:durableId="375391091">
    <w:abstractNumId w:val="29"/>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sey, Ian (PSY)">
    <w15:presenceInfo w15:providerId="AD" w15:userId="S::ian.hussey@unibe.ch::dcab90cc-a2f9-4358-ac58-ea23608963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26C"/>
    <w:rsid w:val="00000AE6"/>
    <w:rsid w:val="00005692"/>
    <w:rsid w:val="0001170B"/>
    <w:rsid w:val="00013171"/>
    <w:rsid w:val="00017D61"/>
    <w:rsid w:val="000206BB"/>
    <w:rsid w:val="00021DE7"/>
    <w:rsid w:val="00022B29"/>
    <w:rsid w:val="0002493E"/>
    <w:rsid w:val="00025078"/>
    <w:rsid w:val="00026BE0"/>
    <w:rsid w:val="00026ECF"/>
    <w:rsid w:val="00032C46"/>
    <w:rsid w:val="0003382B"/>
    <w:rsid w:val="00033C8F"/>
    <w:rsid w:val="00034A06"/>
    <w:rsid w:val="00043721"/>
    <w:rsid w:val="00043DE6"/>
    <w:rsid w:val="000451AB"/>
    <w:rsid w:val="00046297"/>
    <w:rsid w:val="000471E2"/>
    <w:rsid w:val="00050815"/>
    <w:rsid w:val="00051D1F"/>
    <w:rsid w:val="00053B50"/>
    <w:rsid w:val="00053C83"/>
    <w:rsid w:val="00056598"/>
    <w:rsid w:val="00057530"/>
    <w:rsid w:val="00061BE0"/>
    <w:rsid w:val="0006445C"/>
    <w:rsid w:val="00065BEC"/>
    <w:rsid w:val="00067E29"/>
    <w:rsid w:val="00067F70"/>
    <w:rsid w:val="000724D2"/>
    <w:rsid w:val="00072AB4"/>
    <w:rsid w:val="00072CC8"/>
    <w:rsid w:val="00073CAF"/>
    <w:rsid w:val="00075B70"/>
    <w:rsid w:val="000871E6"/>
    <w:rsid w:val="00087887"/>
    <w:rsid w:val="00087DF2"/>
    <w:rsid w:val="00093973"/>
    <w:rsid w:val="00096BBA"/>
    <w:rsid w:val="000A0309"/>
    <w:rsid w:val="000A08EA"/>
    <w:rsid w:val="000A0F5D"/>
    <w:rsid w:val="000A15C4"/>
    <w:rsid w:val="000A20B6"/>
    <w:rsid w:val="000A388E"/>
    <w:rsid w:val="000A525D"/>
    <w:rsid w:val="000B14D1"/>
    <w:rsid w:val="000B1845"/>
    <w:rsid w:val="000B2C3D"/>
    <w:rsid w:val="000B38ED"/>
    <w:rsid w:val="000B3C0C"/>
    <w:rsid w:val="000B467D"/>
    <w:rsid w:val="000B4EDB"/>
    <w:rsid w:val="000B53C6"/>
    <w:rsid w:val="000B63C0"/>
    <w:rsid w:val="000B7DBA"/>
    <w:rsid w:val="000C3A58"/>
    <w:rsid w:val="000C47B6"/>
    <w:rsid w:val="000C4931"/>
    <w:rsid w:val="000C7C35"/>
    <w:rsid w:val="000D14E2"/>
    <w:rsid w:val="000D2545"/>
    <w:rsid w:val="000D326F"/>
    <w:rsid w:val="000D71D9"/>
    <w:rsid w:val="000E0CAF"/>
    <w:rsid w:val="000E4DEA"/>
    <w:rsid w:val="000E630F"/>
    <w:rsid w:val="000F1E1A"/>
    <w:rsid w:val="00100FBF"/>
    <w:rsid w:val="00101B05"/>
    <w:rsid w:val="00103070"/>
    <w:rsid w:val="00103994"/>
    <w:rsid w:val="00105520"/>
    <w:rsid w:val="00105906"/>
    <w:rsid w:val="00111DE8"/>
    <w:rsid w:val="001120CC"/>
    <w:rsid w:val="00113DDE"/>
    <w:rsid w:val="0011533C"/>
    <w:rsid w:val="00116231"/>
    <w:rsid w:val="001239E7"/>
    <w:rsid w:val="00125E29"/>
    <w:rsid w:val="00141BF2"/>
    <w:rsid w:val="00142E6F"/>
    <w:rsid w:val="00144BE0"/>
    <w:rsid w:val="00146DE0"/>
    <w:rsid w:val="001576A6"/>
    <w:rsid w:val="00157DAD"/>
    <w:rsid w:val="00164281"/>
    <w:rsid w:val="001719EF"/>
    <w:rsid w:val="00171D67"/>
    <w:rsid w:val="00171D9C"/>
    <w:rsid w:val="00172433"/>
    <w:rsid w:val="00172D81"/>
    <w:rsid w:val="0017340F"/>
    <w:rsid w:val="00173BED"/>
    <w:rsid w:val="001743D9"/>
    <w:rsid w:val="00176340"/>
    <w:rsid w:val="0018249F"/>
    <w:rsid w:val="00183B97"/>
    <w:rsid w:val="00191D1D"/>
    <w:rsid w:val="001933DA"/>
    <w:rsid w:val="00195BAA"/>
    <w:rsid w:val="00196D87"/>
    <w:rsid w:val="0019700C"/>
    <w:rsid w:val="001A0295"/>
    <w:rsid w:val="001A3253"/>
    <w:rsid w:val="001A5561"/>
    <w:rsid w:val="001A68B9"/>
    <w:rsid w:val="001A6E46"/>
    <w:rsid w:val="001B0763"/>
    <w:rsid w:val="001B1ACE"/>
    <w:rsid w:val="001B2209"/>
    <w:rsid w:val="001B26BA"/>
    <w:rsid w:val="001B307B"/>
    <w:rsid w:val="001B3A23"/>
    <w:rsid w:val="001B6F3F"/>
    <w:rsid w:val="001B7A87"/>
    <w:rsid w:val="001C236C"/>
    <w:rsid w:val="001C3275"/>
    <w:rsid w:val="001C484F"/>
    <w:rsid w:val="001C4DC8"/>
    <w:rsid w:val="001D1CC2"/>
    <w:rsid w:val="001D4219"/>
    <w:rsid w:val="001D78B8"/>
    <w:rsid w:val="001E205B"/>
    <w:rsid w:val="001E3398"/>
    <w:rsid w:val="001E4F95"/>
    <w:rsid w:val="001E6893"/>
    <w:rsid w:val="001F248C"/>
    <w:rsid w:val="001F5A34"/>
    <w:rsid w:val="001F734D"/>
    <w:rsid w:val="00201832"/>
    <w:rsid w:val="00203AE7"/>
    <w:rsid w:val="002127B6"/>
    <w:rsid w:val="002159B0"/>
    <w:rsid w:val="00220410"/>
    <w:rsid w:val="0022082F"/>
    <w:rsid w:val="00220D5D"/>
    <w:rsid w:val="00225291"/>
    <w:rsid w:val="00231392"/>
    <w:rsid w:val="00243AF6"/>
    <w:rsid w:val="002472F9"/>
    <w:rsid w:val="002500B7"/>
    <w:rsid w:val="0025257C"/>
    <w:rsid w:val="00252AC9"/>
    <w:rsid w:val="00255BBE"/>
    <w:rsid w:val="002563C5"/>
    <w:rsid w:val="002575EB"/>
    <w:rsid w:val="0025761F"/>
    <w:rsid w:val="002577F3"/>
    <w:rsid w:val="00257EE8"/>
    <w:rsid w:val="00257F46"/>
    <w:rsid w:val="002603CD"/>
    <w:rsid w:val="00260D2D"/>
    <w:rsid w:val="00261DAE"/>
    <w:rsid w:val="002655EA"/>
    <w:rsid w:val="00270DAC"/>
    <w:rsid w:val="00271E0F"/>
    <w:rsid w:val="002736FB"/>
    <w:rsid w:val="0028236A"/>
    <w:rsid w:val="0028384A"/>
    <w:rsid w:val="00285EC6"/>
    <w:rsid w:val="00286E6B"/>
    <w:rsid w:val="00290BB2"/>
    <w:rsid w:val="002919C2"/>
    <w:rsid w:val="00292B70"/>
    <w:rsid w:val="00294C8B"/>
    <w:rsid w:val="00295B0A"/>
    <w:rsid w:val="00296391"/>
    <w:rsid w:val="002A1474"/>
    <w:rsid w:val="002A2452"/>
    <w:rsid w:val="002A2D38"/>
    <w:rsid w:val="002A50B2"/>
    <w:rsid w:val="002B3AE0"/>
    <w:rsid w:val="002B4E97"/>
    <w:rsid w:val="002B4F4C"/>
    <w:rsid w:val="002B6AF7"/>
    <w:rsid w:val="002C1293"/>
    <w:rsid w:val="002C2CBC"/>
    <w:rsid w:val="002C56DC"/>
    <w:rsid w:val="002C6112"/>
    <w:rsid w:val="002C75C4"/>
    <w:rsid w:val="002D1814"/>
    <w:rsid w:val="002D281C"/>
    <w:rsid w:val="002D4B6B"/>
    <w:rsid w:val="002D552F"/>
    <w:rsid w:val="002E19EE"/>
    <w:rsid w:val="002E28CE"/>
    <w:rsid w:val="002E2A6C"/>
    <w:rsid w:val="002E439F"/>
    <w:rsid w:val="002E605C"/>
    <w:rsid w:val="002F030C"/>
    <w:rsid w:val="002F4486"/>
    <w:rsid w:val="002F56D7"/>
    <w:rsid w:val="00301B64"/>
    <w:rsid w:val="00303B35"/>
    <w:rsid w:val="0031131C"/>
    <w:rsid w:val="003134D5"/>
    <w:rsid w:val="003148D3"/>
    <w:rsid w:val="00316E61"/>
    <w:rsid w:val="003217D6"/>
    <w:rsid w:val="00322734"/>
    <w:rsid w:val="0032322F"/>
    <w:rsid w:val="00340E07"/>
    <w:rsid w:val="003412B5"/>
    <w:rsid w:val="0034239A"/>
    <w:rsid w:val="00344BB7"/>
    <w:rsid w:val="00354C38"/>
    <w:rsid w:val="003565A7"/>
    <w:rsid w:val="0036556B"/>
    <w:rsid w:val="00365987"/>
    <w:rsid w:val="003727DC"/>
    <w:rsid w:val="00372F24"/>
    <w:rsid w:val="00375080"/>
    <w:rsid w:val="0037516B"/>
    <w:rsid w:val="0038622F"/>
    <w:rsid w:val="003874A8"/>
    <w:rsid w:val="003900B9"/>
    <w:rsid w:val="00397B0D"/>
    <w:rsid w:val="003A11D2"/>
    <w:rsid w:val="003A4103"/>
    <w:rsid w:val="003A7477"/>
    <w:rsid w:val="003B21A6"/>
    <w:rsid w:val="003B274C"/>
    <w:rsid w:val="003B3C57"/>
    <w:rsid w:val="003B422F"/>
    <w:rsid w:val="003B477B"/>
    <w:rsid w:val="003B6A9B"/>
    <w:rsid w:val="003C113F"/>
    <w:rsid w:val="003C577B"/>
    <w:rsid w:val="003C5D8D"/>
    <w:rsid w:val="003D0873"/>
    <w:rsid w:val="003D1F12"/>
    <w:rsid w:val="003D40AE"/>
    <w:rsid w:val="003D4CFB"/>
    <w:rsid w:val="003D55F2"/>
    <w:rsid w:val="003D6887"/>
    <w:rsid w:val="003E17DD"/>
    <w:rsid w:val="003E4246"/>
    <w:rsid w:val="003E627E"/>
    <w:rsid w:val="003E6BC8"/>
    <w:rsid w:val="003F02EA"/>
    <w:rsid w:val="003F0869"/>
    <w:rsid w:val="003F1D75"/>
    <w:rsid w:val="003F4D1A"/>
    <w:rsid w:val="003F4DF7"/>
    <w:rsid w:val="004043E6"/>
    <w:rsid w:val="00410214"/>
    <w:rsid w:val="00410EAD"/>
    <w:rsid w:val="00412E47"/>
    <w:rsid w:val="0041613A"/>
    <w:rsid w:val="00416AB6"/>
    <w:rsid w:val="0042198D"/>
    <w:rsid w:val="00426DC2"/>
    <w:rsid w:val="004271EF"/>
    <w:rsid w:val="00431D06"/>
    <w:rsid w:val="00433674"/>
    <w:rsid w:val="004355D9"/>
    <w:rsid w:val="0044564E"/>
    <w:rsid w:val="004473A3"/>
    <w:rsid w:val="00452CF0"/>
    <w:rsid w:val="0045347C"/>
    <w:rsid w:val="00453950"/>
    <w:rsid w:val="0046043D"/>
    <w:rsid w:val="004614BF"/>
    <w:rsid w:val="00461EEE"/>
    <w:rsid w:val="004657AA"/>
    <w:rsid w:val="00465CA8"/>
    <w:rsid w:val="00467467"/>
    <w:rsid w:val="004702AA"/>
    <w:rsid w:val="00471F51"/>
    <w:rsid w:val="00476A75"/>
    <w:rsid w:val="00481D68"/>
    <w:rsid w:val="00483789"/>
    <w:rsid w:val="00483E35"/>
    <w:rsid w:val="00487F79"/>
    <w:rsid w:val="0049672D"/>
    <w:rsid w:val="00497564"/>
    <w:rsid w:val="00497A4D"/>
    <w:rsid w:val="004A0834"/>
    <w:rsid w:val="004A225D"/>
    <w:rsid w:val="004A682F"/>
    <w:rsid w:val="004A6D6A"/>
    <w:rsid w:val="004A73D0"/>
    <w:rsid w:val="004B47A9"/>
    <w:rsid w:val="004B77CB"/>
    <w:rsid w:val="004C067D"/>
    <w:rsid w:val="004C432F"/>
    <w:rsid w:val="004C491C"/>
    <w:rsid w:val="004C77F7"/>
    <w:rsid w:val="004D671A"/>
    <w:rsid w:val="004D7F72"/>
    <w:rsid w:val="004E4873"/>
    <w:rsid w:val="004E636D"/>
    <w:rsid w:val="004E712F"/>
    <w:rsid w:val="004E7835"/>
    <w:rsid w:val="004F21A3"/>
    <w:rsid w:val="004F62A1"/>
    <w:rsid w:val="004F64E3"/>
    <w:rsid w:val="004F6B9C"/>
    <w:rsid w:val="004F7E58"/>
    <w:rsid w:val="00503EC3"/>
    <w:rsid w:val="00503ED4"/>
    <w:rsid w:val="00510B6C"/>
    <w:rsid w:val="005113BF"/>
    <w:rsid w:val="00511CD6"/>
    <w:rsid w:val="0051500F"/>
    <w:rsid w:val="00515998"/>
    <w:rsid w:val="0052395C"/>
    <w:rsid w:val="00530C4D"/>
    <w:rsid w:val="00531AA9"/>
    <w:rsid w:val="0053265A"/>
    <w:rsid w:val="00540AA3"/>
    <w:rsid w:val="00545C8C"/>
    <w:rsid w:val="00551F55"/>
    <w:rsid w:val="00557469"/>
    <w:rsid w:val="00560BD9"/>
    <w:rsid w:val="00562E1A"/>
    <w:rsid w:val="0056398D"/>
    <w:rsid w:val="00567566"/>
    <w:rsid w:val="005717E7"/>
    <w:rsid w:val="005751E3"/>
    <w:rsid w:val="00577A08"/>
    <w:rsid w:val="005871C9"/>
    <w:rsid w:val="0058769B"/>
    <w:rsid w:val="00587BF2"/>
    <w:rsid w:val="005915BB"/>
    <w:rsid w:val="005919BC"/>
    <w:rsid w:val="00593084"/>
    <w:rsid w:val="005967F5"/>
    <w:rsid w:val="005A0B98"/>
    <w:rsid w:val="005A0F59"/>
    <w:rsid w:val="005A3966"/>
    <w:rsid w:val="005A6114"/>
    <w:rsid w:val="005B0883"/>
    <w:rsid w:val="005B1B77"/>
    <w:rsid w:val="005B3541"/>
    <w:rsid w:val="005C0F37"/>
    <w:rsid w:val="005C22F4"/>
    <w:rsid w:val="005C3094"/>
    <w:rsid w:val="005C6871"/>
    <w:rsid w:val="005C6FFF"/>
    <w:rsid w:val="005D1716"/>
    <w:rsid w:val="005D3277"/>
    <w:rsid w:val="005D566B"/>
    <w:rsid w:val="005E1628"/>
    <w:rsid w:val="005E2103"/>
    <w:rsid w:val="005E7ABD"/>
    <w:rsid w:val="005F01EE"/>
    <w:rsid w:val="005F1629"/>
    <w:rsid w:val="005F266B"/>
    <w:rsid w:val="005F399C"/>
    <w:rsid w:val="005F4C0A"/>
    <w:rsid w:val="005F4F32"/>
    <w:rsid w:val="005F6E1F"/>
    <w:rsid w:val="005F710E"/>
    <w:rsid w:val="005F7E7C"/>
    <w:rsid w:val="006002B7"/>
    <w:rsid w:val="00601452"/>
    <w:rsid w:val="00602E1C"/>
    <w:rsid w:val="00603CEA"/>
    <w:rsid w:val="00605AD8"/>
    <w:rsid w:val="00606353"/>
    <w:rsid w:val="00611D98"/>
    <w:rsid w:val="0061311E"/>
    <w:rsid w:val="00614245"/>
    <w:rsid w:val="00617432"/>
    <w:rsid w:val="00620512"/>
    <w:rsid w:val="00620F4D"/>
    <w:rsid w:val="006236D3"/>
    <w:rsid w:val="00623D41"/>
    <w:rsid w:val="006242DF"/>
    <w:rsid w:val="00624B21"/>
    <w:rsid w:val="0063350D"/>
    <w:rsid w:val="00633C0B"/>
    <w:rsid w:val="00633F68"/>
    <w:rsid w:val="00635368"/>
    <w:rsid w:val="00637451"/>
    <w:rsid w:val="00645460"/>
    <w:rsid w:val="00646E80"/>
    <w:rsid w:val="00647112"/>
    <w:rsid w:val="006521EA"/>
    <w:rsid w:val="00654843"/>
    <w:rsid w:val="00654D55"/>
    <w:rsid w:val="0065558C"/>
    <w:rsid w:val="00661A95"/>
    <w:rsid w:val="00661CA0"/>
    <w:rsid w:val="00662926"/>
    <w:rsid w:val="00662B09"/>
    <w:rsid w:val="00663EAA"/>
    <w:rsid w:val="006659DF"/>
    <w:rsid w:val="0067146B"/>
    <w:rsid w:val="00671916"/>
    <w:rsid w:val="00677BD1"/>
    <w:rsid w:val="00680B33"/>
    <w:rsid w:val="006849BE"/>
    <w:rsid w:val="00685473"/>
    <w:rsid w:val="00686A32"/>
    <w:rsid w:val="006956F2"/>
    <w:rsid w:val="006974C7"/>
    <w:rsid w:val="006A6BFF"/>
    <w:rsid w:val="006A7242"/>
    <w:rsid w:val="006A7790"/>
    <w:rsid w:val="006B0E84"/>
    <w:rsid w:val="006B382D"/>
    <w:rsid w:val="006C12FF"/>
    <w:rsid w:val="006C513D"/>
    <w:rsid w:val="006C62DA"/>
    <w:rsid w:val="006C798B"/>
    <w:rsid w:val="006D18FC"/>
    <w:rsid w:val="006E05A7"/>
    <w:rsid w:val="006E5F32"/>
    <w:rsid w:val="006E6359"/>
    <w:rsid w:val="006F077D"/>
    <w:rsid w:val="006F134B"/>
    <w:rsid w:val="006F1413"/>
    <w:rsid w:val="006F270E"/>
    <w:rsid w:val="006F291A"/>
    <w:rsid w:val="00700E8F"/>
    <w:rsid w:val="00701401"/>
    <w:rsid w:val="0070177F"/>
    <w:rsid w:val="00702779"/>
    <w:rsid w:val="007057F7"/>
    <w:rsid w:val="00705AD8"/>
    <w:rsid w:val="00716461"/>
    <w:rsid w:val="00716A80"/>
    <w:rsid w:val="00716FCA"/>
    <w:rsid w:val="007172B0"/>
    <w:rsid w:val="00721C6B"/>
    <w:rsid w:val="00722D0A"/>
    <w:rsid w:val="00727FBF"/>
    <w:rsid w:val="007340B5"/>
    <w:rsid w:val="007359D7"/>
    <w:rsid w:val="00737D95"/>
    <w:rsid w:val="00741893"/>
    <w:rsid w:val="00743144"/>
    <w:rsid w:val="00744B5E"/>
    <w:rsid w:val="007478C2"/>
    <w:rsid w:val="00747F52"/>
    <w:rsid w:val="0075252E"/>
    <w:rsid w:val="00761F44"/>
    <w:rsid w:val="00762011"/>
    <w:rsid w:val="00762B4D"/>
    <w:rsid w:val="00764410"/>
    <w:rsid w:val="00765C4B"/>
    <w:rsid w:val="007676AB"/>
    <w:rsid w:val="007676D7"/>
    <w:rsid w:val="00771603"/>
    <w:rsid w:val="007723BD"/>
    <w:rsid w:val="00775607"/>
    <w:rsid w:val="00776499"/>
    <w:rsid w:val="0078178D"/>
    <w:rsid w:val="00783316"/>
    <w:rsid w:val="00793026"/>
    <w:rsid w:val="00797345"/>
    <w:rsid w:val="007A0499"/>
    <w:rsid w:val="007A13F2"/>
    <w:rsid w:val="007A2E70"/>
    <w:rsid w:val="007A39D3"/>
    <w:rsid w:val="007A49F4"/>
    <w:rsid w:val="007B1D49"/>
    <w:rsid w:val="007B2C3D"/>
    <w:rsid w:val="007C2933"/>
    <w:rsid w:val="007C3E4C"/>
    <w:rsid w:val="007C54F2"/>
    <w:rsid w:val="007D384A"/>
    <w:rsid w:val="007D5426"/>
    <w:rsid w:val="007D6302"/>
    <w:rsid w:val="007D69DE"/>
    <w:rsid w:val="007D6B7E"/>
    <w:rsid w:val="007D6D82"/>
    <w:rsid w:val="007D75E2"/>
    <w:rsid w:val="007E03EF"/>
    <w:rsid w:val="007E0761"/>
    <w:rsid w:val="007E0CE4"/>
    <w:rsid w:val="007E3E4A"/>
    <w:rsid w:val="007F2EEC"/>
    <w:rsid w:val="007F5A09"/>
    <w:rsid w:val="007F6419"/>
    <w:rsid w:val="00802050"/>
    <w:rsid w:val="00804152"/>
    <w:rsid w:val="008048D6"/>
    <w:rsid w:val="00806C78"/>
    <w:rsid w:val="008113C7"/>
    <w:rsid w:val="008118B7"/>
    <w:rsid w:val="008122C2"/>
    <w:rsid w:val="00812425"/>
    <w:rsid w:val="00814D6A"/>
    <w:rsid w:val="00814DBA"/>
    <w:rsid w:val="00816857"/>
    <w:rsid w:val="00816D29"/>
    <w:rsid w:val="00820427"/>
    <w:rsid w:val="00821B2F"/>
    <w:rsid w:val="0082258B"/>
    <w:rsid w:val="00822DD5"/>
    <w:rsid w:val="00830ADC"/>
    <w:rsid w:val="00830C05"/>
    <w:rsid w:val="00831510"/>
    <w:rsid w:val="00836946"/>
    <w:rsid w:val="0084225A"/>
    <w:rsid w:val="00843C0F"/>
    <w:rsid w:val="00847E07"/>
    <w:rsid w:val="00854CC9"/>
    <w:rsid w:val="00855690"/>
    <w:rsid w:val="0086042F"/>
    <w:rsid w:val="00863C8E"/>
    <w:rsid w:val="00865719"/>
    <w:rsid w:val="00865967"/>
    <w:rsid w:val="00867D8E"/>
    <w:rsid w:val="00871BF0"/>
    <w:rsid w:val="00877BAF"/>
    <w:rsid w:val="00883005"/>
    <w:rsid w:val="00885966"/>
    <w:rsid w:val="00887831"/>
    <w:rsid w:val="00887950"/>
    <w:rsid w:val="008879D2"/>
    <w:rsid w:val="008922DD"/>
    <w:rsid w:val="00892695"/>
    <w:rsid w:val="0089358B"/>
    <w:rsid w:val="00894467"/>
    <w:rsid w:val="008954FE"/>
    <w:rsid w:val="008A0053"/>
    <w:rsid w:val="008A56A0"/>
    <w:rsid w:val="008A61F6"/>
    <w:rsid w:val="008B5A4F"/>
    <w:rsid w:val="008C0359"/>
    <w:rsid w:val="008C0A8F"/>
    <w:rsid w:val="008C473B"/>
    <w:rsid w:val="008C4BA3"/>
    <w:rsid w:val="008C673D"/>
    <w:rsid w:val="008C7AEF"/>
    <w:rsid w:val="008D0118"/>
    <w:rsid w:val="008D121C"/>
    <w:rsid w:val="008D1739"/>
    <w:rsid w:val="008D370B"/>
    <w:rsid w:val="008D6ABB"/>
    <w:rsid w:val="008D6E06"/>
    <w:rsid w:val="008D7079"/>
    <w:rsid w:val="008E116D"/>
    <w:rsid w:val="008E1529"/>
    <w:rsid w:val="008E55CD"/>
    <w:rsid w:val="008E5E44"/>
    <w:rsid w:val="008E7121"/>
    <w:rsid w:val="008F0AA3"/>
    <w:rsid w:val="008F1EBE"/>
    <w:rsid w:val="008F2A09"/>
    <w:rsid w:val="008F317B"/>
    <w:rsid w:val="008F5126"/>
    <w:rsid w:val="008F704B"/>
    <w:rsid w:val="0090598E"/>
    <w:rsid w:val="00905BA6"/>
    <w:rsid w:val="00910B0D"/>
    <w:rsid w:val="009120C1"/>
    <w:rsid w:val="0091376E"/>
    <w:rsid w:val="009155E4"/>
    <w:rsid w:val="0092452E"/>
    <w:rsid w:val="0092528C"/>
    <w:rsid w:val="0092545A"/>
    <w:rsid w:val="00926C85"/>
    <w:rsid w:val="0093289F"/>
    <w:rsid w:val="0093575D"/>
    <w:rsid w:val="0093577F"/>
    <w:rsid w:val="0093608A"/>
    <w:rsid w:val="00944031"/>
    <w:rsid w:val="009441CC"/>
    <w:rsid w:val="009446C1"/>
    <w:rsid w:val="0094519F"/>
    <w:rsid w:val="00946920"/>
    <w:rsid w:val="009528E3"/>
    <w:rsid w:val="00952B50"/>
    <w:rsid w:val="0095377F"/>
    <w:rsid w:val="00955A4A"/>
    <w:rsid w:val="009572B4"/>
    <w:rsid w:val="00962889"/>
    <w:rsid w:val="009635CE"/>
    <w:rsid w:val="009640A4"/>
    <w:rsid w:val="00966397"/>
    <w:rsid w:val="00966A8E"/>
    <w:rsid w:val="00966E61"/>
    <w:rsid w:val="00970B78"/>
    <w:rsid w:val="00970D6A"/>
    <w:rsid w:val="00971805"/>
    <w:rsid w:val="00977681"/>
    <w:rsid w:val="00980AD2"/>
    <w:rsid w:val="00982735"/>
    <w:rsid w:val="0098322E"/>
    <w:rsid w:val="009837BD"/>
    <w:rsid w:val="00984337"/>
    <w:rsid w:val="009857BA"/>
    <w:rsid w:val="0098619D"/>
    <w:rsid w:val="009961FB"/>
    <w:rsid w:val="009A1FE8"/>
    <w:rsid w:val="009A2877"/>
    <w:rsid w:val="009A58FF"/>
    <w:rsid w:val="009A5C27"/>
    <w:rsid w:val="009A69D9"/>
    <w:rsid w:val="009A7571"/>
    <w:rsid w:val="009B005C"/>
    <w:rsid w:val="009B4684"/>
    <w:rsid w:val="009B6173"/>
    <w:rsid w:val="009B6682"/>
    <w:rsid w:val="009C53E4"/>
    <w:rsid w:val="009C56AE"/>
    <w:rsid w:val="009D1BF5"/>
    <w:rsid w:val="009D3C1C"/>
    <w:rsid w:val="009D3D73"/>
    <w:rsid w:val="009D46C4"/>
    <w:rsid w:val="009D4AD2"/>
    <w:rsid w:val="009D724B"/>
    <w:rsid w:val="009E007C"/>
    <w:rsid w:val="009E0CB8"/>
    <w:rsid w:val="009E2214"/>
    <w:rsid w:val="009E485E"/>
    <w:rsid w:val="009E4E91"/>
    <w:rsid w:val="009E593A"/>
    <w:rsid w:val="009E7CB8"/>
    <w:rsid w:val="00A00A52"/>
    <w:rsid w:val="00A01FF0"/>
    <w:rsid w:val="00A020A7"/>
    <w:rsid w:val="00A02A50"/>
    <w:rsid w:val="00A0759B"/>
    <w:rsid w:val="00A115ED"/>
    <w:rsid w:val="00A13164"/>
    <w:rsid w:val="00A138DE"/>
    <w:rsid w:val="00A149D0"/>
    <w:rsid w:val="00A171DD"/>
    <w:rsid w:val="00A21823"/>
    <w:rsid w:val="00A219BE"/>
    <w:rsid w:val="00A261A1"/>
    <w:rsid w:val="00A277B7"/>
    <w:rsid w:val="00A40B1B"/>
    <w:rsid w:val="00A42D6F"/>
    <w:rsid w:val="00A44819"/>
    <w:rsid w:val="00A46B3A"/>
    <w:rsid w:val="00A47806"/>
    <w:rsid w:val="00A5190E"/>
    <w:rsid w:val="00A51941"/>
    <w:rsid w:val="00A52A7E"/>
    <w:rsid w:val="00A534AB"/>
    <w:rsid w:val="00A53A0C"/>
    <w:rsid w:val="00A5589B"/>
    <w:rsid w:val="00A56256"/>
    <w:rsid w:val="00A56CCB"/>
    <w:rsid w:val="00A60DA8"/>
    <w:rsid w:val="00A62E9C"/>
    <w:rsid w:val="00A647DF"/>
    <w:rsid w:val="00A64984"/>
    <w:rsid w:val="00A65846"/>
    <w:rsid w:val="00A65989"/>
    <w:rsid w:val="00A6715C"/>
    <w:rsid w:val="00A703B5"/>
    <w:rsid w:val="00A73980"/>
    <w:rsid w:val="00A77DEA"/>
    <w:rsid w:val="00A82B3D"/>
    <w:rsid w:val="00A82E92"/>
    <w:rsid w:val="00A87B0A"/>
    <w:rsid w:val="00A90532"/>
    <w:rsid w:val="00A939F5"/>
    <w:rsid w:val="00A94E65"/>
    <w:rsid w:val="00A963E0"/>
    <w:rsid w:val="00AA0512"/>
    <w:rsid w:val="00AA2E23"/>
    <w:rsid w:val="00AA534E"/>
    <w:rsid w:val="00AA57CB"/>
    <w:rsid w:val="00AA6BF9"/>
    <w:rsid w:val="00AA783B"/>
    <w:rsid w:val="00AB0771"/>
    <w:rsid w:val="00AB5E10"/>
    <w:rsid w:val="00AB79EE"/>
    <w:rsid w:val="00AC1EDC"/>
    <w:rsid w:val="00AD08A8"/>
    <w:rsid w:val="00AD09A4"/>
    <w:rsid w:val="00AD3C67"/>
    <w:rsid w:val="00AD5EEA"/>
    <w:rsid w:val="00AD63C6"/>
    <w:rsid w:val="00AE2135"/>
    <w:rsid w:val="00AE67EB"/>
    <w:rsid w:val="00AE6AFC"/>
    <w:rsid w:val="00AE7B6D"/>
    <w:rsid w:val="00AF20EE"/>
    <w:rsid w:val="00AF25A6"/>
    <w:rsid w:val="00AF4EAB"/>
    <w:rsid w:val="00AF4FDA"/>
    <w:rsid w:val="00AF5FB2"/>
    <w:rsid w:val="00B013B0"/>
    <w:rsid w:val="00B02431"/>
    <w:rsid w:val="00B04841"/>
    <w:rsid w:val="00B0745D"/>
    <w:rsid w:val="00B075FB"/>
    <w:rsid w:val="00B10381"/>
    <w:rsid w:val="00B11C3C"/>
    <w:rsid w:val="00B12FDB"/>
    <w:rsid w:val="00B13512"/>
    <w:rsid w:val="00B14EF6"/>
    <w:rsid w:val="00B151C9"/>
    <w:rsid w:val="00B158CA"/>
    <w:rsid w:val="00B1605D"/>
    <w:rsid w:val="00B1679A"/>
    <w:rsid w:val="00B257E0"/>
    <w:rsid w:val="00B2787D"/>
    <w:rsid w:val="00B30277"/>
    <w:rsid w:val="00B33FDE"/>
    <w:rsid w:val="00B35460"/>
    <w:rsid w:val="00B35B25"/>
    <w:rsid w:val="00B4099C"/>
    <w:rsid w:val="00B42039"/>
    <w:rsid w:val="00B45B52"/>
    <w:rsid w:val="00B511F9"/>
    <w:rsid w:val="00B53A72"/>
    <w:rsid w:val="00B54589"/>
    <w:rsid w:val="00B56F9A"/>
    <w:rsid w:val="00B57CA7"/>
    <w:rsid w:val="00B6180D"/>
    <w:rsid w:val="00B63975"/>
    <w:rsid w:val="00B66BA5"/>
    <w:rsid w:val="00B75C0A"/>
    <w:rsid w:val="00B8187F"/>
    <w:rsid w:val="00B8386E"/>
    <w:rsid w:val="00B83ACE"/>
    <w:rsid w:val="00B86023"/>
    <w:rsid w:val="00B86D6D"/>
    <w:rsid w:val="00B8760F"/>
    <w:rsid w:val="00B92E3B"/>
    <w:rsid w:val="00B93841"/>
    <w:rsid w:val="00B93A56"/>
    <w:rsid w:val="00B94777"/>
    <w:rsid w:val="00B94FCB"/>
    <w:rsid w:val="00B95508"/>
    <w:rsid w:val="00B961B7"/>
    <w:rsid w:val="00BA337F"/>
    <w:rsid w:val="00BB1933"/>
    <w:rsid w:val="00BB2B21"/>
    <w:rsid w:val="00BB3CF3"/>
    <w:rsid w:val="00BB5D51"/>
    <w:rsid w:val="00BC18E0"/>
    <w:rsid w:val="00BC41A9"/>
    <w:rsid w:val="00BD2404"/>
    <w:rsid w:val="00BD47D1"/>
    <w:rsid w:val="00BD4DE0"/>
    <w:rsid w:val="00BE105A"/>
    <w:rsid w:val="00BE1FA4"/>
    <w:rsid w:val="00BE22AB"/>
    <w:rsid w:val="00BE475F"/>
    <w:rsid w:val="00BE7971"/>
    <w:rsid w:val="00BF0D31"/>
    <w:rsid w:val="00BF5E0A"/>
    <w:rsid w:val="00BF7E3A"/>
    <w:rsid w:val="00C06BC1"/>
    <w:rsid w:val="00C075D4"/>
    <w:rsid w:val="00C11F3B"/>
    <w:rsid w:val="00C13FBF"/>
    <w:rsid w:val="00C14081"/>
    <w:rsid w:val="00C15DEA"/>
    <w:rsid w:val="00C20BDF"/>
    <w:rsid w:val="00C216A5"/>
    <w:rsid w:val="00C217D5"/>
    <w:rsid w:val="00C2468C"/>
    <w:rsid w:val="00C34557"/>
    <w:rsid w:val="00C35255"/>
    <w:rsid w:val="00C360F0"/>
    <w:rsid w:val="00C4052C"/>
    <w:rsid w:val="00C41022"/>
    <w:rsid w:val="00C45A60"/>
    <w:rsid w:val="00C56910"/>
    <w:rsid w:val="00C56E14"/>
    <w:rsid w:val="00C63D6C"/>
    <w:rsid w:val="00C6479E"/>
    <w:rsid w:val="00C713A2"/>
    <w:rsid w:val="00C73064"/>
    <w:rsid w:val="00C751E0"/>
    <w:rsid w:val="00C77039"/>
    <w:rsid w:val="00C773FE"/>
    <w:rsid w:val="00C776F8"/>
    <w:rsid w:val="00C83171"/>
    <w:rsid w:val="00C8322E"/>
    <w:rsid w:val="00C84260"/>
    <w:rsid w:val="00C857DC"/>
    <w:rsid w:val="00C93CEF"/>
    <w:rsid w:val="00C97013"/>
    <w:rsid w:val="00C974D3"/>
    <w:rsid w:val="00CB0F2E"/>
    <w:rsid w:val="00CB1F43"/>
    <w:rsid w:val="00CB299B"/>
    <w:rsid w:val="00CB2E8A"/>
    <w:rsid w:val="00CC03F3"/>
    <w:rsid w:val="00CC11F3"/>
    <w:rsid w:val="00CC3D80"/>
    <w:rsid w:val="00CC5FE6"/>
    <w:rsid w:val="00CC6F6A"/>
    <w:rsid w:val="00CD2FFC"/>
    <w:rsid w:val="00CD5AA4"/>
    <w:rsid w:val="00CD76D9"/>
    <w:rsid w:val="00CD7AD1"/>
    <w:rsid w:val="00CE13B8"/>
    <w:rsid w:val="00CE2715"/>
    <w:rsid w:val="00CE3BE6"/>
    <w:rsid w:val="00CE4366"/>
    <w:rsid w:val="00CE6F0E"/>
    <w:rsid w:val="00CE6F96"/>
    <w:rsid w:val="00CF1DFA"/>
    <w:rsid w:val="00CF3536"/>
    <w:rsid w:val="00CF4324"/>
    <w:rsid w:val="00CF5181"/>
    <w:rsid w:val="00CF71EE"/>
    <w:rsid w:val="00CF726C"/>
    <w:rsid w:val="00D012F7"/>
    <w:rsid w:val="00D024AC"/>
    <w:rsid w:val="00D05411"/>
    <w:rsid w:val="00D076E6"/>
    <w:rsid w:val="00D1123F"/>
    <w:rsid w:val="00D11AA7"/>
    <w:rsid w:val="00D146FB"/>
    <w:rsid w:val="00D20CC4"/>
    <w:rsid w:val="00D22BC3"/>
    <w:rsid w:val="00D23AD8"/>
    <w:rsid w:val="00D3099F"/>
    <w:rsid w:val="00D33A1E"/>
    <w:rsid w:val="00D349C5"/>
    <w:rsid w:val="00D412B7"/>
    <w:rsid w:val="00D4373E"/>
    <w:rsid w:val="00D4520F"/>
    <w:rsid w:val="00D515EB"/>
    <w:rsid w:val="00D5279A"/>
    <w:rsid w:val="00D5441B"/>
    <w:rsid w:val="00D55713"/>
    <w:rsid w:val="00D565E1"/>
    <w:rsid w:val="00D57051"/>
    <w:rsid w:val="00D600E0"/>
    <w:rsid w:val="00D635E7"/>
    <w:rsid w:val="00D6698F"/>
    <w:rsid w:val="00D7039F"/>
    <w:rsid w:val="00D72E28"/>
    <w:rsid w:val="00D74D4C"/>
    <w:rsid w:val="00D76EB6"/>
    <w:rsid w:val="00D775D2"/>
    <w:rsid w:val="00D838AC"/>
    <w:rsid w:val="00D85477"/>
    <w:rsid w:val="00D87B20"/>
    <w:rsid w:val="00D87D2C"/>
    <w:rsid w:val="00D90CEA"/>
    <w:rsid w:val="00D928B2"/>
    <w:rsid w:val="00D92D1C"/>
    <w:rsid w:val="00D92FB9"/>
    <w:rsid w:val="00D9444C"/>
    <w:rsid w:val="00D94C5D"/>
    <w:rsid w:val="00D94E55"/>
    <w:rsid w:val="00D967E1"/>
    <w:rsid w:val="00DA0275"/>
    <w:rsid w:val="00DA0CB8"/>
    <w:rsid w:val="00DA1A9A"/>
    <w:rsid w:val="00DA2BAC"/>
    <w:rsid w:val="00DA4A4C"/>
    <w:rsid w:val="00DA5D22"/>
    <w:rsid w:val="00DB37C9"/>
    <w:rsid w:val="00DB4380"/>
    <w:rsid w:val="00DB5DE9"/>
    <w:rsid w:val="00DB7935"/>
    <w:rsid w:val="00DC5A37"/>
    <w:rsid w:val="00DD2E04"/>
    <w:rsid w:val="00DD5D39"/>
    <w:rsid w:val="00DE3E2E"/>
    <w:rsid w:val="00DE496B"/>
    <w:rsid w:val="00DE7279"/>
    <w:rsid w:val="00DF3B8F"/>
    <w:rsid w:val="00DF60F1"/>
    <w:rsid w:val="00DF6B57"/>
    <w:rsid w:val="00E013E6"/>
    <w:rsid w:val="00E02964"/>
    <w:rsid w:val="00E032D5"/>
    <w:rsid w:val="00E04505"/>
    <w:rsid w:val="00E05E65"/>
    <w:rsid w:val="00E06193"/>
    <w:rsid w:val="00E068D2"/>
    <w:rsid w:val="00E14DB3"/>
    <w:rsid w:val="00E20650"/>
    <w:rsid w:val="00E211C0"/>
    <w:rsid w:val="00E21B14"/>
    <w:rsid w:val="00E21B2F"/>
    <w:rsid w:val="00E24E96"/>
    <w:rsid w:val="00E2606B"/>
    <w:rsid w:val="00E267CE"/>
    <w:rsid w:val="00E2729B"/>
    <w:rsid w:val="00E273DE"/>
    <w:rsid w:val="00E3124B"/>
    <w:rsid w:val="00E3223C"/>
    <w:rsid w:val="00E32B66"/>
    <w:rsid w:val="00E32F63"/>
    <w:rsid w:val="00E41A31"/>
    <w:rsid w:val="00E459BE"/>
    <w:rsid w:val="00E46C65"/>
    <w:rsid w:val="00E52608"/>
    <w:rsid w:val="00E55632"/>
    <w:rsid w:val="00E62B3F"/>
    <w:rsid w:val="00E6669D"/>
    <w:rsid w:val="00E713C5"/>
    <w:rsid w:val="00E76CC0"/>
    <w:rsid w:val="00E779B4"/>
    <w:rsid w:val="00E81359"/>
    <w:rsid w:val="00E81E46"/>
    <w:rsid w:val="00E82443"/>
    <w:rsid w:val="00E832E0"/>
    <w:rsid w:val="00E87ACA"/>
    <w:rsid w:val="00E90D1C"/>
    <w:rsid w:val="00E91BBA"/>
    <w:rsid w:val="00E924E3"/>
    <w:rsid w:val="00E936C2"/>
    <w:rsid w:val="00E972E1"/>
    <w:rsid w:val="00EA2AA3"/>
    <w:rsid w:val="00EA70EA"/>
    <w:rsid w:val="00EB3251"/>
    <w:rsid w:val="00EB5306"/>
    <w:rsid w:val="00EB5616"/>
    <w:rsid w:val="00EB653D"/>
    <w:rsid w:val="00EB67C0"/>
    <w:rsid w:val="00EB68D7"/>
    <w:rsid w:val="00EB7198"/>
    <w:rsid w:val="00EB73A4"/>
    <w:rsid w:val="00EC050D"/>
    <w:rsid w:val="00EC7364"/>
    <w:rsid w:val="00EC773C"/>
    <w:rsid w:val="00ED0C06"/>
    <w:rsid w:val="00ED11D7"/>
    <w:rsid w:val="00ED2602"/>
    <w:rsid w:val="00ED39F8"/>
    <w:rsid w:val="00ED6C2B"/>
    <w:rsid w:val="00EE2DAB"/>
    <w:rsid w:val="00EE2FD0"/>
    <w:rsid w:val="00EE3F19"/>
    <w:rsid w:val="00EE4626"/>
    <w:rsid w:val="00EE6860"/>
    <w:rsid w:val="00EF63D6"/>
    <w:rsid w:val="00EF74BE"/>
    <w:rsid w:val="00F122BE"/>
    <w:rsid w:val="00F130BB"/>
    <w:rsid w:val="00F146A8"/>
    <w:rsid w:val="00F2045F"/>
    <w:rsid w:val="00F222F8"/>
    <w:rsid w:val="00F24190"/>
    <w:rsid w:val="00F2474A"/>
    <w:rsid w:val="00F24B23"/>
    <w:rsid w:val="00F251A0"/>
    <w:rsid w:val="00F26695"/>
    <w:rsid w:val="00F26F47"/>
    <w:rsid w:val="00F361C3"/>
    <w:rsid w:val="00F43A1E"/>
    <w:rsid w:val="00F43C38"/>
    <w:rsid w:val="00F445D2"/>
    <w:rsid w:val="00F474FE"/>
    <w:rsid w:val="00F47E33"/>
    <w:rsid w:val="00F50BE2"/>
    <w:rsid w:val="00F54223"/>
    <w:rsid w:val="00F62897"/>
    <w:rsid w:val="00F6321B"/>
    <w:rsid w:val="00F651E5"/>
    <w:rsid w:val="00F6556E"/>
    <w:rsid w:val="00F66BC7"/>
    <w:rsid w:val="00F7240D"/>
    <w:rsid w:val="00F738C0"/>
    <w:rsid w:val="00F7609D"/>
    <w:rsid w:val="00F76C8F"/>
    <w:rsid w:val="00F76D4E"/>
    <w:rsid w:val="00F83C18"/>
    <w:rsid w:val="00F91725"/>
    <w:rsid w:val="00F93987"/>
    <w:rsid w:val="00F950CC"/>
    <w:rsid w:val="00F97F66"/>
    <w:rsid w:val="00FA092C"/>
    <w:rsid w:val="00FA5457"/>
    <w:rsid w:val="00FA6510"/>
    <w:rsid w:val="00FA688A"/>
    <w:rsid w:val="00FA69D3"/>
    <w:rsid w:val="00FA6E78"/>
    <w:rsid w:val="00FB05D0"/>
    <w:rsid w:val="00FB1A32"/>
    <w:rsid w:val="00FB20F9"/>
    <w:rsid w:val="00FB4232"/>
    <w:rsid w:val="00FB4DA6"/>
    <w:rsid w:val="00FB51DE"/>
    <w:rsid w:val="00FB5510"/>
    <w:rsid w:val="00FB6BA9"/>
    <w:rsid w:val="00FB6C0B"/>
    <w:rsid w:val="00FB7931"/>
    <w:rsid w:val="00FC1246"/>
    <w:rsid w:val="00FC5665"/>
    <w:rsid w:val="00FC600F"/>
    <w:rsid w:val="00FC690C"/>
    <w:rsid w:val="00FC7667"/>
    <w:rsid w:val="00FD3C85"/>
    <w:rsid w:val="00FD55AA"/>
    <w:rsid w:val="00FE4C26"/>
    <w:rsid w:val="00FE719B"/>
    <w:rsid w:val="00FF01EA"/>
    <w:rsid w:val="00FF09AC"/>
    <w:rsid w:val="00FF2C3A"/>
    <w:rsid w:val="00FF3608"/>
    <w:rsid w:val="00FF4C16"/>
    <w:rsid w:val="00FF4D36"/>
    <w:rsid w:val="05F8700A"/>
    <w:rsid w:val="0E281381"/>
    <w:rsid w:val="0E640F60"/>
    <w:rsid w:val="1B511046"/>
    <w:rsid w:val="224D180F"/>
    <w:rsid w:val="30B23281"/>
    <w:rsid w:val="4561F24A"/>
    <w:rsid w:val="47764D3A"/>
    <w:rsid w:val="561A7B7D"/>
    <w:rsid w:val="5E9612E8"/>
    <w:rsid w:val="64DE1F8E"/>
    <w:rsid w:val="67C423B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C20D"/>
  <w15:docId w15:val="{E56251D2-D48C-44E5-96DD-080C207E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BED"/>
    <w:pPr>
      <w:spacing w:after="0" w:line="240" w:lineRule="auto"/>
    </w:pPr>
    <w:rPr>
      <w:rFonts w:ascii="Times New Roman" w:eastAsia="Times New Roman" w:hAnsi="Times New Roman" w:cs="Times New Roman"/>
      <w:sz w:val="24"/>
      <w:szCs w:val="24"/>
      <w:lang w:val="en-CH" w:eastAsia="en-GB"/>
    </w:rPr>
  </w:style>
  <w:style w:type="paragraph" w:styleId="Heading1">
    <w:name w:val="heading 1"/>
    <w:basedOn w:val="Normal"/>
    <w:next w:val="Normal"/>
    <w:link w:val="Heading1Char"/>
    <w:uiPriority w:val="9"/>
    <w:qFormat/>
    <w:rsid w:val="007B2C3D"/>
    <w:pPr>
      <w:keepNext/>
      <w:keepLines/>
      <w:spacing w:before="320"/>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7B2C3D"/>
    <w:pPr>
      <w:keepNext/>
      <w:keepLines/>
      <w:spacing w:before="40"/>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7B2C3D"/>
    <w:pPr>
      <w:keepNext/>
      <w:keepLines/>
      <w:spacing w:before="40"/>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7B2C3D"/>
    <w:pPr>
      <w:keepNext/>
      <w:keepLines/>
      <w:spacing w:before="4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7B2C3D"/>
    <w:pPr>
      <w:keepNext/>
      <w:keepLines/>
      <w:spacing w:before="40"/>
      <w:outlineLvl w:val="4"/>
    </w:pPr>
    <w:rPr>
      <w:rFonts w:asciiTheme="majorHAnsi" w:eastAsiaTheme="majorEastAsia" w:hAnsiTheme="majorHAnsi" w:cstheme="majorBidi"/>
      <w:i/>
      <w:iCs/>
      <w:color w:val="632423" w:themeColor="accent2" w:themeShade="80"/>
    </w:rPr>
  </w:style>
  <w:style w:type="paragraph" w:styleId="Heading6">
    <w:name w:val="heading 6"/>
    <w:basedOn w:val="Normal"/>
    <w:next w:val="Normal"/>
    <w:link w:val="Heading6Char"/>
    <w:uiPriority w:val="9"/>
    <w:semiHidden/>
    <w:unhideWhenUsed/>
    <w:qFormat/>
    <w:rsid w:val="007B2C3D"/>
    <w:pPr>
      <w:keepNext/>
      <w:keepLines/>
      <w:spacing w:before="4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7B2C3D"/>
    <w:pPr>
      <w:keepNext/>
      <w:keepLines/>
      <w:spacing w:before="4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7B2C3D"/>
    <w:pPr>
      <w:keepNext/>
      <w:keepLines/>
      <w:spacing w:before="4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7B2C3D"/>
    <w:pPr>
      <w:keepNext/>
      <w:keepLines/>
      <w:spacing w:before="4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7B2C3D"/>
    <w:pPr>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7B2C3D"/>
    <w:pPr>
      <w:numPr>
        <w:ilvl w:val="1"/>
      </w:numPr>
    </w:pPr>
    <w:rPr>
      <w:rFonts w:asciiTheme="majorHAnsi" w:eastAsiaTheme="majorEastAsia" w:hAnsiTheme="majorHAnsi" w:cstheme="majorBidi"/>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1605D"/>
    <w:pPr>
      <w:ind w:left="720"/>
      <w:contextualSpacing/>
    </w:pPr>
  </w:style>
  <w:style w:type="table" w:styleId="TableGrid">
    <w:name w:val="Table Grid"/>
    <w:basedOn w:val="TableNormal"/>
    <w:uiPriority w:val="39"/>
    <w:rsid w:val="00314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C3D"/>
    <w:pPr>
      <w:outlineLvl w:val="9"/>
    </w:pPr>
  </w:style>
  <w:style w:type="paragraph" w:styleId="TOC1">
    <w:name w:val="toc 1"/>
    <w:basedOn w:val="Normal"/>
    <w:next w:val="Normal"/>
    <w:autoRedefine/>
    <w:uiPriority w:val="39"/>
    <w:unhideWhenUsed/>
    <w:rsid w:val="004355D9"/>
    <w:pPr>
      <w:spacing w:after="100"/>
    </w:pPr>
  </w:style>
  <w:style w:type="paragraph" w:styleId="TOC2">
    <w:name w:val="toc 2"/>
    <w:basedOn w:val="Normal"/>
    <w:next w:val="Normal"/>
    <w:autoRedefine/>
    <w:uiPriority w:val="39"/>
    <w:unhideWhenUsed/>
    <w:rsid w:val="004355D9"/>
    <w:pPr>
      <w:spacing w:after="100"/>
      <w:ind w:left="220"/>
    </w:pPr>
  </w:style>
  <w:style w:type="paragraph" w:styleId="TOC3">
    <w:name w:val="toc 3"/>
    <w:basedOn w:val="Normal"/>
    <w:next w:val="Normal"/>
    <w:autoRedefine/>
    <w:uiPriority w:val="39"/>
    <w:unhideWhenUsed/>
    <w:rsid w:val="004355D9"/>
    <w:pPr>
      <w:spacing w:after="100"/>
      <w:ind w:left="440"/>
    </w:pPr>
  </w:style>
  <w:style w:type="character" w:styleId="Hyperlink">
    <w:name w:val="Hyperlink"/>
    <w:basedOn w:val="DefaultParagraphFont"/>
    <w:uiPriority w:val="99"/>
    <w:unhideWhenUsed/>
    <w:rsid w:val="004355D9"/>
    <w:rPr>
      <w:color w:val="0000FF" w:themeColor="hyperlink"/>
      <w:u w:val="single"/>
    </w:rPr>
  </w:style>
  <w:style w:type="paragraph" w:styleId="Caption">
    <w:name w:val="caption"/>
    <w:basedOn w:val="Normal"/>
    <w:next w:val="Normal"/>
    <w:uiPriority w:val="35"/>
    <w:unhideWhenUsed/>
    <w:qFormat/>
    <w:rsid w:val="007B2C3D"/>
    <w:rPr>
      <w:b/>
      <w:bCs/>
      <w:smallCaps/>
      <w:color w:val="4F81BD" w:themeColor="accent1"/>
      <w:spacing w:val="6"/>
    </w:rPr>
  </w:style>
  <w:style w:type="paragraph" w:styleId="NormalWeb">
    <w:name w:val="Normal (Web)"/>
    <w:basedOn w:val="Normal"/>
    <w:uiPriority w:val="99"/>
    <w:semiHidden/>
    <w:unhideWhenUsed/>
    <w:rsid w:val="00A939F5"/>
  </w:style>
  <w:style w:type="character" w:customStyle="1" w:styleId="Heading1Char">
    <w:name w:val="Heading 1 Char"/>
    <w:basedOn w:val="DefaultParagraphFont"/>
    <w:link w:val="Heading1"/>
    <w:uiPriority w:val="9"/>
    <w:rsid w:val="007B2C3D"/>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7B2C3D"/>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7B2C3D"/>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7B2C3D"/>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7B2C3D"/>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7B2C3D"/>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7B2C3D"/>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7B2C3D"/>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7B2C3D"/>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7B2C3D"/>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7B2C3D"/>
    <w:rPr>
      <w:rFonts w:asciiTheme="majorHAnsi" w:eastAsiaTheme="majorEastAsia" w:hAnsiTheme="majorHAnsi" w:cstheme="majorBidi"/>
    </w:rPr>
  </w:style>
  <w:style w:type="character" w:styleId="Strong">
    <w:name w:val="Strong"/>
    <w:basedOn w:val="DefaultParagraphFont"/>
    <w:uiPriority w:val="22"/>
    <w:qFormat/>
    <w:rsid w:val="007B2C3D"/>
    <w:rPr>
      <w:b/>
      <w:bCs/>
    </w:rPr>
  </w:style>
  <w:style w:type="character" w:styleId="Emphasis">
    <w:name w:val="Emphasis"/>
    <w:basedOn w:val="DefaultParagraphFont"/>
    <w:uiPriority w:val="20"/>
    <w:qFormat/>
    <w:rsid w:val="007B2C3D"/>
    <w:rPr>
      <w:i/>
      <w:iCs/>
    </w:rPr>
  </w:style>
  <w:style w:type="paragraph" w:styleId="NoSpacing">
    <w:name w:val="No Spacing"/>
    <w:uiPriority w:val="1"/>
    <w:qFormat/>
    <w:rsid w:val="007B2C3D"/>
    <w:pPr>
      <w:spacing w:after="0" w:line="240" w:lineRule="auto"/>
    </w:pPr>
  </w:style>
  <w:style w:type="paragraph" w:styleId="Quote">
    <w:name w:val="Quote"/>
    <w:basedOn w:val="Normal"/>
    <w:next w:val="Normal"/>
    <w:link w:val="QuoteChar"/>
    <w:uiPriority w:val="29"/>
    <w:qFormat/>
    <w:rsid w:val="007B2C3D"/>
    <w:pPr>
      <w:spacing w:before="120"/>
      <w:ind w:left="720" w:right="720"/>
      <w:jc w:val="center"/>
    </w:pPr>
    <w:rPr>
      <w:i/>
      <w:iCs/>
    </w:rPr>
  </w:style>
  <w:style w:type="character" w:customStyle="1" w:styleId="QuoteChar">
    <w:name w:val="Quote Char"/>
    <w:basedOn w:val="DefaultParagraphFont"/>
    <w:link w:val="Quote"/>
    <w:uiPriority w:val="29"/>
    <w:rsid w:val="007B2C3D"/>
    <w:rPr>
      <w:i/>
      <w:iCs/>
    </w:rPr>
  </w:style>
  <w:style w:type="paragraph" w:styleId="IntenseQuote">
    <w:name w:val="Intense Quote"/>
    <w:basedOn w:val="Normal"/>
    <w:next w:val="Normal"/>
    <w:link w:val="IntenseQuoteChar"/>
    <w:uiPriority w:val="30"/>
    <w:qFormat/>
    <w:rsid w:val="007B2C3D"/>
    <w:pPr>
      <w:spacing w:before="120" w:line="300" w:lineRule="auto"/>
      <w:ind w:left="576" w:right="576"/>
      <w:jc w:val="center"/>
    </w:pPr>
    <w:rPr>
      <w:rFonts w:asciiTheme="majorHAnsi" w:eastAsiaTheme="majorEastAsia" w:hAnsiTheme="majorHAnsi" w:cstheme="majorBidi"/>
      <w:color w:val="4F81BD" w:themeColor="accent1"/>
    </w:rPr>
  </w:style>
  <w:style w:type="character" w:customStyle="1" w:styleId="IntenseQuoteChar">
    <w:name w:val="Intense Quote Char"/>
    <w:basedOn w:val="DefaultParagraphFont"/>
    <w:link w:val="IntenseQuote"/>
    <w:uiPriority w:val="30"/>
    <w:rsid w:val="007B2C3D"/>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7B2C3D"/>
    <w:rPr>
      <w:i/>
      <w:iCs/>
      <w:color w:val="404040" w:themeColor="text1" w:themeTint="BF"/>
    </w:rPr>
  </w:style>
  <w:style w:type="character" w:styleId="IntenseEmphasis">
    <w:name w:val="Intense Emphasis"/>
    <w:basedOn w:val="DefaultParagraphFont"/>
    <w:uiPriority w:val="21"/>
    <w:qFormat/>
    <w:rsid w:val="007B2C3D"/>
    <w:rPr>
      <w:b w:val="0"/>
      <w:bCs w:val="0"/>
      <w:i/>
      <w:iCs/>
      <w:color w:val="4F81BD" w:themeColor="accent1"/>
    </w:rPr>
  </w:style>
  <w:style w:type="character" w:styleId="SubtleReference">
    <w:name w:val="Subtle Reference"/>
    <w:basedOn w:val="DefaultParagraphFont"/>
    <w:uiPriority w:val="31"/>
    <w:qFormat/>
    <w:rsid w:val="007B2C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B2C3D"/>
    <w:rPr>
      <w:b/>
      <w:bCs/>
      <w:smallCaps/>
      <w:color w:val="4F81BD" w:themeColor="accent1"/>
      <w:spacing w:val="5"/>
      <w:u w:val="single"/>
    </w:rPr>
  </w:style>
  <w:style w:type="character" w:styleId="BookTitle">
    <w:name w:val="Book Title"/>
    <w:basedOn w:val="DefaultParagraphFont"/>
    <w:uiPriority w:val="33"/>
    <w:qFormat/>
    <w:rsid w:val="007B2C3D"/>
    <w:rPr>
      <w:b/>
      <w:bCs/>
      <w:smallCaps/>
    </w:rPr>
  </w:style>
  <w:style w:type="paragraph" w:styleId="CommentSubject">
    <w:name w:val="annotation subject"/>
    <w:basedOn w:val="CommentText"/>
    <w:next w:val="CommentText"/>
    <w:link w:val="CommentSubjectChar"/>
    <w:uiPriority w:val="99"/>
    <w:semiHidden/>
    <w:unhideWhenUsed/>
    <w:rsid w:val="0036556B"/>
    <w:rPr>
      <w:b/>
      <w:bCs/>
    </w:rPr>
  </w:style>
  <w:style w:type="character" w:customStyle="1" w:styleId="CommentSubjectChar">
    <w:name w:val="Comment Subject Char"/>
    <w:basedOn w:val="CommentTextChar"/>
    <w:link w:val="CommentSubject"/>
    <w:uiPriority w:val="99"/>
    <w:semiHidden/>
    <w:rsid w:val="0036556B"/>
    <w:rPr>
      <w:b/>
      <w:bCs/>
      <w:sz w:val="20"/>
      <w:szCs w:val="20"/>
    </w:rPr>
  </w:style>
  <w:style w:type="paragraph" w:customStyle="1" w:styleId="my-0">
    <w:name w:val="my-0"/>
    <w:basedOn w:val="Normal"/>
    <w:rsid w:val="00C075D4"/>
    <w:pPr>
      <w:spacing w:before="100" w:beforeAutospacing="1" w:after="100" w:afterAutospacing="1"/>
    </w:pPr>
    <w:rPr>
      <w:lang w:val="de-DE"/>
    </w:rPr>
  </w:style>
  <w:style w:type="character" w:styleId="UnresolvedMention">
    <w:name w:val="Unresolved Mention"/>
    <w:basedOn w:val="DefaultParagraphFont"/>
    <w:uiPriority w:val="99"/>
    <w:semiHidden/>
    <w:unhideWhenUsed/>
    <w:rsid w:val="008118B7"/>
    <w:rPr>
      <w:color w:val="605E5C"/>
      <w:shd w:val="clear" w:color="auto" w:fill="E1DFDD"/>
    </w:rPr>
  </w:style>
  <w:style w:type="paragraph" w:styleId="Header">
    <w:name w:val="header"/>
    <w:basedOn w:val="Normal"/>
    <w:link w:val="HeaderChar"/>
    <w:uiPriority w:val="99"/>
    <w:unhideWhenUsed/>
    <w:rsid w:val="00A0759B"/>
    <w:pPr>
      <w:tabs>
        <w:tab w:val="center" w:pos="4536"/>
        <w:tab w:val="right" w:pos="9072"/>
      </w:tabs>
    </w:pPr>
  </w:style>
  <w:style w:type="character" w:customStyle="1" w:styleId="HeaderChar">
    <w:name w:val="Header Char"/>
    <w:basedOn w:val="DefaultParagraphFont"/>
    <w:link w:val="Header"/>
    <w:uiPriority w:val="99"/>
    <w:rsid w:val="00A0759B"/>
  </w:style>
  <w:style w:type="paragraph" w:styleId="Footer">
    <w:name w:val="footer"/>
    <w:basedOn w:val="Normal"/>
    <w:link w:val="FooterChar"/>
    <w:uiPriority w:val="99"/>
    <w:unhideWhenUsed/>
    <w:rsid w:val="00A0759B"/>
    <w:pPr>
      <w:tabs>
        <w:tab w:val="center" w:pos="4536"/>
        <w:tab w:val="right" w:pos="9072"/>
      </w:tabs>
    </w:pPr>
  </w:style>
  <w:style w:type="character" w:customStyle="1" w:styleId="FooterChar">
    <w:name w:val="Footer Char"/>
    <w:basedOn w:val="DefaultParagraphFont"/>
    <w:link w:val="Footer"/>
    <w:uiPriority w:val="99"/>
    <w:rsid w:val="00A0759B"/>
  </w:style>
  <w:style w:type="character" w:styleId="FollowedHyperlink">
    <w:name w:val="FollowedHyperlink"/>
    <w:basedOn w:val="DefaultParagraphFont"/>
    <w:uiPriority w:val="99"/>
    <w:semiHidden/>
    <w:unhideWhenUsed/>
    <w:rsid w:val="00EC7364"/>
    <w:rPr>
      <w:color w:val="800080" w:themeColor="followedHyperlink"/>
      <w:u w:val="single"/>
    </w:rPr>
  </w:style>
  <w:style w:type="character" w:customStyle="1" w:styleId="anchor-text">
    <w:name w:val="anchor-text"/>
    <w:basedOn w:val="DefaultParagraphFont"/>
    <w:rsid w:val="00F66BC7"/>
  </w:style>
  <w:style w:type="paragraph" w:styleId="Revision">
    <w:name w:val="Revision"/>
    <w:hidden/>
    <w:uiPriority w:val="99"/>
    <w:semiHidden/>
    <w:rsid w:val="00AA2E23"/>
    <w:pPr>
      <w:spacing w:after="0" w:line="240" w:lineRule="auto"/>
    </w:pPr>
    <w:rPr>
      <w:rFonts w:ascii="Times New Roman" w:eastAsia="Times New Roman" w:hAnsi="Times New Roman" w:cs="Times New Roman"/>
      <w:sz w:val="24"/>
      <w:szCs w:val="24"/>
      <w:lang w:val="en-CH"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17795">
      <w:bodyDiv w:val="1"/>
      <w:marLeft w:val="0"/>
      <w:marRight w:val="0"/>
      <w:marTop w:val="0"/>
      <w:marBottom w:val="0"/>
      <w:divBdr>
        <w:top w:val="none" w:sz="0" w:space="0" w:color="auto"/>
        <w:left w:val="none" w:sz="0" w:space="0" w:color="auto"/>
        <w:bottom w:val="none" w:sz="0" w:space="0" w:color="auto"/>
        <w:right w:val="none" w:sz="0" w:space="0" w:color="auto"/>
      </w:divBdr>
    </w:div>
    <w:div w:id="412898565">
      <w:bodyDiv w:val="1"/>
      <w:marLeft w:val="0"/>
      <w:marRight w:val="0"/>
      <w:marTop w:val="0"/>
      <w:marBottom w:val="0"/>
      <w:divBdr>
        <w:top w:val="none" w:sz="0" w:space="0" w:color="auto"/>
        <w:left w:val="none" w:sz="0" w:space="0" w:color="auto"/>
        <w:bottom w:val="none" w:sz="0" w:space="0" w:color="auto"/>
        <w:right w:val="none" w:sz="0" w:space="0" w:color="auto"/>
      </w:divBdr>
    </w:div>
    <w:div w:id="462164266">
      <w:bodyDiv w:val="1"/>
      <w:marLeft w:val="0"/>
      <w:marRight w:val="0"/>
      <w:marTop w:val="0"/>
      <w:marBottom w:val="0"/>
      <w:divBdr>
        <w:top w:val="none" w:sz="0" w:space="0" w:color="auto"/>
        <w:left w:val="none" w:sz="0" w:space="0" w:color="auto"/>
        <w:bottom w:val="none" w:sz="0" w:space="0" w:color="auto"/>
        <w:right w:val="none" w:sz="0" w:space="0" w:color="auto"/>
      </w:divBdr>
    </w:div>
    <w:div w:id="666058569">
      <w:bodyDiv w:val="1"/>
      <w:marLeft w:val="0"/>
      <w:marRight w:val="0"/>
      <w:marTop w:val="0"/>
      <w:marBottom w:val="0"/>
      <w:divBdr>
        <w:top w:val="none" w:sz="0" w:space="0" w:color="auto"/>
        <w:left w:val="none" w:sz="0" w:space="0" w:color="auto"/>
        <w:bottom w:val="none" w:sz="0" w:space="0" w:color="auto"/>
        <w:right w:val="none" w:sz="0" w:space="0" w:color="auto"/>
      </w:divBdr>
    </w:div>
    <w:div w:id="734619333">
      <w:bodyDiv w:val="1"/>
      <w:marLeft w:val="0"/>
      <w:marRight w:val="0"/>
      <w:marTop w:val="0"/>
      <w:marBottom w:val="0"/>
      <w:divBdr>
        <w:top w:val="none" w:sz="0" w:space="0" w:color="auto"/>
        <w:left w:val="none" w:sz="0" w:space="0" w:color="auto"/>
        <w:bottom w:val="none" w:sz="0" w:space="0" w:color="auto"/>
        <w:right w:val="none" w:sz="0" w:space="0" w:color="auto"/>
      </w:divBdr>
    </w:div>
    <w:div w:id="1080374231">
      <w:bodyDiv w:val="1"/>
      <w:marLeft w:val="0"/>
      <w:marRight w:val="0"/>
      <w:marTop w:val="0"/>
      <w:marBottom w:val="0"/>
      <w:divBdr>
        <w:top w:val="none" w:sz="0" w:space="0" w:color="auto"/>
        <w:left w:val="none" w:sz="0" w:space="0" w:color="auto"/>
        <w:bottom w:val="none" w:sz="0" w:space="0" w:color="auto"/>
        <w:right w:val="none" w:sz="0" w:space="0" w:color="auto"/>
      </w:divBdr>
    </w:div>
    <w:div w:id="1204097466">
      <w:bodyDiv w:val="1"/>
      <w:marLeft w:val="0"/>
      <w:marRight w:val="0"/>
      <w:marTop w:val="0"/>
      <w:marBottom w:val="0"/>
      <w:divBdr>
        <w:top w:val="none" w:sz="0" w:space="0" w:color="auto"/>
        <w:left w:val="none" w:sz="0" w:space="0" w:color="auto"/>
        <w:bottom w:val="none" w:sz="0" w:space="0" w:color="auto"/>
        <w:right w:val="none" w:sz="0" w:space="0" w:color="auto"/>
      </w:divBdr>
    </w:div>
    <w:div w:id="1209225085">
      <w:bodyDiv w:val="1"/>
      <w:marLeft w:val="0"/>
      <w:marRight w:val="0"/>
      <w:marTop w:val="0"/>
      <w:marBottom w:val="0"/>
      <w:divBdr>
        <w:top w:val="none" w:sz="0" w:space="0" w:color="auto"/>
        <w:left w:val="none" w:sz="0" w:space="0" w:color="auto"/>
        <w:bottom w:val="none" w:sz="0" w:space="0" w:color="auto"/>
        <w:right w:val="none" w:sz="0" w:space="0" w:color="auto"/>
      </w:divBdr>
      <w:divsChild>
        <w:div w:id="172205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561655">
      <w:bodyDiv w:val="1"/>
      <w:marLeft w:val="0"/>
      <w:marRight w:val="0"/>
      <w:marTop w:val="0"/>
      <w:marBottom w:val="0"/>
      <w:divBdr>
        <w:top w:val="none" w:sz="0" w:space="0" w:color="auto"/>
        <w:left w:val="none" w:sz="0" w:space="0" w:color="auto"/>
        <w:bottom w:val="none" w:sz="0" w:space="0" w:color="auto"/>
        <w:right w:val="none" w:sz="0" w:space="0" w:color="auto"/>
      </w:divBdr>
    </w:div>
    <w:div w:id="1245840277">
      <w:bodyDiv w:val="1"/>
      <w:marLeft w:val="0"/>
      <w:marRight w:val="0"/>
      <w:marTop w:val="0"/>
      <w:marBottom w:val="0"/>
      <w:divBdr>
        <w:top w:val="none" w:sz="0" w:space="0" w:color="auto"/>
        <w:left w:val="none" w:sz="0" w:space="0" w:color="auto"/>
        <w:bottom w:val="none" w:sz="0" w:space="0" w:color="auto"/>
        <w:right w:val="none" w:sz="0" w:space="0" w:color="auto"/>
      </w:divBdr>
    </w:div>
    <w:div w:id="1514874591">
      <w:bodyDiv w:val="1"/>
      <w:marLeft w:val="0"/>
      <w:marRight w:val="0"/>
      <w:marTop w:val="0"/>
      <w:marBottom w:val="0"/>
      <w:divBdr>
        <w:top w:val="none" w:sz="0" w:space="0" w:color="auto"/>
        <w:left w:val="none" w:sz="0" w:space="0" w:color="auto"/>
        <w:bottom w:val="none" w:sz="0" w:space="0" w:color="auto"/>
        <w:right w:val="none" w:sz="0" w:space="0" w:color="auto"/>
      </w:divBdr>
    </w:div>
    <w:div w:id="1753966590">
      <w:bodyDiv w:val="1"/>
      <w:marLeft w:val="0"/>
      <w:marRight w:val="0"/>
      <w:marTop w:val="0"/>
      <w:marBottom w:val="0"/>
      <w:divBdr>
        <w:top w:val="none" w:sz="0" w:space="0" w:color="auto"/>
        <w:left w:val="none" w:sz="0" w:space="0" w:color="auto"/>
        <w:bottom w:val="none" w:sz="0" w:space="0" w:color="auto"/>
        <w:right w:val="none" w:sz="0" w:space="0" w:color="auto"/>
      </w:divBdr>
      <w:divsChild>
        <w:div w:id="1137919424">
          <w:marLeft w:val="0"/>
          <w:marRight w:val="0"/>
          <w:marTop w:val="0"/>
          <w:marBottom w:val="0"/>
          <w:divBdr>
            <w:top w:val="single" w:sz="2" w:space="0" w:color="E5E7EB"/>
            <w:left w:val="single" w:sz="2" w:space="0" w:color="E5E7EB"/>
            <w:bottom w:val="single" w:sz="2" w:space="0" w:color="E5E7EB"/>
            <w:right w:val="single" w:sz="2" w:space="0" w:color="E5E7EB"/>
          </w:divBdr>
          <w:divsChild>
            <w:div w:id="1447505181">
              <w:marLeft w:val="0"/>
              <w:marRight w:val="0"/>
              <w:marTop w:val="0"/>
              <w:marBottom w:val="0"/>
              <w:divBdr>
                <w:top w:val="single" w:sz="2" w:space="0" w:color="E5E7EB"/>
                <w:left w:val="single" w:sz="2" w:space="0" w:color="E5E7EB"/>
                <w:bottom w:val="single" w:sz="2" w:space="0" w:color="E5E7EB"/>
                <w:right w:val="single" w:sz="2" w:space="0" w:color="E5E7EB"/>
              </w:divBdr>
              <w:divsChild>
                <w:div w:id="1135760505">
                  <w:marLeft w:val="0"/>
                  <w:marRight w:val="0"/>
                  <w:marTop w:val="0"/>
                  <w:marBottom w:val="0"/>
                  <w:divBdr>
                    <w:top w:val="single" w:sz="2" w:space="0" w:color="E5E7EB"/>
                    <w:left w:val="single" w:sz="2" w:space="0" w:color="E5E7EB"/>
                    <w:bottom w:val="single" w:sz="2" w:space="0" w:color="E5E7EB"/>
                    <w:right w:val="single" w:sz="2" w:space="0" w:color="E5E7EB"/>
                  </w:divBdr>
                  <w:divsChild>
                    <w:div w:id="1955361121">
                      <w:marLeft w:val="0"/>
                      <w:marRight w:val="0"/>
                      <w:marTop w:val="0"/>
                      <w:marBottom w:val="0"/>
                      <w:divBdr>
                        <w:top w:val="single" w:sz="2" w:space="0" w:color="E5E7EB"/>
                        <w:left w:val="single" w:sz="2" w:space="0" w:color="E5E7EB"/>
                        <w:bottom w:val="single" w:sz="2" w:space="0" w:color="E5E7EB"/>
                        <w:right w:val="single" w:sz="2" w:space="0" w:color="E5E7EB"/>
                      </w:divBdr>
                      <w:divsChild>
                        <w:div w:id="364792222">
                          <w:marLeft w:val="0"/>
                          <w:marRight w:val="0"/>
                          <w:marTop w:val="0"/>
                          <w:marBottom w:val="0"/>
                          <w:divBdr>
                            <w:top w:val="single" w:sz="2" w:space="0" w:color="E5E7EB"/>
                            <w:left w:val="single" w:sz="2" w:space="0" w:color="E5E7EB"/>
                            <w:bottom w:val="single" w:sz="2" w:space="0" w:color="E5E7EB"/>
                            <w:right w:val="single" w:sz="2" w:space="0" w:color="E5E7EB"/>
                          </w:divBdr>
                          <w:divsChild>
                            <w:div w:id="718824485">
                              <w:marLeft w:val="0"/>
                              <w:marRight w:val="0"/>
                              <w:marTop w:val="0"/>
                              <w:marBottom w:val="0"/>
                              <w:divBdr>
                                <w:top w:val="single" w:sz="2" w:space="0" w:color="auto"/>
                                <w:left w:val="single" w:sz="2" w:space="0" w:color="auto"/>
                                <w:bottom w:val="single" w:sz="2" w:space="0" w:color="auto"/>
                                <w:right w:val="single" w:sz="2" w:space="0" w:color="auto"/>
                              </w:divBdr>
                              <w:divsChild>
                                <w:div w:id="909581785">
                                  <w:marLeft w:val="0"/>
                                  <w:marRight w:val="0"/>
                                  <w:marTop w:val="0"/>
                                  <w:marBottom w:val="0"/>
                                  <w:divBdr>
                                    <w:top w:val="single" w:sz="2" w:space="0" w:color="auto"/>
                                    <w:left w:val="single" w:sz="2" w:space="0" w:color="auto"/>
                                    <w:bottom w:val="single" w:sz="2" w:space="0" w:color="auto"/>
                                    <w:right w:val="single" w:sz="2" w:space="0" w:color="auto"/>
                                  </w:divBdr>
                                  <w:divsChild>
                                    <w:div w:id="1456756560">
                                      <w:marLeft w:val="0"/>
                                      <w:marRight w:val="0"/>
                                      <w:marTop w:val="0"/>
                                      <w:marBottom w:val="0"/>
                                      <w:divBdr>
                                        <w:top w:val="single" w:sz="2" w:space="0" w:color="E5E7EB"/>
                                        <w:left w:val="single" w:sz="2" w:space="0" w:color="E5E7EB"/>
                                        <w:bottom w:val="single" w:sz="2" w:space="0" w:color="E5E7EB"/>
                                        <w:right w:val="single" w:sz="2" w:space="0" w:color="E5E7EB"/>
                                      </w:divBdr>
                                      <w:divsChild>
                                        <w:div w:id="1730181601">
                                          <w:marLeft w:val="0"/>
                                          <w:marRight w:val="0"/>
                                          <w:marTop w:val="0"/>
                                          <w:marBottom w:val="0"/>
                                          <w:divBdr>
                                            <w:top w:val="single" w:sz="2" w:space="0" w:color="E5E7EB"/>
                                            <w:left w:val="single" w:sz="2" w:space="0" w:color="E5E7EB"/>
                                            <w:bottom w:val="single" w:sz="2" w:space="0" w:color="E5E7EB"/>
                                            <w:right w:val="single" w:sz="2" w:space="0" w:color="E5E7EB"/>
                                          </w:divBdr>
                                          <w:divsChild>
                                            <w:div w:id="935557441">
                                              <w:marLeft w:val="0"/>
                                              <w:marRight w:val="0"/>
                                              <w:marTop w:val="0"/>
                                              <w:marBottom w:val="0"/>
                                              <w:divBdr>
                                                <w:top w:val="single" w:sz="2" w:space="0" w:color="E5E7EB"/>
                                                <w:left w:val="single" w:sz="2" w:space="0" w:color="E5E7EB"/>
                                                <w:bottom w:val="single" w:sz="2" w:space="0" w:color="E5E7EB"/>
                                                <w:right w:val="single" w:sz="2" w:space="0" w:color="E5E7EB"/>
                                              </w:divBdr>
                                              <w:divsChild>
                                                <w:div w:id="594439337">
                                                  <w:marLeft w:val="0"/>
                                                  <w:marRight w:val="0"/>
                                                  <w:marTop w:val="0"/>
                                                  <w:marBottom w:val="0"/>
                                                  <w:divBdr>
                                                    <w:top w:val="single" w:sz="2" w:space="0" w:color="auto"/>
                                                    <w:left w:val="single" w:sz="2" w:space="0" w:color="auto"/>
                                                    <w:bottom w:val="single" w:sz="2" w:space="31" w:color="auto"/>
                                                    <w:right w:val="single" w:sz="2" w:space="0" w:color="auto"/>
                                                  </w:divBdr>
                                                  <w:divsChild>
                                                    <w:div w:id="1283146567">
                                                      <w:marLeft w:val="0"/>
                                                      <w:marRight w:val="0"/>
                                                      <w:marTop w:val="0"/>
                                                      <w:marBottom w:val="0"/>
                                                      <w:divBdr>
                                                        <w:top w:val="single" w:sz="2" w:space="0" w:color="E5E7EB"/>
                                                        <w:left w:val="single" w:sz="2" w:space="12" w:color="E5E7EB"/>
                                                        <w:bottom w:val="single" w:sz="2" w:space="0" w:color="E5E7EB"/>
                                                        <w:right w:val="single" w:sz="2" w:space="12" w:color="E5E7EB"/>
                                                      </w:divBdr>
                                                      <w:divsChild>
                                                        <w:div w:id="1401056232">
                                                          <w:marLeft w:val="0"/>
                                                          <w:marRight w:val="0"/>
                                                          <w:marTop w:val="0"/>
                                                          <w:marBottom w:val="0"/>
                                                          <w:divBdr>
                                                            <w:top w:val="single" w:sz="2" w:space="0" w:color="E5E7EB"/>
                                                            <w:left w:val="single" w:sz="2" w:space="0" w:color="E5E7EB"/>
                                                            <w:bottom w:val="single" w:sz="2" w:space="0" w:color="E5E7EB"/>
                                                            <w:right w:val="single" w:sz="2" w:space="0" w:color="E5E7EB"/>
                                                          </w:divBdr>
                                                          <w:divsChild>
                                                            <w:div w:id="1172334581">
                                                              <w:marLeft w:val="0"/>
                                                              <w:marRight w:val="0"/>
                                                              <w:marTop w:val="0"/>
                                                              <w:marBottom w:val="0"/>
                                                              <w:divBdr>
                                                                <w:top w:val="single" w:sz="2" w:space="0" w:color="E5E7EB"/>
                                                                <w:left w:val="single" w:sz="2" w:space="0" w:color="E5E7EB"/>
                                                                <w:bottom w:val="single" w:sz="2" w:space="0" w:color="E5E7EB"/>
                                                                <w:right w:val="single" w:sz="2" w:space="0" w:color="E5E7EB"/>
                                                              </w:divBdr>
                                                              <w:divsChild>
                                                                <w:div w:id="1175220133">
                                                                  <w:marLeft w:val="0"/>
                                                                  <w:marRight w:val="0"/>
                                                                  <w:marTop w:val="0"/>
                                                                  <w:marBottom w:val="0"/>
                                                                  <w:divBdr>
                                                                    <w:top w:val="single" w:sz="2" w:space="0" w:color="E5E7EB"/>
                                                                    <w:left w:val="single" w:sz="2" w:space="0" w:color="E5E7EB"/>
                                                                    <w:bottom w:val="single" w:sz="2" w:space="0" w:color="E5E7EB"/>
                                                                    <w:right w:val="single" w:sz="2" w:space="0" w:color="E5E7EB"/>
                                                                  </w:divBdr>
                                                                  <w:divsChild>
                                                                    <w:div w:id="1920867612">
                                                                      <w:marLeft w:val="0"/>
                                                                      <w:marRight w:val="0"/>
                                                                      <w:marTop w:val="0"/>
                                                                      <w:marBottom w:val="0"/>
                                                                      <w:divBdr>
                                                                        <w:top w:val="single" w:sz="2" w:space="0" w:color="E5E7EB"/>
                                                                        <w:left w:val="single" w:sz="2" w:space="0" w:color="E5E7EB"/>
                                                                        <w:bottom w:val="single" w:sz="2" w:space="0" w:color="E5E7EB"/>
                                                                        <w:right w:val="single" w:sz="2" w:space="0" w:color="E5E7EB"/>
                                                                      </w:divBdr>
                                                                      <w:divsChild>
                                                                        <w:div w:id="600071094">
                                                                          <w:marLeft w:val="0"/>
                                                                          <w:marRight w:val="0"/>
                                                                          <w:marTop w:val="0"/>
                                                                          <w:marBottom w:val="0"/>
                                                                          <w:divBdr>
                                                                            <w:top w:val="single" w:sz="2" w:space="0" w:color="auto"/>
                                                                            <w:left w:val="single" w:sz="2" w:space="0" w:color="auto"/>
                                                                            <w:bottom w:val="single" w:sz="2" w:space="0" w:color="auto"/>
                                                                            <w:right w:val="single" w:sz="2" w:space="0" w:color="auto"/>
                                                                          </w:divBdr>
                                                                          <w:divsChild>
                                                                            <w:div w:id="972641554">
                                                                              <w:marLeft w:val="0"/>
                                                                              <w:marRight w:val="0"/>
                                                                              <w:marTop w:val="0"/>
                                                                              <w:marBottom w:val="0"/>
                                                                              <w:divBdr>
                                                                                <w:top w:val="single" w:sz="2" w:space="0" w:color="E5E7EB"/>
                                                                                <w:left w:val="single" w:sz="2" w:space="0" w:color="E5E7EB"/>
                                                                                <w:bottom w:val="single" w:sz="2" w:space="0" w:color="E5E7EB"/>
                                                                                <w:right w:val="single" w:sz="2" w:space="0" w:color="E5E7EB"/>
                                                                              </w:divBdr>
                                                                              <w:divsChild>
                                                                                <w:div w:id="1624388493">
                                                                                  <w:marLeft w:val="0"/>
                                                                                  <w:marRight w:val="0"/>
                                                                                  <w:marTop w:val="0"/>
                                                                                  <w:marBottom w:val="0"/>
                                                                                  <w:divBdr>
                                                                                    <w:top w:val="single" w:sz="2" w:space="0" w:color="E5E7EB"/>
                                                                                    <w:left w:val="single" w:sz="2" w:space="0" w:color="E5E7EB"/>
                                                                                    <w:bottom w:val="single" w:sz="2" w:space="0" w:color="E5E7EB"/>
                                                                                    <w:right w:val="single" w:sz="2" w:space="0" w:color="E5E7EB"/>
                                                                                  </w:divBdr>
                                                                                  <w:divsChild>
                                                                                    <w:div w:id="495191693">
                                                                                      <w:marLeft w:val="0"/>
                                                                                      <w:marRight w:val="0"/>
                                                                                      <w:marTop w:val="0"/>
                                                                                      <w:marBottom w:val="0"/>
                                                                                      <w:divBdr>
                                                                                        <w:top w:val="single" w:sz="2" w:space="0" w:color="E5E7EB"/>
                                                                                        <w:left w:val="single" w:sz="2" w:space="0" w:color="E5E7EB"/>
                                                                                        <w:bottom w:val="single" w:sz="2" w:space="0" w:color="E5E7EB"/>
                                                                                        <w:right w:val="single" w:sz="2" w:space="0" w:color="E5E7EB"/>
                                                                                      </w:divBdr>
                                                                                      <w:divsChild>
                                                                                        <w:div w:id="1432974785">
                                                                                          <w:marLeft w:val="0"/>
                                                                                          <w:marRight w:val="0"/>
                                                                                          <w:marTop w:val="0"/>
                                                                                          <w:marBottom w:val="0"/>
                                                                                          <w:divBdr>
                                                                                            <w:top w:val="single" w:sz="2" w:space="0" w:color="E5E7EB"/>
                                                                                            <w:left w:val="single" w:sz="2" w:space="0" w:color="E5E7EB"/>
                                                                                            <w:bottom w:val="single" w:sz="2" w:space="0" w:color="E5E7EB"/>
                                                                                            <w:right w:val="single" w:sz="2" w:space="0" w:color="E5E7EB"/>
                                                                                          </w:divBdr>
                                                                                          <w:divsChild>
                                                                                            <w:div w:id="1437748392">
                                                                                              <w:marLeft w:val="0"/>
                                                                                              <w:marRight w:val="0"/>
                                                                                              <w:marTop w:val="0"/>
                                                                                              <w:marBottom w:val="0"/>
                                                                                              <w:divBdr>
                                                                                                <w:top w:val="single" w:sz="2" w:space="0" w:color="E5E7EB"/>
                                                                                                <w:left w:val="single" w:sz="2" w:space="0" w:color="E5E7EB"/>
                                                                                                <w:bottom w:val="single" w:sz="2" w:space="0" w:color="E5E7EB"/>
                                                                                                <w:right w:val="single" w:sz="2" w:space="0" w:color="E5E7EB"/>
                                                                                              </w:divBdr>
                                                                                              <w:divsChild>
                                                                                                <w:div w:id="201136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1903140">
                          <w:marLeft w:val="0"/>
                          <w:marRight w:val="0"/>
                          <w:marTop w:val="0"/>
                          <w:marBottom w:val="0"/>
                          <w:divBdr>
                            <w:top w:val="single" w:sz="2" w:space="12" w:color="auto"/>
                            <w:left w:val="single" w:sz="2" w:space="12" w:color="auto"/>
                            <w:bottom w:val="single" w:sz="2" w:space="12" w:color="auto"/>
                            <w:right w:val="single" w:sz="2" w:space="12" w:color="auto"/>
                          </w:divBdr>
                          <w:divsChild>
                            <w:div w:id="1562016455">
                              <w:marLeft w:val="0"/>
                              <w:marRight w:val="0"/>
                              <w:marTop w:val="0"/>
                              <w:marBottom w:val="0"/>
                              <w:divBdr>
                                <w:top w:val="single" w:sz="2" w:space="0" w:color="E5E7EB"/>
                                <w:left w:val="single" w:sz="2" w:space="0" w:color="E5E7EB"/>
                                <w:bottom w:val="single" w:sz="2" w:space="0" w:color="E5E7EB"/>
                                <w:right w:val="single" w:sz="2" w:space="0" w:color="E5E7EB"/>
                              </w:divBdr>
                              <w:divsChild>
                                <w:div w:id="1239055975">
                                  <w:marLeft w:val="0"/>
                                  <w:marRight w:val="0"/>
                                  <w:marTop w:val="0"/>
                                  <w:marBottom w:val="0"/>
                                  <w:divBdr>
                                    <w:top w:val="single" w:sz="2" w:space="0" w:color="E5E7EB"/>
                                    <w:left w:val="single" w:sz="2" w:space="0" w:color="E5E7EB"/>
                                    <w:bottom w:val="single" w:sz="2" w:space="0" w:color="E5E7EB"/>
                                    <w:right w:val="single" w:sz="2" w:space="0" w:color="E5E7EB"/>
                                  </w:divBdr>
                                  <w:divsChild>
                                    <w:div w:id="751707637">
                                      <w:marLeft w:val="0"/>
                                      <w:marRight w:val="0"/>
                                      <w:marTop w:val="0"/>
                                      <w:marBottom w:val="0"/>
                                      <w:divBdr>
                                        <w:top w:val="single" w:sz="2" w:space="0" w:color="E5E7EB"/>
                                        <w:left w:val="single" w:sz="2" w:space="0" w:color="E5E7EB"/>
                                        <w:bottom w:val="single" w:sz="2" w:space="0" w:color="E5E7EB"/>
                                        <w:right w:val="single" w:sz="2" w:space="0" w:color="E5E7EB"/>
                                      </w:divBdr>
                                      <w:divsChild>
                                        <w:div w:id="1338652520">
                                          <w:marLeft w:val="0"/>
                                          <w:marRight w:val="0"/>
                                          <w:marTop w:val="0"/>
                                          <w:marBottom w:val="0"/>
                                          <w:divBdr>
                                            <w:top w:val="single" w:sz="2" w:space="0" w:color="E5E7EB"/>
                                            <w:left w:val="single" w:sz="2" w:space="0" w:color="E5E7EB"/>
                                            <w:bottom w:val="single" w:sz="2" w:space="0" w:color="E5E7EB"/>
                                            <w:right w:val="single" w:sz="2" w:space="0" w:color="E5E7EB"/>
                                          </w:divBdr>
                                          <w:divsChild>
                                            <w:div w:id="1181898803">
                                              <w:marLeft w:val="0"/>
                                              <w:marRight w:val="0"/>
                                              <w:marTop w:val="0"/>
                                              <w:marBottom w:val="0"/>
                                              <w:divBdr>
                                                <w:top w:val="single" w:sz="2" w:space="0" w:color="E5E7EB"/>
                                                <w:left w:val="single" w:sz="2" w:space="0" w:color="E5E7EB"/>
                                                <w:bottom w:val="single" w:sz="2" w:space="0" w:color="E5E7EB"/>
                                                <w:right w:val="single" w:sz="2" w:space="0" w:color="E5E7EB"/>
                                              </w:divBdr>
                                              <w:divsChild>
                                                <w:div w:id="611397180">
                                                  <w:marLeft w:val="0"/>
                                                  <w:marRight w:val="0"/>
                                                  <w:marTop w:val="0"/>
                                                  <w:marBottom w:val="0"/>
                                                  <w:divBdr>
                                                    <w:top w:val="single" w:sz="2" w:space="0" w:color="auto"/>
                                                    <w:left w:val="single" w:sz="2" w:space="0" w:color="auto"/>
                                                    <w:bottom w:val="single" w:sz="2" w:space="0" w:color="auto"/>
                                                    <w:right w:val="single" w:sz="2" w:space="0" w:color="auto"/>
                                                  </w:divBdr>
                                                  <w:divsChild>
                                                    <w:div w:id="519202127">
                                                      <w:marLeft w:val="0"/>
                                                      <w:marRight w:val="0"/>
                                                      <w:marTop w:val="0"/>
                                                      <w:marBottom w:val="0"/>
                                                      <w:divBdr>
                                                        <w:top w:val="single" w:sz="2" w:space="0" w:color="E5E7EB"/>
                                                        <w:left w:val="single" w:sz="2" w:space="0" w:color="E5E7EB"/>
                                                        <w:bottom w:val="single" w:sz="2" w:space="0" w:color="E5E7EB"/>
                                                        <w:right w:val="single" w:sz="2" w:space="0" w:color="E5E7EB"/>
                                                      </w:divBdr>
                                                      <w:divsChild>
                                                        <w:div w:id="1963151790">
                                                          <w:marLeft w:val="0"/>
                                                          <w:marRight w:val="0"/>
                                                          <w:marTop w:val="0"/>
                                                          <w:marBottom w:val="0"/>
                                                          <w:divBdr>
                                                            <w:top w:val="single" w:sz="6" w:space="0" w:color="auto"/>
                                                            <w:left w:val="single" w:sz="6" w:space="0" w:color="auto"/>
                                                            <w:bottom w:val="single" w:sz="6" w:space="0" w:color="auto"/>
                                                            <w:right w:val="single" w:sz="6" w:space="0" w:color="auto"/>
                                                          </w:divBdr>
                                                          <w:divsChild>
                                                            <w:div w:id="1119104303">
                                                              <w:marLeft w:val="0"/>
                                                              <w:marRight w:val="0"/>
                                                              <w:marTop w:val="0"/>
                                                              <w:marBottom w:val="0"/>
                                                              <w:divBdr>
                                                                <w:top w:val="single" w:sz="2" w:space="0" w:color="E5E7EB"/>
                                                                <w:left w:val="single" w:sz="2" w:space="0" w:color="E5E7EB"/>
                                                                <w:bottom w:val="single" w:sz="2" w:space="0" w:color="E5E7EB"/>
                                                                <w:right w:val="single" w:sz="2" w:space="0" w:color="E5E7EB"/>
                                                              </w:divBdr>
                                                              <w:divsChild>
                                                                <w:div w:id="1082604406">
                                                                  <w:marLeft w:val="0"/>
                                                                  <w:marRight w:val="0"/>
                                                                  <w:marTop w:val="0"/>
                                                                  <w:marBottom w:val="0"/>
                                                                  <w:divBdr>
                                                                    <w:top w:val="single" w:sz="2" w:space="0" w:color="E5E7EB"/>
                                                                    <w:left w:val="single" w:sz="2" w:space="0" w:color="E5E7EB"/>
                                                                    <w:bottom w:val="single" w:sz="2" w:space="0" w:color="E5E7EB"/>
                                                                    <w:right w:val="single" w:sz="2" w:space="0" w:color="E5E7EB"/>
                                                                  </w:divBdr>
                                                                  <w:divsChild>
                                                                    <w:div w:id="952711827">
                                                                      <w:marLeft w:val="0"/>
                                                                      <w:marRight w:val="0"/>
                                                                      <w:marTop w:val="0"/>
                                                                      <w:marBottom w:val="0"/>
                                                                      <w:divBdr>
                                                                        <w:top w:val="single" w:sz="2" w:space="0" w:color="E5E7EB"/>
                                                                        <w:left w:val="single" w:sz="2" w:space="0" w:color="E5E7EB"/>
                                                                        <w:bottom w:val="single" w:sz="2" w:space="0" w:color="E5E7EB"/>
                                                                        <w:right w:val="single" w:sz="2" w:space="0" w:color="E5E7EB"/>
                                                                      </w:divBdr>
                                                                      <w:divsChild>
                                                                        <w:div w:id="1473255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4687135">
      <w:bodyDiv w:val="1"/>
      <w:marLeft w:val="0"/>
      <w:marRight w:val="0"/>
      <w:marTop w:val="0"/>
      <w:marBottom w:val="0"/>
      <w:divBdr>
        <w:top w:val="none" w:sz="0" w:space="0" w:color="auto"/>
        <w:left w:val="none" w:sz="0" w:space="0" w:color="auto"/>
        <w:bottom w:val="none" w:sz="0" w:space="0" w:color="auto"/>
        <w:right w:val="none" w:sz="0" w:space="0" w:color="auto"/>
      </w:divBdr>
      <w:divsChild>
        <w:div w:id="626590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068051">
      <w:bodyDiv w:val="1"/>
      <w:marLeft w:val="0"/>
      <w:marRight w:val="0"/>
      <w:marTop w:val="0"/>
      <w:marBottom w:val="0"/>
      <w:divBdr>
        <w:top w:val="none" w:sz="0" w:space="0" w:color="auto"/>
        <w:left w:val="none" w:sz="0" w:space="0" w:color="auto"/>
        <w:bottom w:val="none" w:sz="0" w:space="0" w:color="auto"/>
        <w:right w:val="none" w:sz="0" w:space="0" w:color="auto"/>
      </w:divBdr>
      <w:divsChild>
        <w:div w:id="261883467">
          <w:marLeft w:val="0"/>
          <w:marRight w:val="0"/>
          <w:marTop w:val="0"/>
          <w:marBottom w:val="0"/>
          <w:divBdr>
            <w:top w:val="single" w:sz="2" w:space="0" w:color="E5E7EB"/>
            <w:left w:val="single" w:sz="2" w:space="0" w:color="E5E7EB"/>
            <w:bottom w:val="single" w:sz="2" w:space="0" w:color="E5E7EB"/>
            <w:right w:val="single" w:sz="2" w:space="0" w:color="E5E7EB"/>
          </w:divBdr>
          <w:divsChild>
            <w:div w:id="406920107">
              <w:marLeft w:val="0"/>
              <w:marRight w:val="0"/>
              <w:marTop w:val="0"/>
              <w:marBottom w:val="0"/>
              <w:divBdr>
                <w:top w:val="single" w:sz="2" w:space="0" w:color="E5E7EB"/>
                <w:left w:val="single" w:sz="2" w:space="0" w:color="E5E7EB"/>
                <w:bottom w:val="single" w:sz="2" w:space="0" w:color="E5E7EB"/>
                <w:right w:val="single" w:sz="2" w:space="0" w:color="E5E7EB"/>
              </w:divBdr>
              <w:divsChild>
                <w:div w:id="1701206223">
                  <w:marLeft w:val="0"/>
                  <w:marRight w:val="0"/>
                  <w:marTop w:val="0"/>
                  <w:marBottom w:val="0"/>
                  <w:divBdr>
                    <w:top w:val="single" w:sz="2" w:space="0" w:color="E5E7EB"/>
                    <w:left w:val="single" w:sz="2" w:space="0" w:color="E5E7EB"/>
                    <w:bottom w:val="single" w:sz="2" w:space="0" w:color="E5E7EB"/>
                    <w:right w:val="single" w:sz="2" w:space="0" w:color="E5E7EB"/>
                  </w:divBdr>
                  <w:divsChild>
                    <w:div w:id="551814110">
                      <w:marLeft w:val="0"/>
                      <w:marRight w:val="0"/>
                      <w:marTop w:val="0"/>
                      <w:marBottom w:val="0"/>
                      <w:divBdr>
                        <w:top w:val="single" w:sz="2" w:space="0" w:color="E5E7EB"/>
                        <w:left w:val="single" w:sz="2" w:space="0" w:color="E5E7EB"/>
                        <w:bottom w:val="single" w:sz="2" w:space="0" w:color="E5E7EB"/>
                        <w:right w:val="single" w:sz="2" w:space="0" w:color="E5E7EB"/>
                      </w:divBdr>
                      <w:divsChild>
                        <w:div w:id="172378336">
                          <w:marLeft w:val="0"/>
                          <w:marRight w:val="0"/>
                          <w:marTop w:val="0"/>
                          <w:marBottom w:val="0"/>
                          <w:divBdr>
                            <w:top w:val="single" w:sz="2" w:space="0" w:color="E5E7EB"/>
                            <w:left w:val="single" w:sz="2" w:space="0" w:color="E5E7EB"/>
                            <w:bottom w:val="single" w:sz="2" w:space="0" w:color="E5E7EB"/>
                            <w:right w:val="single" w:sz="2" w:space="0" w:color="E5E7EB"/>
                          </w:divBdr>
                          <w:divsChild>
                            <w:div w:id="133760044">
                              <w:marLeft w:val="0"/>
                              <w:marRight w:val="0"/>
                              <w:marTop w:val="0"/>
                              <w:marBottom w:val="0"/>
                              <w:divBdr>
                                <w:top w:val="single" w:sz="2" w:space="0" w:color="auto"/>
                                <w:left w:val="single" w:sz="2" w:space="0" w:color="auto"/>
                                <w:bottom w:val="single" w:sz="2" w:space="0" w:color="auto"/>
                                <w:right w:val="single" w:sz="2" w:space="0" w:color="auto"/>
                              </w:divBdr>
                              <w:divsChild>
                                <w:div w:id="496267265">
                                  <w:marLeft w:val="0"/>
                                  <w:marRight w:val="0"/>
                                  <w:marTop w:val="0"/>
                                  <w:marBottom w:val="0"/>
                                  <w:divBdr>
                                    <w:top w:val="single" w:sz="2" w:space="0" w:color="auto"/>
                                    <w:left w:val="single" w:sz="2" w:space="0" w:color="auto"/>
                                    <w:bottom w:val="single" w:sz="2" w:space="0" w:color="auto"/>
                                    <w:right w:val="single" w:sz="2" w:space="0" w:color="auto"/>
                                  </w:divBdr>
                                  <w:divsChild>
                                    <w:div w:id="1218934970">
                                      <w:marLeft w:val="0"/>
                                      <w:marRight w:val="0"/>
                                      <w:marTop w:val="0"/>
                                      <w:marBottom w:val="0"/>
                                      <w:divBdr>
                                        <w:top w:val="single" w:sz="2" w:space="0" w:color="E5E7EB"/>
                                        <w:left w:val="single" w:sz="2" w:space="0" w:color="E5E7EB"/>
                                        <w:bottom w:val="single" w:sz="2" w:space="0" w:color="E5E7EB"/>
                                        <w:right w:val="single" w:sz="2" w:space="0" w:color="E5E7EB"/>
                                      </w:divBdr>
                                      <w:divsChild>
                                        <w:div w:id="1337852059">
                                          <w:marLeft w:val="0"/>
                                          <w:marRight w:val="0"/>
                                          <w:marTop w:val="0"/>
                                          <w:marBottom w:val="0"/>
                                          <w:divBdr>
                                            <w:top w:val="single" w:sz="2" w:space="0" w:color="E5E7EB"/>
                                            <w:left w:val="single" w:sz="2" w:space="0" w:color="E5E7EB"/>
                                            <w:bottom w:val="single" w:sz="2" w:space="0" w:color="E5E7EB"/>
                                            <w:right w:val="single" w:sz="2" w:space="0" w:color="E5E7EB"/>
                                          </w:divBdr>
                                          <w:divsChild>
                                            <w:div w:id="295796043">
                                              <w:marLeft w:val="0"/>
                                              <w:marRight w:val="0"/>
                                              <w:marTop w:val="0"/>
                                              <w:marBottom w:val="0"/>
                                              <w:divBdr>
                                                <w:top w:val="single" w:sz="2" w:space="0" w:color="E5E7EB"/>
                                                <w:left w:val="single" w:sz="2" w:space="0" w:color="E5E7EB"/>
                                                <w:bottom w:val="single" w:sz="2" w:space="0" w:color="E5E7EB"/>
                                                <w:right w:val="single" w:sz="2" w:space="0" w:color="E5E7EB"/>
                                              </w:divBdr>
                                              <w:divsChild>
                                                <w:div w:id="175920711">
                                                  <w:marLeft w:val="0"/>
                                                  <w:marRight w:val="0"/>
                                                  <w:marTop w:val="0"/>
                                                  <w:marBottom w:val="0"/>
                                                  <w:divBdr>
                                                    <w:top w:val="single" w:sz="2" w:space="0" w:color="auto"/>
                                                    <w:left w:val="single" w:sz="2" w:space="0" w:color="auto"/>
                                                    <w:bottom w:val="single" w:sz="2" w:space="31" w:color="auto"/>
                                                    <w:right w:val="single" w:sz="2" w:space="0" w:color="auto"/>
                                                  </w:divBdr>
                                                  <w:divsChild>
                                                    <w:div w:id="2143158279">
                                                      <w:marLeft w:val="0"/>
                                                      <w:marRight w:val="0"/>
                                                      <w:marTop w:val="0"/>
                                                      <w:marBottom w:val="0"/>
                                                      <w:divBdr>
                                                        <w:top w:val="single" w:sz="2" w:space="0" w:color="E5E7EB"/>
                                                        <w:left w:val="single" w:sz="2" w:space="12" w:color="E5E7EB"/>
                                                        <w:bottom w:val="single" w:sz="2" w:space="0" w:color="E5E7EB"/>
                                                        <w:right w:val="single" w:sz="2" w:space="12" w:color="E5E7EB"/>
                                                      </w:divBdr>
                                                      <w:divsChild>
                                                        <w:div w:id="1498418177">
                                                          <w:marLeft w:val="0"/>
                                                          <w:marRight w:val="0"/>
                                                          <w:marTop w:val="0"/>
                                                          <w:marBottom w:val="0"/>
                                                          <w:divBdr>
                                                            <w:top w:val="single" w:sz="2" w:space="0" w:color="E5E7EB"/>
                                                            <w:left w:val="single" w:sz="2" w:space="0" w:color="E5E7EB"/>
                                                            <w:bottom w:val="single" w:sz="2" w:space="0" w:color="E5E7EB"/>
                                                            <w:right w:val="single" w:sz="2" w:space="0" w:color="E5E7EB"/>
                                                          </w:divBdr>
                                                          <w:divsChild>
                                                            <w:div w:id="724184810">
                                                              <w:marLeft w:val="0"/>
                                                              <w:marRight w:val="0"/>
                                                              <w:marTop w:val="0"/>
                                                              <w:marBottom w:val="0"/>
                                                              <w:divBdr>
                                                                <w:top w:val="single" w:sz="2" w:space="0" w:color="E5E7EB"/>
                                                                <w:left w:val="single" w:sz="2" w:space="0" w:color="E5E7EB"/>
                                                                <w:bottom w:val="single" w:sz="2" w:space="0" w:color="E5E7EB"/>
                                                                <w:right w:val="single" w:sz="2" w:space="0" w:color="E5E7EB"/>
                                                              </w:divBdr>
                                                              <w:divsChild>
                                                                <w:div w:id="2070226307">
                                                                  <w:marLeft w:val="0"/>
                                                                  <w:marRight w:val="0"/>
                                                                  <w:marTop w:val="0"/>
                                                                  <w:marBottom w:val="0"/>
                                                                  <w:divBdr>
                                                                    <w:top w:val="single" w:sz="2" w:space="0" w:color="E5E7EB"/>
                                                                    <w:left w:val="single" w:sz="2" w:space="0" w:color="E5E7EB"/>
                                                                    <w:bottom w:val="single" w:sz="2" w:space="0" w:color="E5E7EB"/>
                                                                    <w:right w:val="single" w:sz="2" w:space="0" w:color="E5E7EB"/>
                                                                  </w:divBdr>
                                                                  <w:divsChild>
                                                                    <w:div w:id="761535239">
                                                                      <w:marLeft w:val="0"/>
                                                                      <w:marRight w:val="0"/>
                                                                      <w:marTop w:val="0"/>
                                                                      <w:marBottom w:val="0"/>
                                                                      <w:divBdr>
                                                                        <w:top w:val="single" w:sz="2" w:space="0" w:color="E5E7EB"/>
                                                                        <w:left w:val="single" w:sz="2" w:space="0" w:color="E5E7EB"/>
                                                                        <w:bottom w:val="single" w:sz="2" w:space="0" w:color="E5E7EB"/>
                                                                        <w:right w:val="single" w:sz="2" w:space="0" w:color="E5E7EB"/>
                                                                      </w:divBdr>
                                                                      <w:divsChild>
                                                                        <w:div w:id="464005404">
                                                                          <w:marLeft w:val="0"/>
                                                                          <w:marRight w:val="0"/>
                                                                          <w:marTop w:val="0"/>
                                                                          <w:marBottom w:val="0"/>
                                                                          <w:divBdr>
                                                                            <w:top w:val="single" w:sz="2" w:space="0" w:color="auto"/>
                                                                            <w:left w:val="single" w:sz="2" w:space="0" w:color="auto"/>
                                                                            <w:bottom w:val="single" w:sz="2" w:space="0" w:color="auto"/>
                                                                            <w:right w:val="single" w:sz="2" w:space="0" w:color="auto"/>
                                                                          </w:divBdr>
                                                                          <w:divsChild>
                                                                            <w:div w:id="622464519">
                                                                              <w:marLeft w:val="0"/>
                                                                              <w:marRight w:val="0"/>
                                                                              <w:marTop w:val="0"/>
                                                                              <w:marBottom w:val="0"/>
                                                                              <w:divBdr>
                                                                                <w:top w:val="single" w:sz="2" w:space="0" w:color="E5E7EB"/>
                                                                                <w:left w:val="single" w:sz="2" w:space="0" w:color="E5E7EB"/>
                                                                                <w:bottom w:val="single" w:sz="2" w:space="0" w:color="E5E7EB"/>
                                                                                <w:right w:val="single" w:sz="2" w:space="0" w:color="E5E7EB"/>
                                                                              </w:divBdr>
                                                                              <w:divsChild>
                                                                                <w:div w:id="124548675">
                                                                                  <w:marLeft w:val="0"/>
                                                                                  <w:marRight w:val="0"/>
                                                                                  <w:marTop w:val="0"/>
                                                                                  <w:marBottom w:val="0"/>
                                                                                  <w:divBdr>
                                                                                    <w:top w:val="single" w:sz="2" w:space="0" w:color="E5E7EB"/>
                                                                                    <w:left w:val="single" w:sz="2" w:space="0" w:color="E5E7EB"/>
                                                                                    <w:bottom w:val="single" w:sz="2" w:space="0" w:color="E5E7EB"/>
                                                                                    <w:right w:val="single" w:sz="2" w:space="0" w:color="E5E7EB"/>
                                                                                  </w:divBdr>
                                                                                  <w:divsChild>
                                                                                    <w:div w:id="104426043">
                                                                                      <w:marLeft w:val="0"/>
                                                                                      <w:marRight w:val="0"/>
                                                                                      <w:marTop w:val="0"/>
                                                                                      <w:marBottom w:val="0"/>
                                                                                      <w:divBdr>
                                                                                        <w:top w:val="single" w:sz="2" w:space="0" w:color="E5E7EB"/>
                                                                                        <w:left w:val="single" w:sz="2" w:space="0" w:color="E5E7EB"/>
                                                                                        <w:bottom w:val="single" w:sz="2" w:space="0" w:color="E5E7EB"/>
                                                                                        <w:right w:val="single" w:sz="2" w:space="0" w:color="E5E7EB"/>
                                                                                      </w:divBdr>
                                                                                      <w:divsChild>
                                                                                        <w:div w:id="489371315">
                                                                                          <w:marLeft w:val="0"/>
                                                                                          <w:marRight w:val="0"/>
                                                                                          <w:marTop w:val="0"/>
                                                                                          <w:marBottom w:val="0"/>
                                                                                          <w:divBdr>
                                                                                            <w:top w:val="single" w:sz="2" w:space="0" w:color="E5E7EB"/>
                                                                                            <w:left w:val="single" w:sz="2" w:space="0" w:color="E5E7EB"/>
                                                                                            <w:bottom w:val="single" w:sz="2" w:space="0" w:color="E5E7EB"/>
                                                                                            <w:right w:val="single" w:sz="2" w:space="0" w:color="E5E7EB"/>
                                                                                          </w:divBdr>
                                                                                          <w:divsChild>
                                                                                            <w:div w:id="527989879">
                                                                                              <w:marLeft w:val="0"/>
                                                                                              <w:marRight w:val="0"/>
                                                                                              <w:marTop w:val="0"/>
                                                                                              <w:marBottom w:val="0"/>
                                                                                              <w:divBdr>
                                                                                                <w:top w:val="single" w:sz="2" w:space="0" w:color="E5E7EB"/>
                                                                                                <w:left w:val="single" w:sz="2" w:space="0" w:color="E5E7EB"/>
                                                                                                <w:bottom w:val="single" w:sz="2" w:space="0" w:color="E5E7EB"/>
                                                                                                <w:right w:val="single" w:sz="2" w:space="0" w:color="E5E7EB"/>
                                                                                              </w:divBdr>
                                                                                              <w:divsChild>
                                                                                                <w:div w:id="882982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2092589">
                          <w:marLeft w:val="0"/>
                          <w:marRight w:val="0"/>
                          <w:marTop w:val="0"/>
                          <w:marBottom w:val="0"/>
                          <w:divBdr>
                            <w:top w:val="single" w:sz="2" w:space="12" w:color="auto"/>
                            <w:left w:val="single" w:sz="2" w:space="12" w:color="auto"/>
                            <w:bottom w:val="single" w:sz="2" w:space="12" w:color="auto"/>
                            <w:right w:val="single" w:sz="2" w:space="12" w:color="auto"/>
                          </w:divBdr>
                          <w:divsChild>
                            <w:div w:id="538934569">
                              <w:marLeft w:val="0"/>
                              <w:marRight w:val="0"/>
                              <w:marTop w:val="0"/>
                              <w:marBottom w:val="0"/>
                              <w:divBdr>
                                <w:top w:val="single" w:sz="2" w:space="0" w:color="E5E7EB"/>
                                <w:left w:val="single" w:sz="2" w:space="0" w:color="E5E7EB"/>
                                <w:bottom w:val="single" w:sz="2" w:space="0" w:color="E5E7EB"/>
                                <w:right w:val="single" w:sz="2" w:space="0" w:color="E5E7EB"/>
                              </w:divBdr>
                              <w:divsChild>
                                <w:div w:id="152186557">
                                  <w:marLeft w:val="0"/>
                                  <w:marRight w:val="0"/>
                                  <w:marTop w:val="0"/>
                                  <w:marBottom w:val="0"/>
                                  <w:divBdr>
                                    <w:top w:val="single" w:sz="2" w:space="0" w:color="E5E7EB"/>
                                    <w:left w:val="single" w:sz="2" w:space="0" w:color="E5E7EB"/>
                                    <w:bottom w:val="single" w:sz="2" w:space="0" w:color="E5E7EB"/>
                                    <w:right w:val="single" w:sz="2" w:space="0" w:color="E5E7EB"/>
                                  </w:divBdr>
                                  <w:divsChild>
                                    <w:div w:id="29378171">
                                      <w:marLeft w:val="0"/>
                                      <w:marRight w:val="0"/>
                                      <w:marTop w:val="0"/>
                                      <w:marBottom w:val="0"/>
                                      <w:divBdr>
                                        <w:top w:val="single" w:sz="2" w:space="0" w:color="E5E7EB"/>
                                        <w:left w:val="single" w:sz="2" w:space="0" w:color="E5E7EB"/>
                                        <w:bottom w:val="single" w:sz="2" w:space="0" w:color="E5E7EB"/>
                                        <w:right w:val="single" w:sz="2" w:space="0" w:color="E5E7EB"/>
                                      </w:divBdr>
                                      <w:divsChild>
                                        <w:div w:id="756750311">
                                          <w:marLeft w:val="0"/>
                                          <w:marRight w:val="0"/>
                                          <w:marTop w:val="0"/>
                                          <w:marBottom w:val="0"/>
                                          <w:divBdr>
                                            <w:top w:val="single" w:sz="2" w:space="0" w:color="E5E7EB"/>
                                            <w:left w:val="single" w:sz="2" w:space="0" w:color="E5E7EB"/>
                                            <w:bottom w:val="single" w:sz="2" w:space="0" w:color="E5E7EB"/>
                                            <w:right w:val="single" w:sz="2" w:space="0" w:color="E5E7EB"/>
                                          </w:divBdr>
                                          <w:divsChild>
                                            <w:div w:id="262537350">
                                              <w:marLeft w:val="0"/>
                                              <w:marRight w:val="0"/>
                                              <w:marTop w:val="0"/>
                                              <w:marBottom w:val="0"/>
                                              <w:divBdr>
                                                <w:top w:val="single" w:sz="2" w:space="0" w:color="E5E7EB"/>
                                                <w:left w:val="single" w:sz="2" w:space="0" w:color="E5E7EB"/>
                                                <w:bottom w:val="single" w:sz="2" w:space="0" w:color="E5E7EB"/>
                                                <w:right w:val="single" w:sz="2" w:space="0" w:color="E5E7EB"/>
                                              </w:divBdr>
                                              <w:divsChild>
                                                <w:div w:id="864099150">
                                                  <w:marLeft w:val="0"/>
                                                  <w:marRight w:val="0"/>
                                                  <w:marTop w:val="0"/>
                                                  <w:marBottom w:val="0"/>
                                                  <w:divBdr>
                                                    <w:top w:val="single" w:sz="2" w:space="0" w:color="auto"/>
                                                    <w:left w:val="single" w:sz="2" w:space="0" w:color="auto"/>
                                                    <w:bottom w:val="single" w:sz="2" w:space="0" w:color="auto"/>
                                                    <w:right w:val="single" w:sz="2" w:space="0" w:color="auto"/>
                                                  </w:divBdr>
                                                  <w:divsChild>
                                                    <w:div w:id="1384909499">
                                                      <w:marLeft w:val="0"/>
                                                      <w:marRight w:val="0"/>
                                                      <w:marTop w:val="0"/>
                                                      <w:marBottom w:val="0"/>
                                                      <w:divBdr>
                                                        <w:top w:val="single" w:sz="2" w:space="0" w:color="E5E7EB"/>
                                                        <w:left w:val="single" w:sz="2" w:space="0" w:color="E5E7EB"/>
                                                        <w:bottom w:val="single" w:sz="2" w:space="0" w:color="E5E7EB"/>
                                                        <w:right w:val="single" w:sz="2" w:space="0" w:color="E5E7EB"/>
                                                      </w:divBdr>
                                                      <w:divsChild>
                                                        <w:div w:id="1227641207">
                                                          <w:marLeft w:val="0"/>
                                                          <w:marRight w:val="0"/>
                                                          <w:marTop w:val="0"/>
                                                          <w:marBottom w:val="0"/>
                                                          <w:divBdr>
                                                            <w:top w:val="single" w:sz="6" w:space="0" w:color="auto"/>
                                                            <w:left w:val="single" w:sz="6" w:space="0" w:color="auto"/>
                                                            <w:bottom w:val="single" w:sz="6" w:space="0" w:color="auto"/>
                                                            <w:right w:val="single" w:sz="6" w:space="0" w:color="auto"/>
                                                          </w:divBdr>
                                                          <w:divsChild>
                                                            <w:div w:id="490173266">
                                                              <w:marLeft w:val="0"/>
                                                              <w:marRight w:val="0"/>
                                                              <w:marTop w:val="0"/>
                                                              <w:marBottom w:val="0"/>
                                                              <w:divBdr>
                                                                <w:top w:val="single" w:sz="2" w:space="0" w:color="E5E7EB"/>
                                                                <w:left w:val="single" w:sz="2" w:space="0" w:color="E5E7EB"/>
                                                                <w:bottom w:val="single" w:sz="2" w:space="0" w:color="E5E7EB"/>
                                                                <w:right w:val="single" w:sz="2" w:space="0" w:color="E5E7EB"/>
                                                              </w:divBdr>
                                                              <w:divsChild>
                                                                <w:div w:id="2111847292">
                                                                  <w:marLeft w:val="0"/>
                                                                  <w:marRight w:val="0"/>
                                                                  <w:marTop w:val="0"/>
                                                                  <w:marBottom w:val="0"/>
                                                                  <w:divBdr>
                                                                    <w:top w:val="single" w:sz="2" w:space="0" w:color="E5E7EB"/>
                                                                    <w:left w:val="single" w:sz="2" w:space="0" w:color="E5E7EB"/>
                                                                    <w:bottom w:val="single" w:sz="2" w:space="0" w:color="E5E7EB"/>
                                                                    <w:right w:val="single" w:sz="2" w:space="0" w:color="E5E7EB"/>
                                                                  </w:divBdr>
                                                                  <w:divsChild>
                                                                    <w:div w:id="1971591253">
                                                                      <w:marLeft w:val="0"/>
                                                                      <w:marRight w:val="0"/>
                                                                      <w:marTop w:val="0"/>
                                                                      <w:marBottom w:val="0"/>
                                                                      <w:divBdr>
                                                                        <w:top w:val="single" w:sz="2" w:space="0" w:color="E5E7EB"/>
                                                                        <w:left w:val="single" w:sz="2" w:space="0" w:color="E5E7EB"/>
                                                                        <w:bottom w:val="single" w:sz="2" w:space="0" w:color="E5E7EB"/>
                                                                        <w:right w:val="single" w:sz="2" w:space="0" w:color="E5E7EB"/>
                                                                      </w:divBdr>
                                                                      <w:divsChild>
                                                                        <w:div w:id="147675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1863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111/jora.13042" TargetMode="External"/><Relationship Id="rId26" Type="http://schemas.openxmlformats.org/officeDocument/2006/relationships/hyperlink" Target="https://doi.org/10.1371/journal.pone.0312021" TargetMode="External"/><Relationship Id="rId39" Type="http://schemas.openxmlformats.org/officeDocument/2006/relationships/hyperlink" Target="https://doi.org/10.1016/j.obhdp.2024.104366" TargetMode="External"/><Relationship Id="rId21" Type="http://schemas.openxmlformats.org/officeDocument/2006/relationships/hyperlink" Target="https://doi.org/10.1016/j.cognition.2024.105844" TargetMode="External"/><Relationship Id="rId34" Type="http://schemas.openxmlformats.org/officeDocument/2006/relationships/hyperlink" Target="https://doi.org/10.1037/dev0001741" TargetMode="External"/><Relationship Id="rId42" Type="http://schemas.openxmlformats.org/officeDocument/2006/relationships/hyperlink" Target="https://doi.org/10.1177/01461672231169105" TargetMode="External"/><Relationship Id="rId47" Type="http://schemas.openxmlformats.org/officeDocument/2006/relationships/hyperlink" Target="https://journals.sagepub.com/doi/full/10.1177/01461672231169105" TargetMode="External"/><Relationship Id="rId50" Type="http://schemas.openxmlformats.org/officeDocument/2006/relationships/hyperlink" Target="https://journals.sagepub.com/doi/full/10.1177/01461672231169105" TargetMode="External"/><Relationship Id="rId55"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brat.2024.104595" TargetMode="External"/><Relationship Id="rId29" Type="http://schemas.openxmlformats.org/officeDocument/2006/relationships/hyperlink" Target="https://doi.org/10.1016/j.jml.2024.104556" TargetMode="External"/><Relationship Id="rId11" Type="http://schemas.microsoft.com/office/2016/09/relationships/commentsIds" Target="commentsIds.xml"/><Relationship Id="rId24" Type="http://schemas.openxmlformats.org/officeDocument/2006/relationships/hyperlink" Target="https://psycnet.apa.org/doi/10.1037/pspa0000393" TargetMode="External"/><Relationship Id="rId32" Type="http://schemas.openxmlformats.org/officeDocument/2006/relationships/hyperlink" Target="https://doi.org/10.1038/s41562-019-0814-0" TargetMode="External"/><Relationship Id="rId37" Type="http://schemas.openxmlformats.org/officeDocument/2006/relationships/hyperlink" Target="https://doi.org/10.1111/cdev.14057" TargetMode="External"/><Relationship Id="rId40" Type="http://schemas.openxmlformats.org/officeDocument/2006/relationships/hyperlink" Target="https://journals.sagepub.com/doi/full/10.1177/01461672231169105" TargetMode="External"/><Relationship Id="rId45" Type="http://schemas.openxmlformats.org/officeDocument/2006/relationships/hyperlink" Target="https://doi.org/10.1177/01461672231169105" TargetMode="External"/><Relationship Id="rId53" Type="http://schemas.microsoft.com/office/2011/relationships/people" Target="people.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hyperlink" Target="https://doi.org/10.1111/jora.13042" TargetMode="External"/><Relationship Id="rId31" Type="http://schemas.openxmlformats.org/officeDocument/2006/relationships/hyperlink" Target="https://doi.org/10.1016/j.sjbs.2021.01.010" TargetMode="External"/><Relationship Id="rId44" Type="http://schemas.openxmlformats.org/officeDocument/2006/relationships/hyperlink" Target="https://journals.sagepub.com/doi/full/10.1177/0146167223116910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37/xge0001614" TargetMode="External"/><Relationship Id="rId22" Type="http://schemas.openxmlformats.org/officeDocument/2006/relationships/hyperlink" Target="https://www.sciencedirect.com/topics/neuroscience/behavior-neuroscience" TargetMode="External"/><Relationship Id="rId27" Type="http://schemas.openxmlformats.org/officeDocument/2006/relationships/hyperlink" Target="https://doi.org/10.1371/journal.pone.0312021" TargetMode="External"/><Relationship Id="rId30" Type="http://schemas.openxmlformats.org/officeDocument/2006/relationships/hyperlink" Target="https://doi.org/10.1016/j.sjbs.2021.01.010" TargetMode="External"/><Relationship Id="rId35" Type="http://schemas.openxmlformats.org/officeDocument/2006/relationships/hyperlink" Target="https://doi.org/10.1037/dev0001741" TargetMode="External"/><Relationship Id="rId43" Type="http://schemas.openxmlformats.org/officeDocument/2006/relationships/hyperlink" Target="https://journals.sagepub.com/doi/full/10.1177/01461672231169105" TargetMode="External"/><Relationship Id="rId48" Type="http://schemas.openxmlformats.org/officeDocument/2006/relationships/hyperlink" Target="https://doi.org/10.1177/01461672231169105" TargetMode="External"/><Relationship Id="rId8" Type="http://schemas.openxmlformats.org/officeDocument/2006/relationships/footer" Target="footer1.xml"/><Relationship Id="rId51" Type="http://schemas.openxmlformats.org/officeDocument/2006/relationships/hyperlink" Target="https://doi.org/10.1177/01461672231169105"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16/j.brat.2024.104595" TargetMode="External"/><Relationship Id="rId25" Type="http://schemas.openxmlformats.org/officeDocument/2006/relationships/hyperlink" Target="https://psycnet.apa.org/doi/10.1037/pspa0000393" TargetMode="External"/><Relationship Id="rId33" Type="http://schemas.openxmlformats.org/officeDocument/2006/relationships/hyperlink" Target="https://doi.org/10.1038/s41562-019-0814-0" TargetMode="External"/><Relationship Id="rId38" Type="http://schemas.openxmlformats.org/officeDocument/2006/relationships/hyperlink" Target="https://doi.org/10.1016/j.obhdp.2024.104366" TargetMode="External"/><Relationship Id="rId46" Type="http://schemas.openxmlformats.org/officeDocument/2006/relationships/hyperlink" Target="https://journals.sagepub.com/doi/full/10.1177/01461672231169105" TargetMode="External"/><Relationship Id="rId20" Type="http://schemas.openxmlformats.org/officeDocument/2006/relationships/hyperlink" Target="https://www.sciencedirect.com/topics/neuroscience/behavior-neuroscience" TargetMode="External"/><Relationship Id="rId41" Type="http://schemas.openxmlformats.org/officeDocument/2006/relationships/hyperlink" Target="https://journals.sagepub.com/doi/full/10.1177/0146167223116910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7/xge0001614" TargetMode="External"/><Relationship Id="rId23" Type="http://schemas.openxmlformats.org/officeDocument/2006/relationships/hyperlink" Target="https://doi.org/10.1016/j.cognition.2024.105844" TargetMode="External"/><Relationship Id="rId28" Type="http://schemas.openxmlformats.org/officeDocument/2006/relationships/hyperlink" Target="https://doi.org/10.1016/j.jml.2024.104556" TargetMode="External"/><Relationship Id="rId36" Type="http://schemas.openxmlformats.org/officeDocument/2006/relationships/hyperlink" Target="https://doi.org/10.1111/cdev.14057" TargetMode="External"/><Relationship Id="rId49" Type="http://schemas.openxmlformats.org/officeDocument/2006/relationships/hyperlink" Target="https://journals.sagepub.com/doi/full/10.1177/0146167223116910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6720B-9734-449A-BC97-4270BCFF4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34</Pages>
  <Words>8170</Words>
  <Characters>46574</Characters>
  <Application>Microsoft Office Word</Application>
  <DocSecurity>0</DocSecurity>
  <Lines>388</Lines>
  <Paragraphs>109</Paragraphs>
  <ScaleCrop>false</ScaleCrop>
  <Company/>
  <LinksUpToDate>false</LinksUpToDate>
  <CharactersWithSpaces>54635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halbritter</dc:creator>
  <cp:keywords/>
  <cp:lastModifiedBy>Hussey, Ian (PSY)</cp:lastModifiedBy>
  <cp:revision>94</cp:revision>
  <cp:lastPrinted>2025-09-18T14:26:00Z</cp:lastPrinted>
  <dcterms:created xsi:type="dcterms:W3CDTF">2025-09-21T18:20:00Z</dcterms:created>
  <dcterms:modified xsi:type="dcterms:W3CDTF">2025-10-10T14:21:00Z</dcterms:modified>
</cp:coreProperties>
</file>